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w:t>
      </w:r>
      <w:r w:rsidR="00707533">
        <w:rPr>
          <w:b/>
        </w:rPr>
        <w:t>2</w:t>
      </w:r>
    </w:p>
    <w:p w:rsidR="00775887" w:rsidRPr="00357D2D" w:rsidRDefault="00707533" w:rsidP="00357D2D">
      <w:pPr>
        <w:jc w:val="center"/>
        <w:rPr>
          <w:b/>
          <w:sz w:val="28"/>
        </w:rPr>
      </w:pPr>
      <w:r w:rsidRPr="00707533">
        <w:rPr>
          <w:b/>
          <w:sz w:val="28"/>
        </w:rPr>
        <w:t>Runtime and Hyperty Messaging Node Phase 2</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081CF7" w:rsidP="00715360">
            <w:pPr>
              <w:jc w:val="left"/>
              <w:rPr>
                <w:rFonts w:cs="Arial"/>
              </w:rPr>
            </w:pPr>
            <w:r>
              <w:rPr>
                <w:rFonts w:cs="Arial"/>
              </w:rPr>
              <w:t>(OTHER</w:t>
            </w:r>
            <w:r w:rsidR="002B0F89">
              <w:rPr>
                <w:rFonts w:cs="Arial"/>
              </w:rPr>
              <w:t xml:space="preserve">) Document, </w:t>
            </w:r>
            <w:r>
              <w:rPr>
                <w:rFonts w:cs="Arial"/>
              </w:rPr>
              <w:t>Source Code</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07533" w:rsidP="00775887">
            <w:pPr>
              <w:jc w:val="left"/>
              <w:rPr>
                <w:rFonts w:cs="Arial"/>
              </w:rPr>
            </w:pPr>
            <w:r>
              <w:rPr>
                <w:rFonts w:cs="Arial"/>
              </w:rPr>
              <w:t>29/02</w:t>
            </w:r>
            <w:r w:rsidR="00715360">
              <w:rPr>
                <w:rFonts w:cs="Arial"/>
              </w:rPr>
              <w:t>/201</w:t>
            </w:r>
            <w:r>
              <w:rPr>
                <w:rFonts w:cs="Arial"/>
              </w:rPr>
              <w:t>6</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FF71C2" w:rsidP="00F53246">
            <w:pPr>
              <w:jc w:val="left"/>
              <w:rPr>
                <w:rFonts w:cs="Arial"/>
              </w:rPr>
            </w:pPr>
            <w:r>
              <w:rPr>
                <w:rFonts w:cs="Arial"/>
              </w:rPr>
              <w:t>0.3</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6020F6" w:rsidP="00775887">
            <w:pPr>
              <w:jc w:val="left"/>
              <w:rPr>
                <w:rFonts w:cs="Arial"/>
              </w:rPr>
            </w:pPr>
            <w:fldSimple w:instr=" NUMPAGES  \* Arabic  \* MERGEFORMAT ">
              <w:r w:rsidR="00FF71C2" w:rsidRPr="00FF71C2">
                <w:rPr>
                  <w:rFonts w:cs="Arial"/>
                  <w:noProof/>
                </w:rPr>
                <w:t>230</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9437D5" w:rsidRDefault="009437D5" w:rsidP="009437D5">
      <w:pPr>
        <w:rPr>
          <w:rFonts w:cs="Arial"/>
        </w:rPr>
      </w:pPr>
      <w:r>
        <w:rPr>
          <w:rFonts w:cs="Arial"/>
        </w:rPr>
        <w:t xml:space="preserve">This Deliverable contains documentation that accompanies Phase 1 release of reTHINK Core Framework components published as source code in reTHINK Github repositories. The reTHINK Core Framework Phase 1 release includes the Hyperty Runtime (Core Runtime Components that are reused in Hyperty Browser Runtime and Hyperty NodeJS Runtime) and three Message Node implementations: Vertx Message Node, Matrix Message Node, and NodeJS Message Node, as well as the Hyperty Service Framework featuring a comprehensive set of application program interfaces (APIs) and JavaScript libraries to facilitate the development of Hyperties. This deliverable includes a full suite of tutorials targeting external developers and start-ups; the </w:t>
      </w:r>
      <w:proofErr w:type="gramStart"/>
      <w:r>
        <w:rPr>
          <w:rFonts w:cs="Arial"/>
        </w:rPr>
        <w:t>update of the main specification of reTHINK</w:t>
      </w:r>
      <w:proofErr w:type="gramEnd"/>
      <w:r>
        <w:rPr>
          <w:rFonts w:cs="Arial"/>
        </w:rPr>
        <w:t xml:space="preserve"> Core Framework components; and the documentation of released components. The reTHINK Core Framework Phase 1 components are used to implement Phase 1 reTHINK scenarios that will be used to validate reTHINK Framework with Telcos and start-ups.</w:t>
      </w:r>
    </w:p>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lastRenderedPageBreak/>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0" w:name="_GoBack"/>
      <w:bookmarkEnd w:id="0"/>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DC1F39">
        <w:rPr>
          <w:b/>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sidRPr="00DC1F39">
        <w:rPr>
          <w:b/>
        </w:rPr>
        <w:t>re</w:t>
      </w:r>
      <w:r w:rsidR="001B28AC" w:rsidRPr="00DC1F39">
        <w:rPr>
          <w:b/>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r w:rsidR="00DC1F39" w:rsidRPr="00DC1F39">
        <w:rPr>
          <w:b/>
        </w:rPr>
        <w:t>WP3 – Core Framework Implementation</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r w:rsidR="00DC1F39" w:rsidRPr="00FD4808">
        <w:rPr>
          <w:b/>
        </w:rPr>
        <w:t xml:space="preserve">Task </w:t>
      </w:r>
      <w:r w:rsidR="00DC1F39">
        <w:rPr>
          <w:b/>
        </w:rPr>
        <w:t>3.</w:t>
      </w:r>
      <w:r w:rsidR="00081CF7">
        <w:rPr>
          <w:b/>
        </w:rPr>
        <w:t>2</w:t>
      </w:r>
      <w:r w:rsidR="00DC1F39" w:rsidRPr="00FD4808">
        <w:rPr>
          <w:b/>
        </w:rPr>
        <w:t xml:space="preserve"> </w:t>
      </w:r>
      <w:r w:rsidR="00081CF7">
        <w:rPr>
          <w:b/>
        </w:rPr>
        <w:t>Hyperty runtime prototype, Task 3.5 Hyperty Messaging Node, Task 3.4 Hyperty Services Framework</w:t>
      </w:r>
    </w:p>
    <w:p w:rsidR="00775887" w:rsidRPr="00DC1F39" w:rsidRDefault="00775887" w:rsidP="00B71130">
      <w:pPr>
        <w:jc w:val="left"/>
        <w:rPr>
          <w:rFonts w:cs="Arial"/>
        </w:rPr>
      </w:pPr>
      <w:r w:rsidRPr="00DC1F39">
        <w:rPr>
          <w:rFonts w:cs="Arial"/>
          <w:lang w:val="en-US"/>
        </w:rPr>
        <w:t>Document title</w:t>
      </w:r>
      <w:r w:rsidR="003959D0" w:rsidRPr="00DC1F39">
        <w:rPr>
          <w:rFonts w:cs="Arial"/>
          <w:lang w:val="en-US"/>
        </w:rPr>
        <w:t>:</w:t>
      </w:r>
      <w:r w:rsidRPr="00DC1F39">
        <w:rPr>
          <w:rFonts w:cs="Arial"/>
          <w:lang w:val="en-US"/>
        </w:rPr>
        <w:t xml:space="preserve"> </w:t>
      </w:r>
      <w:r w:rsidR="00707533" w:rsidRPr="00045208">
        <w:rPr>
          <w:b/>
          <w:bCs/>
        </w:rPr>
        <w:t xml:space="preserve">Runtime and Hyperty Messaging Node Phase </w:t>
      </w:r>
      <w:r w:rsidR="00707533">
        <w:rPr>
          <w:b/>
          <w:bCs/>
        </w:rPr>
        <w:t>1</w:t>
      </w:r>
    </w:p>
    <w:p w:rsidR="00775887" w:rsidRPr="003F38A7" w:rsidRDefault="003959D0">
      <w:pPr>
        <w:jc w:val="left"/>
        <w:rPr>
          <w:b/>
          <w:lang w:val="pt-PT"/>
        </w:rPr>
      </w:pPr>
      <w:r w:rsidRPr="00715360">
        <w:rPr>
          <w:rFonts w:cs="Arial"/>
          <w:lang w:val="pt-PT"/>
        </w:rPr>
        <w:t>E</w:t>
      </w:r>
      <w:r w:rsidR="00775887" w:rsidRPr="00715360">
        <w:rPr>
          <w:rFonts w:cs="Arial"/>
          <w:lang w:val="pt-PT"/>
        </w:rPr>
        <w:t xml:space="preserve">ditor: </w:t>
      </w:r>
      <w:r w:rsidR="00715360" w:rsidRPr="003F38A7">
        <w:rPr>
          <w:b/>
          <w:lang w:val="pt-PT"/>
        </w:rPr>
        <w:t>Paulo Chainho</w:t>
      </w:r>
      <w:r w:rsidR="00775887" w:rsidRPr="003F38A7">
        <w:rPr>
          <w:b/>
          <w:lang w:val="pt-PT"/>
        </w:rPr>
        <w:t xml:space="preserve">, </w:t>
      </w:r>
      <w:r w:rsidR="00715360" w:rsidRPr="003F38A7">
        <w:rPr>
          <w:b/>
          <w:lang w:val="pt-PT"/>
        </w:rPr>
        <w:t>PT Inovação</w:t>
      </w:r>
    </w:p>
    <w:p w:rsidR="00775887" w:rsidRPr="003F38A7" w:rsidRDefault="00775887">
      <w:pPr>
        <w:jc w:val="left"/>
        <w:rPr>
          <w:rFonts w:cs="Arial"/>
          <w:lang w:val="pt-PT"/>
        </w:rPr>
      </w:pPr>
      <w:r w:rsidRPr="003F38A7">
        <w:rPr>
          <w:rFonts w:cs="Arial"/>
          <w:lang w:val="pt-PT"/>
        </w:rPr>
        <w:t xml:space="preserve">Work-package leader: </w:t>
      </w:r>
      <w:r w:rsidR="00715360" w:rsidRPr="003F38A7">
        <w:rPr>
          <w:b/>
          <w:lang w:val="pt-PT"/>
        </w:rPr>
        <w:t>Paulo Chainho</w:t>
      </w:r>
      <w:r w:rsidRPr="003F38A7">
        <w:rPr>
          <w:rFonts w:cs="Arial"/>
          <w:lang w:val="pt-PT"/>
        </w:rPr>
        <w:t>, company</w:t>
      </w:r>
      <w:r w:rsidR="003959D0" w:rsidRPr="003F38A7">
        <w:rPr>
          <w:rFonts w:cs="Arial"/>
          <w:lang w:val="pt-PT"/>
        </w:rPr>
        <w:t>:</w:t>
      </w:r>
      <w:r w:rsidRPr="003F38A7">
        <w:rPr>
          <w:rFonts w:cs="Arial"/>
          <w:lang w:val="pt-PT"/>
        </w:rPr>
        <w:t xml:space="preserve"> </w:t>
      </w:r>
      <w:r w:rsidR="00715360" w:rsidRPr="003F38A7">
        <w:rPr>
          <w:b/>
          <w:lang w:val="pt-PT"/>
        </w:rPr>
        <w:t>PT Inovação</w:t>
      </w:r>
    </w:p>
    <w:p w:rsidR="00357D2D" w:rsidRPr="003F38A7" w:rsidRDefault="00357D2D">
      <w:pPr>
        <w:jc w:val="left"/>
        <w:rPr>
          <w:rFonts w:cs="Arial"/>
          <w:lang w:val="pt-PT"/>
        </w:rPr>
      </w:pPr>
    </w:p>
    <w:p w:rsidR="00357D2D" w:rsidRPr="00F53246" w:rsidRDefault="00357D2D" w:rsidP="00357D2D">
      <w:pPr>
        <w:pBdr>
          <w:bottom w:val="single" w:sz="4" w:space="1" w:color="auto"/>
        </w:pBdr>
        <w:rPr>
          <w:rFonts w:cs="Arial"/>
        </w:rPr>
      </w:pPr>
      <w:r>
        <w:rPr>
          <w:rFonts w:cs="Arial"/>
        </w:rPr>
        <w:t>Copyright notice</w:t>
      </w:r>
    </w:p>
    <w:p w:rsidR="00775887" w:rsidRDefault="006020F6">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707533">
        <w:rPr>
          <w:rFonts w:cs="Arial"/>
        </w:rPr>
        <w:t>6</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r w:rsidRPr="00357D2D">
        <w:rPr>
          <w:rFonts w:cs="Arial"/>
        </w:rPr>
        <w:t xml:space="preserve">This work is licensed under the Creative Commons Attribution-NonCommercial-NoDerivs 3.0 Unported License. To view a copy of this license, visit </w:t>
      </w:r>
      <w:hyperlink r:id="rId9" w:history="1">
        <w:r w:rsidRPr="00357D2D">
          <w:rPr>
            <w:rStyle w:val="Hyperlink"/>
            <w:rFonts w:cs="Arial"/>
          </w:rPr>
          <w:t>http://creativecommons.org/licenses/by-nc-nd/3.0</w:t>
        </w:r>
      </w:hyperlink>
    </w:p>
    <w:p w:rsidR="00357D2D" w:rsidRPr="00F53246" w:rsidRDefault="00357D2D">
      <w:pPr>
        <w:jc w:val="left"/>
        <w:rPr>
          <w:rFonts w:cs="Arial"/>
        </w:rPr>
      </w:pPr>
    </w:p>
    <w:p w:rsidR="00775887" w:rsidRPr="00F53246" w:rsidRDefault="00775887" w:rsidP="00602B85">
      <w:pPr>
        <w:pStyle w:val="Heading"/>
      </w:pPr>
      <w:bookmarkStart w:id="1" w:name="_Toc139444753"/>
      <w:bookmarkStart w:id="2" w:name="_Toc139445062"/>
      <w:bookmarkStart w:id="3" w:name="_Toc149557710"/>
      <w:bookmarkStart w:id="4" w:name="_Toc443159167"/>
      <w:r w:rsidRPr="00F53246">
        <w:lastRenderedPageBreak/>
        <w:t>Executive summary</w:t>
      </w:r>
      <w:bookmarkEnd w:id="1"/>
      <w:bookmarkEnd w:id="2"/>
      <w:bookmarkEnd w:id="3"/>
      <w:bookmarkEnd w:id="4"/>
      <w:r w:rsidRPr="00F53246">
        <w:t xml:space="preserve"> </w:t>
      </w:r>
    </w:p>
    <w:p w:rsidR="009437D5" w:rsidRDefault="009437D5" w:rsidP="009437D5">
      <w:pPr>
        <w:rPr>
          <w:rFonts w:cs="Arial"/>
        </w:rPr>
      </w:pPr>
      <w:r>
        <w:rPr>
          <w:rFonts w:cs="Arial"/>
        </w:rPr>
        <w:t>This Deliverable accompanies Phase 1 release of the Core Framework components published in reTHINK Github repositories, including the Hyperty Runtime (Core Runtime Components that are reused in Hyperty Browser Runtime and Hyperty NodeJS Runtime) and three Message Node implementations: Vertx Message Node, Matrix Message Node, and NodeJS Message Node. The Hyperty Service Framework is also released and it features a comprehensive set of application program interfaces (APIs) and JavaScript libraries to facilitate the development of Hyperties. A full suite of documentation targeting external developers is included in this report. Besides, this document provides an overview of changes done in the main specification of reTHINK Core Framework components according to feedback taken from the implementation activity.</w:t>
      </w:r>
    </w:p>
    <w:p w:rsidR="009437D5" w:rsidRDefault="009437D5" w:rsidP="009437D5"/>
    <w:p w:rsidR="009437D5" w:rsidRDefault="009437D5">
      <w:pPr>
        <w:rPr>
          <w:rFonts w:cs="Arial"/>
        </w:rPr>
      </w:pPr>
      <w:r>
        <w:rPr>
          <w:rFonts w:cs="Arial"/>
        </w:rPr>
        <w:t>The reThink code repositries associated with this deliverable are publicly available on GitHub:</w:t>
      </w:r>
    </w:p>
    <w:p w:rsidR="009437D5" w:rsidRPr="009437D5" w:rsidRDefault="009437D5" w:rsidP="009437D5">
      <w:pPr>
        <w:pStyle w:val="ListParagraph"/>
        <w:numPr>
          <w:ilvl w:val="0"/>
          <w:numId w:val="46"/>
        </w:numPr>
        <w:rPr>
          <w:rFonts w:cs="Arial"/>
        </w:rPr>
      </w:pPr>
    </w:p>
    <w:p w:rsidR="009437D5" w:rsidRDefault="009437D5">
      <w:pPr>
        <w:rPr>
          <w:rFonts w:cs="Arial"/>
        </w:rPr>
      </w:pPr>
      <w:r>
        <w:rPr>
          <w:rFonts w:cs="Arial"/>
        </w:rPr>
        <w:t>&lt;</w:t>
      </w:r>
      <w:proofErr w:type="gramStart"/>
      <w:r>
        <w:rPr>
          <w:rFonts w:cs="Arial"/>
        </w:rPr>
        <w:t>provide</w:t>
      </w:r>
      <w:proofErr w:type="gramEnd"/>
      <w:r>
        <w:rPr>
          <w:rFonts w:cs="Arial"/>
        </w:rPr>
        <w:t xml:space="preserve"> a list of the associated repos here&gt;…</w:t>
      </w:r>
    </w:p>
    <w:p w:rsidR="009437D5" w:rsidRDefault="009437D5">
      <w:pPr>
        <w:rPr>
          <w:rFonts w:cs="Arial"/>
        </w:rPr>
      </w:pPr>
    </w:p>
    <w:p w:rsidR="00A73DE5" w:rsidRDefault="009437D5">
      <w:pPr>
        <w:rPr>
          <w:rFonts w:cs="Arial"/>
        </w:rPr>
      </w:pPr>
      <w:r>
        <w:t xml:space="preserve">All code is provided under the Apache 2 license to assure most flexible use in commercial environments that may build upon </w:t>
      </w:r>
      <w:r>
        <w:rPr>
          <w:rFonts w:cs="Arial"/>
        </w:rPr>
        <w:t xml:space="preserve">reTHINK </w:t>
      </w:r>
      <w:r>
        <w:t>components without being obliged to publish modifications and enhancements.</w:t>
      </w:r>
    </w:p>
    <w:p w:rsidR="00F867F6" w:rsidRDefault="00F867F6"/>
    <w:p w:rsidR="00775887" w:rsidRPr="00F53246" w:rsidRDefault="00775887" w:rsidP="00602B85">
      <w:pPr>
        <w:pStyle w:val="Heading"/>
      </w:pPr>
      <w:bookmarkStart w:id="5" w:name="_Toc494089547"/>
      <w:bookmarkStart w:id="6" w:name="_Toc139444754"/>
      <w:bookmarkStart w:id="7" w:name="_Toc139445063"/>
      <w:bookmarkStart w:id="8" w:name="_Toc149557711"/>
      <w:bookmarkStart w:id="9" w:name="_Toc443159168"/>
      <w:r w:rsidRPr="00F53246">
        <w:lastRenderedPageBreak/>
        <w:t>List of authors</w:t>
      </w:r>
      <w:bookmarkEnd w:id="5"/>
      <w:bookmarkEnd w:id="6"/>
      <w:bookmarkEnd w:id="7"/>
      <w:bookmarkEnd w:id="8"/>
      <w:bookmarkEnd w:id="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E27A30" w:rsidRPr="005D4630" w:rsidTr="00B6117B">
        <w:tc>
          <w:tcPr>
            <w:tcW w:w="1830" w:type="dxa"/>
            <w:shd w:val="clear" w:color="auto" w:fill="auto"/>
          </w:tcPr>
          <w:p w:rsidR="00E27A30" w:rsidRPr="003B3168" w:rsidRDefault="00E27A30" w:rsidP="00E27A30">
            <w:pPr>
              <w:tabs>
                <w:tab w:val="left" w:pos="2552"/>
              </w:tabs>
            </w:pPr>
            <w:r>
              <w:t>PTIN</w:t>
            </w:r>
          </w:p>
        </w:tc>
        <w:tc>
          <w:tcPr>
            <w:tcW w:w="3582" w:type="dxa"/>
            <w:shd w:val="clear" w:color="auto" w:fill="auto"/>
          </w:tcPr>
          <w:p w:rsidR="00E27A30" w:rsidRPr="00E27A30" w:rsidRDefault="00E27A30" w:rsidP="00E27A30">
            <w:pPr>
              <w:tabs>
                <w:tab w:val="left" w:pos="2552"/>
              </w:tabs>
              <w:rPr>
                <w:lang w:val="pt-PT"/>
              </w:rPr>
            </w:pPr>
            <w:r w:rsidRPr="00E27A30">
              <w:rPr>
                <w:lang w:val="pt-PT"/>
              </w:rPr>
              <w:t>Paulo Chainho</w:t>
            </w:r>
          </w:p>
          <w:p w:rsidR="00E27A30" w:rsidRPr="00E27A30" w:rsidRDefault="00E27A30" w:rsidP="00E27A30">
            <w:pPr>
              <w:tabs>
                <w:tab w:val="left" w:pos="2552"/>
              </w:tabs>
              <w:rPr>
                <w:lang w:val="pt-PT"/>
              </w:rPr>
            </w:pPr>
            <w:r w:rsidRPr="00E27A30">
              <w:rPr>
                <w:lang w:val="pt-PT"/>
              </w:rPr>
              <w:t>Micael Pedrosa</w:t>
            </w:r>
          </w:p>
          <w:p w:rsidR="00E27A30" w:rsidRDefault="00E27A30" w:rsidP="00E27A30">
            <w:pPr>
              <w:tabs>
                <w:tab w:val="left" w:pos="2552"/>
              </w:tabs>
              <w:rPr>
                <w:lang w:val="pt-PT"/>
              </w:rPr>
            </w:pPr>
            <w:r w:rsidRPr="00E27A30">
              <w:rPr>
                <w:lang w:val="pt-PT"/>
              </w:rPr>
              <w:t>Vitor Silva</w:t>
            </w:r>
          </w:p>
          <w:p w:rsidR="00E27A30" w:rsidRDefault="00E27A30" w:rsidP="00E27A30">
            <w:pPr>
              <w:tabs>
                <w:tab w:val="left" w:pos="2552"/>
              </w:tabs>
              <w:rPr>
                <w:lang w:val="pt-PT"/>
              </w:rPr>
            </w:pPr>
            <w:r>
              <w:rPr>
                <w:lang w:val="pt-PT"/>
              </w:rPr>
              <w:t>Miguel Mesquita</w:t>
            </w:r>
          </w:p>
          <w:p w:rsidR="00E27A30" w:rsidRPr="00E27A30" w:rsidRDefault="00E27A30" w:rsidP="00E27A30">
            <w:pPr>
              <w:tabs>
                <w:tab w:val="left" w:pos="2552"/>
              </w:tabs>
              <w:rPr>
                <w:lang w:val="pt-PT"/>
              </w:rPr>
            </w:pPr>
            <w:r>
              <w:rPr>
                <w:lang w:val="pt-PT"/>
              </w:rPr>
              <w:t>Luis Duarte</w:t>
            </w:r>
          </w:p>
        </w:tc>
        <w:tc>
          <w:tcPr>
            <w:tcW w:w="3875" w:type="dxa"/>
            <w:shd w:val="clear" w:color="auto" w:fill="auto"/>
          </w:tcPr>
          <w:p w:rsidR="00E27A30" w:rsidRPr="00E27A30" w:rsidRDefault="00E27A30" w:rsidP="00B6117B">
            <w:pPr>
              <w:tabs>
                <w:tab w:val="left" w:pos="2552"/>
              </w:tabs>
              <w:rPr>
                <w:rFonts w:cs="Arial"/>
                <w:lang w:val="pt-PT"/>
              </w:rPr>
            </w:pPr>
          </w:p>
        </w:tc>
      </w:tr>
      <w:tr w:rsidR="00E27A30" w:rsidRPr="00E27A30" w:rsidTr="00B6117B">
        <w:tc>
          <w:tcPr>
            <w:tcW w:w="1830" w:type="dxa"/>
            <w:shd w:val="clear" w:color="auto" w:fill="auto"/>
          </w:tcPr>
          <w:p w:rsidR="00E27A30" w:rsidRPr="003B3168" w:rsidRDefault="00E27A30" w:rsidP="00E27A30">
            <w:pPr>
              <w:tabs>
                <w:tab w:val="left" w:pos="2552"/>
              </w:tabs>
            </w:pPr>
            <w:r>
              <w:t>Fraunhofer</w:t>
            </w:r>
          </w:p>
        </w:tc>
        <w:tc>
          <w:tcPr>
            <w:tcW w:w="3582" w:type="dxa"/>
            <w:shd w:val="clear" w:color="auto" w:fill="auto"/>
          </w:tcPr>
          <w:p w:rsidR="00E27A30" w:rsidRPr="00F33FEA" w:rsidRDefault="00E27A30" w:rsidP="00E27A30">
            <w:pPr>
              <w:tabs>
                <w:tab w:val="left" w:pos="2552"/>
              </w:tabs>
              <w:rPr>
                <w:lang w:val="it-IT"/>
              </w:rPr>
            </w:pPr>
            <w:r>
              <w:rPr>
                <w:lang w:val="it-IT"/>
              </w:rPr>
              <w:t>Alice Cheambe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Pr="00F33FEA" w:rsidRDefault="00E27A30" w:rsidP="00E27A30">
            <w:pPr>
              <w:tabs>
                <w:tab w:val="left" w:pos="2552"/>
              </w:tabs>
              <w:rPr>
                <w:lang w:val="it-IT"/>
              </w:rPr>
            </w:pPr>
            <w:r>
              <w:rPr>
                <w:lang w:val="it-IT"/>
              </w:rPr>
              <w:t>Quobis</w:t>
            </w:r>
          </w:p>
        </w:tc>
        <w:tc>
          <w:tcPr>
            <w:tcW w:w="3582" w:type="dxa"/>
            <w:shd w:val="clear" w:color="auto" w:fill="auto"/>
          </w:tcPr>
          <w:p w:rsidR="00E27A30" w:rsidRDefault="00E27A30" w:rsidP="00E27A30">
            <w:pPr>
              <w:tabs>
                <w:tab w:val="left" w:pos="2552"/>
              </w:tabs>
              <w:rPr>
                <w:lang w:val="it-IT"/>
              </w:rPr>
            </w:pPr>
            <w:r>
              <w:rPr>
                <w:lang w:val="it-IT"/>
              </w:rPr>
              <w:t>Anton Roman Portabales</w:t>
            </w:r>
          </w:p>
          <w:p w:rsidR="00E27A30" w:rsidRPr="00F33FEA" w:rsidRDefault="00E27A30"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Apizee</w:t>
            </w:r>
          </w:p>
        </w:tc>
        <w:tc>
          <w:tcPr>
            <w:tcW w:w="3582" w:type="dxa"/>
            <w:shd w:val="clear" w:color="auto" w:fill="auto"/>
          </w:tcPr>
          <w:p w:rsidR="00E27A30" w:rsidRDefault="00E27A30" w:rsidP="00E27A30">
            <w:pPr>
              <w:tabs>
                <w:tab w:val="left" w:pos="2552"/>
              </w:tabs>
              <w:rPr>
                <w:lang w:val="it-IT"/>
              </w:rPr>
            </w:pPr>
            <w:r>
              <w:rPr>
                <w:lang w:val="it-IT"/>
              </w:rPr>
              <w:t>Arnaud Vallée</w:t>
            </w: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Deutsche Telekom</w:t>
            </w:r>
          </w:p>
        </w:tc>
        <w:tc>
          <w:tcPr>
            <w:tcW w:w="3582" w:type="dxa"/>
            <w:shd w:val="clear" w:color="auto" w:fill="auto"/>
          </w:tcPr>
          <w:p w:rsidR="00E27A30" w:rsidRDefault="00E27A30" w:rsidP="00E27A30">
            <w:pPr>
              <w:tabs>
                <w:tab w:val="left" w:pos="2552"/>
              </w:tabs>
              <w:rPr>
                <w:lang w:val="it-IT"/>
              </w:rPr>
            </w:pPr>
            <w:r>
              <w:rPr>
                <w:lang w:val="it-IT"/>
              </w:rPr>
              <w:t>Steffen Druesedow</w:t>
            </w:r>
          </w:p>
          <w:p w:rsidR="00C738C9" w:rsidRPr="00171E8F" w:rsidRDefault="00C738C9" w:rsidP="00E27A30">
            <w:pPr>
              <w:tabs>
                <w:tab w:val="left" w:pos="2552"/>
              </w:tabs>
              <w:rPr>
                <w:lang w:val="it-IT"/>
              </w:rPr>
            </w:pPr>
          </w:p>
        </w:tc>
        <w:tc>
          <w:tcPr>
            <w:tcW w:w="3875" w:type="dxa"/>
            <w:shd w:val="clear" w:color="auto" w:fill="auto"/>
          </w:tcPr>
          <w:p w:rsidR="00E27A30" w:rsidRPr="00F53246" w:rsidRDefault="00E27A30" w:rsidP="00B6117B">
            <w:pPr>
              <w:tabs>
                <w:tab w:val="left" w:pos="2552"/>
              </w:tabs>
              <w:rPr>
                <w:rFonts w:cs="Arial"/>
              </w:rPr>
            </w:pPr>
          </w:p>
        </w:tc>
      </w:tr>
      <w:tr w:rsidR="00E27A30" w:rsidRPr="00F53246" w:rsidTr="00B6117B">
        <w:tc>
          <w:tcPr>
            <w:tcW w:w="1830" w:type="dxa"/>
            <w:shd w:val="clear" w:color="auto" w:fill="auto"/>
          </w:tcPr>
          <w:p w:rsidR="00E27A30" w:rsidRDefault="00E27A30" w:rsidP="00E27A30">
            <w:pPr>
              <w:tabs>
                <w:tab w:val="left" w:pos="2552"/>
              </w:tabs>
              <w:rPr>
                <w:lang w:val="it-IT"/>
              </w:rPr>
            </w:pPr>
            <w:r>
              <w:rPr>
                <w:lang w:val="it-IT"/>
              </w:rPr>
              <w:t>Orange Labs</w:t>
            </w:r>
          </w:p>
        </w:tc>
        <w:tc>
          <w:tcPr>
            <w:tcW w:w="3582" w:type="dxa"/>
            <w:shd w:val="clear" w:color="auto" w:fill="auto"/>
          </w:tcPr>
          <w:p w:rsidR="00E27A30" w:rsidRDefault="00E27A30" w:rsidP="00E27A30">
            <w:pPr>
              <w:tabs>
                <w:tab w:val="left" w:pos="2552"/>
              </w:tabs>
              <w:rPr>
                <w:lang w:val="it-IT"/>
              </w:rPr>
            </w:pPr>
            <w:r w:rsidRPr="00E27A30">
              <w:rPr>
                <w:lang w:val="it-IT"/>
              </w:rPr>
              <w:t>Simon Bécot</w:t>
            </w:r>
          </w:p>
          <w:p w:rsidR="00122A2A" w:rsidRPr="00E27A30" w:rsidRDefault="00122A2A" w:rsidP="00E27A30">
            <w:pPr>
              <w:tabs>
                <w:tab w:val="left" w:pos="2552"/>
              </w:tabs>
              <w:rPr>
                <w:lang w:val="it-IT"/>
              </w:rPr>
            </w:pPr>
          </w:p>
        </w:tc>
        <w:tc>
          <w:tcPr>
            <w:tcW w:w="3875" w:type="dxa"/>
            <w:shd w:val="clear" w:color="auto" w:fill="auto"/>
          </w:tcPr>
          <w:p w:rsidR="00E27A30" w:rsidRPr="00E27A30" w:rsidRDefault="00E27A30" w:rsidP="00B6117B">
            <w:pPr>
              <w:tabs>
                <w:tab w:val="left" w:pos="2552"/>
              </w:tabs>
              <w:rPr>
                <w:rFonts w:cs="Arial"/>
                <w:lang w:val="fr-FR"/>
              </w:rPr>
            </w:pPr>
          </w:p>
        </w:tc>
      </w:tr>
      <w:tr w:rsidR="00122A2A" w:rsidRPr="004D3FC1" w:rsidTr="002B7531">
        <w:tc>
          <w:tcPr>
            <w:tcW w:w="1830" w:type="dxa"/>
            <w:shd w:val="clear" w:color="auto" w:fill="auto"/>
          </w:tcPr>
          <w:p w:rsidR="00122A2A" w:rsidRPr="00E27A30" w:rsidRDefault="00122A2A" w:rsidP="00B6117B">
            <w:pPr>
              <w:tabs>
                <w:tab w:val="left" w:pos="2552"/>
              </w:tabs>
              <w:rPr>
                <w:rFonts w:cs="Arial"/>
                <w:lang w:val="fr-FR"/>
              </w:rPr>
            </w:pPr>
            <w:r>
              <w:rPr>
                <w:rFonts w:cs="Arial"/>
                <w:lang w:val="fr-FR"/>
              </w:rPr>
              <w:t>INESC-ID</w:t>
            </w:r>
          </w:p>
        </w:tc>
        <w:tc>
          <w:tcPr>
            <w:tcW w:w="3582" w:type="dxa"/>
            <w:shd w:val="clear" w:color="auto" w:fill="auto"/>
            <w:vAlign w:val="center"/>
          </w:tcPr>
          <w:p w:rsidR="00122A2A" w:rsidRPr="00122A2A" w:rsidRDefault="00122A2A" w:rsidP="00122A2A">
            <w:pPr>
              <w:tabs>
                <w:tab w:val="left" w:pos="2552"/>
              </w:tabs>
              <w:rPr>
                <w:lang w:val="it-IT"/>
              </w:rPr>
            </w:pPr>
            <w:r w:rsidRPr="00122A2A">
              <w:rPr>
                <w:lang w:val="it-IT"/>
              </w:rPr>
              <w:t>Ricardo Chaves</w:t>
            </w:r>
          </w:p>
          <w:p w:rsidR="00122A2A" w:rsidRPr="00122A2A" w:rsidRDefault="00122A2A" w:rsidP="00122A2A">
            <w:pPr>
              <w:tabs>
                <w:tab w:val="left" w:pos="2552"/>
              </w:tabs>
              <w:rPr>
                <w:lang w:val="it-IT"/>
              </w:rPr>
            </w:pPr>
            <w:r w:rsidRPr="00122A2A">
              <w:rPr>
                <w:lang w:val="it-IT"/>
              </w:rPr>
              <w:t>Nuno Santos</w:t>
            </w: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r w:rsidR="00122A2A" w:rsidRPr="004D3FC1" w:rsidTr="002B7531">
        <w:tc>
          <w:tcPr>
            <w:tcW w:w="1830" w:type="dxa"/>
            <w:shd w:val="clear" w:color="auto" w:fill="auto"/>
          </w:tcPr>
          <w:p w:rsidR="00122A2A" w:rsidRPr="002B7531" w:rsidRDefault="00122A2A" w:rsidP="00B6117B">
            <w:pPr>
              <w:tabs>
                <w:tab w:val="left" w:pos="2552"/>
              </w:tabs>
              <w:rPr>
                <w:rFonts w:cs="Arial"/>
                <w:lang w:val="pt-PT"/>
              </w:rPr>
            </w:pPr>
          </w:p>
        </w:tc>
        <w:tc>
          <w:tcPr>
            <w:tcW w:w="3582" w:type="dxa"/>
            <w:shd w:val="clear" w:color="auto" w:fill="auto"/>
            <w:vAlign w:val="center"/>
          </w:tcPr>
          <w:p w:rsidR="00122A2A" w:rsidRPr="002B7531" w:rsidRDefault="00122A2A" w:rsidP="002B7531">
            <w:pPr>
              <w:spacing w:before="0" w:after="0"/>
              <w:jc w:val="left"/>
              <w:rPr>
                <w:sz w:val="20"/>
                <w:lang w:val="pt-PT"/>
              </w:rPr>
            </w:pPr>
          </w:p>
        </w:tc>
        <w:tc>
          <w:tcPr>
            <w:tcW w:w="3875" w:type="dxa"/>
            <w:shd w:val="clear" w:color="auto" w:fill="auto"/>
          </w:tcPr>
          <w:p w:rsidR="00122A2A" w:rsidRPr="002B7531" w:rsidRDefault="00122A2A" w:rsidP="00B6117B">
            <w:pPr>
              <w:tabs>
                <w:tab w:val="left" w:pos="2552"/>
              </w:tabs>
              <w:rPr>
                <w:rFonts w:cs="Arial"/>
                <w:lang w:val="pt-PT"/>
              </w:rPr>
            </w:pPr>
          </w:p>
        </w:tc>
      </w:tr>
    </w:tbl>
    <w:p w:rsidR="00775887" w:rsidRPr="002B7531" w:rsidRDefault="00775887">
      <w:pPr>
        <w:tabs>
          <w:tab w:val="left" w:pos="2552"/>
        </w:tabs>
        <w:rPr>
          <w:rFonts w:cs="Arial"/>
          <w:lang w:val="pt-PT"/>
        </w:rPr>
      </w:pPr>
    </w:p>
    <w:p w:rsidR="00775887" w:rsidRPr="002B7531" w:rsidRDefault="00775887">
      <w:pPr>
        <w:rPr>
          <w:rFonts w:cs="Arial"/>
          <w:lang w:val="pt-PT"/>
        </w:rPr>
      </w:pPr>
    </w:p>
    <w:p w:rsidR="00775887" w:rsidRPr="00F53246" w:rsidRDefault="00775887" w:rsidP="00602B85">
      <w:pPr>
        <w:pStyle w:val="Heading"/>
      </w:pPr>
      <w:bookmarkStart w:id="10" w:name="_Toc494089548"/>
      <w:bookmarkStart w:id="11" w:name="_Toc139444755"/>
      <w:bookmarkStart w:id="12" w:name="_Toc139445064"/>
      <w:bookmarkStart w:id="13" w:name="_Toc149557712"/>
      <w:bookmarkStart w:id="14" w:name="_Toc443159169"/>
      <w:r w:rsidRPr="00F53246">
        <w:lastRenderedPageBreak/>
        <w:t>Table of Contents</w:t>
      </w:r>
      <w:bookmarkEnd w:id="10"/>
      <w:bookmarkEnd w:id="11"/>
      <w:bookmarkEnd w:id="12"/>
      <w:bookmarkEnd w:id="13"/>
      <w:bookmarkEnd w:id="14"/>
    </w:p>
    <w:p w:rsidR="00DC1E17" w:rsidRDefault="006020F6">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43159167" w:history="1">
        <w:r w:rsidR="00DC1E17" w:rsidRPr="00EA2B17">
          <w:rPr>
            <w:rStyle w:val="Hyperlink"/>
            <w:noProof/>
          </w:rPr>
          <w:t>Executive summary</w:t>
        </w:r>
        <w:r w:rsidR="00DC1E17">
          <w:rPr>
            <w:noProof/>
            <w:webHidden/>
          </w:rPr>
          <w:tab/>
        </w:r>
        <w:r>
          <w:rPr>
            <w:noProof/>
            <w:webHidden/>
          </w:rPr>
          <w:fldChar w:fldCharType="begin"/>
        </w:r>
        <w:r w:rsidR="00DC1E17">
          <w:rPr>
            <w:noProof/>
            <w:webHidden/>
          </w:rPr>
          <w:instrText xml:space="preserve"> PAGEREF _Toc443159167 \h </w:instrText>
        </w:r>
        <w:r>
          <w:rPr>
            <w:noProof/>
            <w:webHidden/>
          </w:rPr>
        </w:r>
        <w:r>
          <w:rPr>
            <w:noProof/>
            <w:webHidden/>
          </w:rPr>
          <w:fldChar w:fldCharType="separate"/>
        </w:r>
        <w:r w:rsidR="00DC1E17">
          <w:rPr>
            <w:noProof/>
            <w:webHidden/>
          </w:rPr>
          <w:t>4</w:t>
        </w:r>
        <w:r>
          <w:rPr>
            <w:noProof/>
            <w:webHidden/>
          </w:rPr>
          <w:fldChar w:fldCharType="end"/>
        </w:r>
      </w:hyperlink>
    </w:p>
    <w:p w:rsidR="00DC1E17" w:rsidRDefault="006020F6">
      <w:pPr>
        <w:pStyle w:val="TOC1"/>
        <w:tabs>
          <w:tab w:val="right" w:leader="dot" w:pos="9061"/>
        </w:tabs>
        <w:rPr>
          <w:rFonts w:eastAsiaTheme="minorEastAsia" w:cstheme="minorBidi"/>
          <w:noProof/>
          <w:szCs w:val="22"/>
          <w:lang w:val="en-US" w:eastAsia="en-US"/>
        </w:rPr>
      </w:pPr>
      <w:hyperlink w:anchor="_Toc443159168" w:history="1">
        <w:r w:rsidR="00DC1E17" w:rsidRPr="00EA2B17">
          <w:rPr>
            <w:rStyle w:val="Hyperlink"/>
            <w:noProof/>
          </w:rPr>
          <w:t>List of authors</w:t>
        </w:r>
        <w:r w:rsidR="00DC1E17">
          <w:rPr>
            <w:noProof/>
            <w:webHidden/>
          </w:rPr>
          <w:tab/>
        </w:r>
        <w:r>
          <w:rPr>
            <w:noProof/>
            <w:webHidden/>
          </w:rPr>
          <w:fldChar w:fldCharType="begin"/>
        </w:r>
        <w:r w:rsidR="00DC1E17">
          <w:rPr>
            <w:noProof/>
            <w:webHidden/>
          </w:rPr>
          <w:instrText xml:space="preserve"> PAGEREF _Toc443159168 \h </w:instrText>
        </w:r>
        <w:r>
          <w:rPr>
            <w:noProof/>
            <w:webHidden/>
          </w:rPr>
        </w:r>
        <w:r>
          <w:rPr>
            <w:noProof/>
            <w:webHidden/>
          </w:rPr>
          <w:fldChar w:fldCharType="separate"/>
        </w:r>
        <w:r w:rsidR="00DC1E17">
          <w:rPr>
            <w:noProof/>
            <w:webHidden/>
          </w:rPr>
          <w:t>5</w:t>
        </w:r>
        <w:r>
          <w:rPr>
            <w:noProof/>
            <w:webHidden/>
          </w:rPr>
          <w:fldChar w:fldCharType="end"/>
        </w:r>
      </w:hyperlink>
    </w:p>
    <w:p w:rsidR="00DC1E17" w:rsidRDefault="006020F6">
      <w:pPr>
        <w:pStyle w:val="TOC1"/>
        <w:tabs>
          <w:tab w:val="right" w:leader="dot" w:pos="9061"/>
        </w:tabs>
        <w:rPr>
          <w:rFonts w:eastAsiaTheme="minorEastAsia" w:cstheme="minorBidi"/>
          <w:noProof/>
          <w:szCs w:val="22"/>
          <w:lang w:val="en-US" w:eastAsia="en-US"/>
        </w:rPr>
      </w:pPr>
      <w:hyperlink w:anchor="_Toc443159169" w:history="1">
        <w:r w:rsidR="00DC1E17" w:rsidRPr="00EA2B17">
          <w:rPr>
            <w:rStyle w:val="Hyperlink"/>
            <w:noProof/>
          </w:rPr>
          <w:t>Table of Contents</w:t>
        </w:r>
        <w:r w:rsidR="00DC1E17">
          <w:rPr>
            <w:noProof/>
            <w:webHidden/>
          </w:rPr>
          <w:tab/>
        </w:r>
        <w:r>
          <w:rPr>
            <w:noProof/>
            <w:webHidden/>
          </w:rPr>
          <w:fldChar w:fldCharType="begin"/>
        </w:r>
        <w:r w:rsidR="00DC1E17">
          <w:rPr>
            <w:noProof/>
            <w:webHidden/>
          </w:rPr>
          <w:instrText xml:space="preserve"> PAGEREF _Toc443159169 \h </w:instrText>
        </w:r>
        <w:r>
          <w:rPr>
            <w:noProof/>
            <w:webHidden/>
          </w:rPr>
        </w:r>
        <w:r>
          <w:rPr>
            <w:noProof/>
            <w:webHidden/>
          </w:rPr>
          <w:fldChar w:fldCharType="separate"/>
        </w:r>
        <w:r w:rsidR="00DC1E17">
          <w:rPr>
            <w:noProof/>
            <w:webHidden/>
          </w:rPr>
          <w:t>6</w:t>
        </w:r>
        <w:r>
          <w:rPr>
            <w:noProof/>
            <w:webHidden/>
          </w:rPr>
          <w:fldChar w:fldCharType="end"/>
        </w:r>
      </w:hyperlink>
    </w:p>
    <w:p w:rsidR="00DC1E17" w:rsidRDefault="006020F6">
      <w:pPr>
        <w:pStyle w:val="TOC1"/>
        <w:tabs>
          <w:tab w:val="right" w:leader="dot" w:pos="9061"/>
        </w:tabs>
        <w:rPr>
          <w:rFonts w:eastAsiaTheme="minorEastAsia" w:cstheme="minorBidi"/>
          <w:noProof/>
          <w:szCs w:val="22"/>
          <w:lang w:val="en-US" w:eastAsia="en-US"/>
        </w:rPr>
      </w:pPr>
      <w:hyperlink w:anchor="_Toc443159170" w:history="1">
        <w:r w:rsidR="00DC1E17" w:rsidRPr="00EA2B17">
          <w:rPr>
            <w:rStyle w:val="Hyperlink"/>
            <w:noProof/>
          </w:rPr>
          <w:t>List of figures and/or list of tables</w:t>
        </w:r>
        <w:r w:rsidR="00DC1E17">
          <w:rPr>
            <w:noProof/>
            <w:webHidden/>
          </w:rPr>
          <w:tab/>
        </w:r>
        <w:r>
          <w:rPr>
            <w:noProof/>
            <w:webHidden/>
          </w:rPr>
          <w:fldChar w:fldCharType="begin"/>
        </w:r>
        <w:r w:rsidR="00DC1E17">
          <w:rPr>
            <w:noProof/>
            <w:webHidden/>
          </w:rPr>
          <w:instrText xml:space="preserve"> PAGEREF _Toc443159170 \h </w:instrText>
        </w:r>
        <w:r>
          <w:rPr>
            <w:noProof/>
            <w:webHidden/>
          </w:rPr>
        </w:r>
        <w:r>
          <w:rPr>
            <w:noProof/>
            <w:webHidden/>
          </w:rPr>
          <w:fldChar w:fldCharType="separate"/>
        </w:r>
        <w:r w:rsidR="00DC1E17">
          <w:rPr>
            <w:noProof/>
            <w:webHidden/>
          </w:rPr>
          <w:t>17</w:t>
        </w:r>
        <w:r>
          <w:rPr>
            <w:noProof/>
            <w:webHidden/>
          </w:rPr>
          <w:fldChar w:fldCharType="end"/>
        </w:r>
      </w:hyperlink>
    </w:p>
    <w:p w:rsidR="00DC1E17" w:rsidRDefault="006020F6">
      <w:pPr>
        <w:pStyle w:val="TOC1"/>
        <w:tabs>
          <w:tab w:val="right" w:leader="dot" w:pos="9061"/>
        </w:tabs>
        <w:rPr>
          <w:rFonts w:eastAsiaTheme="minorEastAsia" w:cstheme="minorBidi"/>
          <w:noProof/>
          <w:szCs w:val="22"/>
          <w:lang w:val="en-US" w:eastAsia="en-US"/>
        </w:rPr>
      </w:pPr>
      <w:hyperlink w:anchor="_Toc443159171" w:history="1">
        <w:r w:rsidR="00DC1E17" w:rsidRPr="00EA2B17">
          <w:rPr>
            <w:rStyle w:val="Hyperlink"/>
            <w:noProof/>
          </w:rPr>
          <w:t>Abbreviations</w:t>
        </w:r>
        <w:r w:rsidR="00DC1E17">
          <w:rPr>
            <w:noProof/>
            <w:webHidden/>
          </w:rPr>
          <w:tab/>
        </w:r>
        <w:r>
          <w:rPr>
            <w:noProof/>
            <w:webHidden/>
          </w:rPr>
          <w:fldChar w:fldCharType="begin"/>
        </w:r>
        <w:r w:rsidR="00DC1E17">
          <w:rPr>
            <w:noProof/>
            <w:webHidden/>
          </w:rPr>
          <w:instrText xml:space="preserve"> PAGEREF _Toc443159171 \h </w:instrText>
        </w:r>
        <w:r>
          <w:rPr>
            <w:noProof/>
            <w:webHidden/>
          </w:rPr>
        </w:r>
        <w:r>
          <w:rPr>
            <w:noProof/>
            <w:webHidden/>
          </w:rPr>
          <w:fldChar w:fldCharType="separate"/>
        </w:r>
        <w:r w:rsidR="00DC1E17">
          <w:rPr>
            <w:noProof/>
            <w:webHidden/>
          </w:rPr>
          <w:t>18</w:t>
        </w:r>
        <w:r>
          <w:rPr>
            <w:noProof/>
            <w:webHidden/>
          </w:rPr>
          <w:fldChar w:fldCharType="end"/>
        </w:r>
      </w:hyperlink>
    </w:p>
    <w:p w:rsidR="00DC1E17" w:rsidRDefault="006020F6">
      <w:pPr>
        <w:pStyle w:val="TOC1"/>
        <w:tabs>
          <w:tab w:val="left" w:pos="440"/>
          <w:tab w:val="right" w:leader="dot" w:pos="9061"/>
        </w:tabs>
        <w:rPr>
          <w:rFonts w:eastAsiaTheme="minorEastAsia" w:cstheme="minorBidi"/>
          <w:noProof/>
          <w:szCs w:val="22"/>
          <w:lang w:val="en-US" w:eastAsia="en-US"/>
        </w:rPr>
      </w:pPr>
      <w:hyperlink w:anchor="_Toc443159172" w:history="1">
        <w:r w:rsidR="00DC1E17" w:rsidRPr="00EA2B17">
          <w:rPr>
            <w:rStyle w:val="Hyperlink"/>
            <w:noProof/>
          </w:rPr>
          <w:t>1</w:t>
        </w:r>
        <w:r w:rsidR="00DC1E17">
          <w:rPr>
            <w:rFonts w:eastAsiaTheme="minorEastAsia" w:cstheme="minorBidi"/>
            <w:noProof/>
            <w:szCs w:val="22"/>
            <w:lang w:val="en-US" w:eastAsia="en-US"/>
          </w:rPr>
          <w:tab/>
        </w:r>
        <w:r w:rsidR="00DC1E17" w:rsidRPr="00EA2B17">
          <w:rPr>
            <w:rStyle w:val="Hyperlink"/>
            <w:noProof/>
          </w:rPr>
          <w:t>Introduction</w:t>
        </w:r>
        <w:r w:rsidR="00DC1E17">
          <w:rPr>
            <w:noProof/>
            <w:webHidden/>
          </w:rPr>
          <w:tab/>
        </w:r>
        <w:r>
          <w:rPr>
            <w:noProof/>
            <w:webHidden/>
          </w:rPr>
          <w:fldChar w:fldCharType="begin"/>
        </w:r>
        <w:r w:rsidR="00DC1E17">
          <w:rPr>
            <w:noProof/>
            <w:webHidden/>
          </w:rPr>
          <w:instrText xml:space="preserve"> PAGEREF _Toc443159172 \h </w:instrText>
        </w:r>
        <w:r>
          <w:rPr>
            <w:noProof/>
            <w:webHidden/>
          </w:rPr>
        </w:r>
        <w:r>
          <w:rPr>
            <w:noProof/>
            <w:webHidden/>
          </w:rPr>
          <w:fldChar w:fldCharType="separate"/>
        </w:r>
        <w:r w:rsidR="00DC1E17">
          <w:rPr>
            <w:noProof/>
            <w:webHidden/>
          </w:rPr>
          <w:t>20</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73" w:history="1">
        <w:r w:rsidR="00DC1E17" w:rsidRPr="00EA2B17">
          <w:rPr>
            <w:rStyle w:val="Hyperlink"/>
            <w:noProof/>
          </w:rPr>
          <w:t>1.1</w:t>
        </w:r>
        <w:r w:rsidR="00DC1E17">
          <w:rPr>
            <w:rFonts w:eastAsiaTheme="minorEastAsia" w:cstheme="minorBidi"/>
            <w:noProof/>
            <w:szCs w:val="22"/>
            <w:lang w:val="en-US" w:eastAsia="en-US"/>
          </w:rPr>
          <w:tab/>
        </w:r>
        <w:r w:rsidR="00DC1E17" w:rsidRPr="00EA2B17">
          <w:rPr>
            <w:rStyle w:val="Hyperlink"/>
            <w:noProof/>
          </w:rPr>
          <w:t>Objectives and Overview</w:t>
        </w:r>
        <w:r w:rsidR="00DC1E17">
          <w:rPr>
            <w:noProof/>
            <w:webHidden/>
          </w:rPr>
          <w:tab/>
        </w:r>
        <w:r>
          <w:rPr>
            <w:noProof/>
            <w:webHidden/>
          </w:rPr>
          <w:fldChar w:fldCharType="begin"/>
        </w:r>
        <w:r w:rsidR="00DC1E17">
          <w:rPr>
            <w:noProof/>
            <w:webHidden/>
          </w:rPr>
          <w:instrText xml:space="preserve"> PAGEREF _Toc443159173 \h </w:instrText>
        </w:r>
        <w:r>
          <w:rPr>
            <w:noProof/>
            <w:webHidden/>
          </w:rPr>
        </w:r>
        <w:r>
          <w:rPr>
            <w:noProof/>
            <w:webHidden/>
          </w:rPr>
          <w:fldChar w:fldCharType="separate"/>
        </w:r>
        <w:r w:rsidR="00DC1E17">
          <w:rPr>
            <w:noProof/>
            <w:webHidden/>
          </w:rPr>
          <w:t>20</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74" w:history="1">
        <w:r w:rsidR="00DC1E17" w:rsidRPr="00EA2B17">
          <w:rPr>
            <w:rStyle w:val="Hyperlink"/>
            <w:noProof/>
          </w:rPr>
          <w:t>1.2</w:t>
        </w:r>
        <w:r w:rsidR="00DC1E17">
          <w:rPr>
            <w:rFonts w:eastAsiaTheme="minorEastAsia" w:cstheme="minorBidi"/>
            <w:noProof/>
            <w:szCs w:val="22"/>
            <w:lang w:val="en-US" w:eastAsia="en-US"/>
          </w:rPr>
          <w:tab/>
        </w:r>
        <w:r w:rsidR="00DC1E17" w:rsidRPr="00EA2B17">
          <w:rPr>
            <w:rStyle w:val="Hyperlink"/>
            <w:noProof/>
          </w:rPr>
          <w:t>Structure</w:t>
        </w:r>
        <w:r w:rsidR="00DC1E17">
          <w:rPr>
            <w:noProof/>
            <w:webHidden/>
          </w:rPr>
          <w:tab/>
        </w:r>
        <w:r>
          <w:rPr>
            <w:noProof/>
            <w:webHidden/>
          </w:rPr>
          <w:fldChar w:fldCharType="begin"/>
        </w:r>
        <w:r w:rsidR="00DC1E17">
          <w:rPr>
            <w:noProof/>
            <w:webHidden/>
          </w:rPr>
          <w:instrText xml:space="preserve"> PAGEREF _Toc443159174 \h </w:instrText>
        </w:r>
        <w:r>
          <w:rPr>
            <w:noProof/>
            <w:webHidden/>
          </w:rPr>
        </w:r>
        <w:r>
          <w:rPr>
            <w:noProof/>
            <w:webHidden/>
          </w:rPr>
          <w:fldChar w:fldCharType="separate"/>
        </w:r>
        <w:r w:rsidR="00DC1E17">
          <w:rPr>
            <w:noProof/>
            <w:webHidden/>
          </w:rPr>
          <w:t>21</w:t>
        </w:r>
        <w:r>
          <w:rPr>
            <w:noProof/>
            <w:webHidden/>
          </w:rPr>
          <w:fldChar w:fldCharType="end"/>
        </w:r>
      </w:hyperlink>
    </w:p>
    <w:p w:rsidR="00DC1E17" w:rsidRDefault="006020F6">
      <w:pPr>
        <w:pStyle w:val="TOC1"/>
        <w:tabs>
          <w:tab w:val="left" w:pos="440"/>
          <w:tab w:val="right" w:leader="dot" w:pos="9061"/>
        </w:tabs>
        <w:rPr>
          <w:rFonts w:eastAsiaTheme="minorEastAsia" w:cstheme="minorBidi"/>
          <w:noProof/>
          <w:szCs w:val="22"/>
          <w:lang w:val="en-US" w:eastAsia="en-US"/>
        </w:rPr>
      </w:pPr>
      <w:hyperlink w:anchor="_Toc443159175" w:history="1">
        <w:r w:rsidR="00DC1E17" w:rsidRPr="00EA2B17">
          <w:rPr>
            <w:rStyle w:val="Hyperlink"/>
            <w:noProof/>
          </w:rPr>
          <w:t>2</w:t>
        </w:r>
        <w:r w:rsidR="00DC1E17">
          <w:rPr>
            <w:rFonts w:eastAsiaTheme="minorEastAsia" w:cstheme="minorBidi"/>
            <w:noProof/>
            <w:szCs w:val="22"/>
            <w:lang w:val="en-US" w:eastAsia="en-US"/>
          </w:rPr>
          <w:tab/>
        </w:r>
        <w:r w:rsidR="00DC1E17" w:rsidRPr="00EA2B17">
          <w:rPr>
            <w:rStyle w:val="Hyperlink"/>
            <w:noProof/>
          </w:rPr>
          <w:t>Tutorials</w:t>
        </w:r>
        <w:r w:rsidR="00DC1E17">
          <w:rPr>
            <w:noProof/>
            <w:webHidden/>
          </w:rPr>
          <w:tab/>
        </w:r>
        <w:r>
          <w:rPr>
            <w:noProof/>
            <w:webHidden/>
          </w:rPr>
          <w:fldChar w:fldCharType="begin"/>
        </w:r>
        <w:r w:rsidR="00DC1E17">
          <w:rPr>
            <w:noProof/>
            <w:webHidden/>
          </w:rPr>
          <w:instrText xml:space="preserve"> PAGEREF _Toc443159175 \h </w:instrText>
        </w:r>
        <w:r>
          <w:rPr>
            <w:noProof/>
            <w:webHidden/>
          </w:rPr>
        </w:r>
        <w:r>
          <w:rPr>
            <w:noProof/>
            <w:webHidden/>
          </w:rPr>
          <w:fldChar w:fldCharType="separate"/>
        </w:r>
        <w:r w:rsidR="00DC1E17">
          <w:rPr>
            <w:noProof/>
            <w:webHidden/>
          </w:rPr>
          <w:t>22</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76" w:history="1">
        <w:r w:rsidR="00DC1E17" w:rsidRPr="00EA2B17">
          <w:rPr>
            <w:rStyle w:val="Hyperlink"/>
            <w:noProof/>
          </w:rPr>
          <w:t>2.1</w:t>
        </w:r>
        <w:r w:rsidR="00DC1E17">
          <w:rPr>
            <w:rFonts w:eastAsiaTheme="minorEastAsia" w:cstheme="minorBidi"/>
            <w:noProof/>
            <w:szCs w:val="22"/>
            <w:lang w:val="en-US" w:eastAsia="en-US"/>
          </w:rPr>
          <w:tab/>
        </w:r>
        <w:r w:rsidR="00DC1E17" w:rsidRPr="00EA2B17">
          <w:rPr>
            <w:rStyle w:val="Hyperlink"/>
            <w:noProof/>
          </w:rPr>
          <w:t>Getting Started</w:t>
        </w:r>
        <w:r w:rsidR="00DC1E17">
          <w:rPr>
            <w:noProof/>
            <w:webHidden/>
          </w:rPr>
          <w:tab/>
        </w:r>
        <w:r>
          <w:rPr>
            <w:noProof/>
            <w:webHidden/>
          </w:rPr>
          <w:fldChar w:fldCharType="begin"/>
        </w:r>
        <w:r w:rsidR="00DC1E17">
          <w:rPr>
            <w:noProof/>
            <w:webHidden/>
          </w:rPr>
          <w:instrText xml:space="preserve"> PAGEREF _Toc443159176 \h </w:instrText>
        </w:r>
        <w:r>
          <w:rPr>
            <w:noProof/>
            <w:webHidden/>
          </w:rPr>
        </w:r>
        <w:r>
          <w:rPr>
            <w:noProof/>
            <w:webHidden/>
          </w:rPr>
          <w:fldChar w:fldCharType="separate"/>
        </w:r>
        <w:r w:rsidR="00DC1E17">
          <w:rPr>
            <w:noProof/>
            <w:webHidden/>
          </w:rPr>
          <w:t>22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77" w:history="1">
        <w:r w:rsidR="00DC1E17" w:rsidRPr="00EA2B17">
          <w:rPr>
            <w:rStyle w:val="Hyperlink"/>
            <w:noProof/>
          </w:rPr>
          <w:t>2.1.1</w:t>
        </w:r>
        <w:r w:rsidR="00DC1E17">
          <w:rPr>
            <w:rFonts w:eastAsiaTheme="minorEastAsia" w:cstheme="minorBidi"/>
            <w:noProof/>
            <w:szCs w:val="22"/>
            <w:lang w:val="en-US" w:eastAsia="en-US"/>
          </w:rPr>
          <w:tab/>
        </w:r>
        <w:r w:rsidR="00DC1E17" w:rsidRPr="00EA2B17">
          <w:rPr>
            <w:rStyle w:val="Hyperlink"/>
            <w:noProof/>
          </w:rPr>
          <w:t>How to contribute</w:t>
        </w:r>
        <w:r w:rsidR="00DC1E17">
          <w:rPr>
            <w:noProof/>
            <w:webHidden/>
          </w:rPr>
          <w:tab/>
        </w:r>
        <w:r>
          <w:rPr>
            <w:noProof/>
            <w:webHidden/>
          </w:rPr>
          <w:fldChar w:fldCharType="begin"/>
        </w:r>
        <w:r w:rsidR="00DC1E17">
          <w:rPr>
            <w:noProof/>
            <w:webHidden/>
          </w:rPr>
          <w:instrText xml:space="preserve"> PAGEREF _Toc443159177 \h </w:instrText>
        </w:r>
        <w:r>
          <w:rPr>
            <w:noProof/>
            <w:webHidden/>
          </w:rPr>
        </w:r>
        <w:r>
          <w:rPr>
            <w:noProof/>
            <w:webHidden/>
          </w:rPr>
          <w:fldChar w:fldCharType="separate"/>
        </w:r>
        <w:r w:rsidR="00DC1E17">
          <w:rPr>
            <w:noProof/>
            <w:webHidden/>
          </w:rPr>
          <w:t>22</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78" w:history="1">
        <w:r w:rsidR="00DC1E17" w:rsidRPr="00EA2B17">
          <w:rPr>
            <w:rStyle w:val="Hyperlink"/>
            <w:noProof/>
          </w:rPr>
          <w:t>2.2</w:t>
        </w:r>
        <w:r w:rsidR="00DC1E17">
          <w:rPr>
            <w:rFonts w:eastAsiaTheme="minorEastAsia" w:cstheme="minorBidi"/>
            <w:noProof/>
            <w:szCs w:val="22"/>
            <w:lang w:val="en-US" w:eastAsia="en-US"/>
          </w:rPr>
          <w:tab/>
        </w:r>
        <w:r w:rsidR="00DC1E17" w:rsidRPr="00EA2B17">
          <w:rPr>
            <w:rStyle w:val="Hyperlink"/>
            <w:noProof/>
          </w:rPr>
          <w:t>Hyper-linked Entities - Hyperties</w:t>
        </w:r>
        <w:r w:rsidR="00DC1E17">
          <w:rPr>
            <w:noProof/>
            <w:webHidden/>
          </w:rPr>
          <w:tab/>
        </w:r>
        <w:r>
          <w:rPr>
            <w:noProof/>
            <w:webHidden/>
          </w:rPr>
          <w:fldChar w:fldCharType="begin"/>
        </w:r>
        <w:r w:rsidR="00DC1E17">
          <w:rPr>
            <w:noProof/>
            <w:webHidden/>
          </w:rPr>
          <w:instrText xml:space="preserve"> PAGEREF _Toc443159178 \h </w:instrText>
        </w:r>
        <w:r>
          <w:rPr>
            <w:noProof/>
            <w:webHidden/>
          </w:rPr>
        </w:r>
        <w:r>
          <w:rPr>
            <w:noProof/>
            <w:webHidden/>
          </w:rPr>
          <w:fldChar w:fldCharType="separate"/>
        </w:r>
        <w:r w:rsidR="00DC1E17">
          <w:rPr>
            <w:noProof/>
            <w:webHidden/>
          </w:rPr>
          <w:t>23</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79" w:history="1">
        <w:r w:rsidR="00DC1E17" w:rsidRPr="00EA2B17">
          <w:rPr>
            <w:rStyle w:val="Hyperlink"/>
            <w:noProof/>
          </w:rPr>
          <w:t>2.3</w:t>
        </w:r>
        <w:r w:rsidR="00DC1E17">
          <w:rPr>
            <w:rFonts w:eastAsiaTheme="minorEastAsia" w:cstheme="minorBidi"/>
            <w:noProof/>
            <w:szCs w:val="22"/>
            <w:lang w:val="en-US" w:eastAsia="en-US"/>
          </w:rPr>
          <w:tab/>
        </w:r>
        <w:r w:rsidR="00DC1E17" w:rsidRPr="00EA2B17">
          <w:rPr>
            <w:rStyle w:val="Hyperlink"/>
            <w:noProof/>
          </w:rPr>
          <w:t>Hyperty Messaging Framework</w:t>
        </w:r>
        <w:r w:rsidR="00DC1E17">
          <w:rPr>
            <w:noProof/>
            <w:webHidden/>
          </w:rPr>
          <w:tab/>
        </w:r>
        <w:r>
          <w:rPr>
            <w:noProof/>
            <w:webHidden/>
          </w:rPr>
          <w:fldChar w:fldCharType="begin"/>
        </w:r>
        <w:r w:rsidR="00DC1E17">
          <w:rPr>
            <w:noProof/>
            <w:webHidden/>
          </w:rPr>
          <w:instrText xml:space="preserve"> PAGEREF _Toc443159179 \h </w:instrText>
        </w:r>
        <w:r>
          <w:rPr>
            <w:noProof/>
            <w:webHidden/>
          </w:rPr>
        </w:r>
        <w:r>
          <w:rPr>
            <w:noProof/>
            <w:webHidden/>
          </w:rPr>
          <w:fldChar w:fldCharType="separate"/>
        </w:r>
        <w:r w:rsidR="00DC1E17">
          <w:rPr>
            <w:noProof/>
            <w:webHidden/>
          </w:rPr>
          <w:t>25</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0" w:history="1">
        <w:r w:rsidR="00DC1E17" w:rsidRPr="00EA2B17">
          <w:rPr>
            <w:rStyle w:val="Hyperlink"/>
            <w:noProof/>
          </w:rPr>
          <w:t>2.3.1</w:t>
        </w:r>
        <w:r w:rsidR="00DC1E17">
          <w:rPr>
            <w:rFonts w:eastAsiaTheme="minorEastAsia" w:cstheme="minorBidi"/>
            <w:noProof/>
            <w:szCs w:val="22"/>
            <w:lang w:val="en-US" w:eastAsia="en-US"/>
          </w:rPr>
          <w:tab/>
        </w:r>
        <w:r w:rsidR="00DC1E17" w:rsidRPr="00EA2B17">
          <w:rPr>
            <w:rStyle w:val="Hyperlink"/>
            <w:noProof/>
          </w:rPr>
          <w:t>Protocol on-the-fly (protofly) and Protostubs</w:t>
        </w:r>
        <w:r w:rsidR="00DC1E17">
          <w:rPr>
            <w:noProof/>
            <w:webHidden/>
          </w:rPr>
          <w:tab/>
        </w:r>
        <w:r>
          <w:rPr>
            <w:noProof/>
            <w:webHidden/>
          </w:rPr>
          <w:fldChar w:fldCharType="begin"/>
        </w:r>
        <w:r w:rsidR="00DC1E17">
          <w:rPr>
            <w:noProof/>
            <w:webHidden/>
          </w:rPr>
          <w:instrText xml:space="preserve"> PAGEREF _Toc443159180 \h </w:instrText>
        </w:r>
        <w:r>
          <w:rPr>
            <w:noProof/>
            <w:webHidden/>
          </w:rPr>
        </w:r>
        <w:r>
          <w:rPr>
            <w:noProof/>
            <w:webHidden/>
          </w:rPr>
          <w:fldChar w:fldCharType="separate"/>
        </w:r>
        <w:r w:rsidR="00DC1E17">
          <w:rPr>
            <w:noProof/>
            <w:webHidden/>
          </w:rPr>
          <w:t>27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1" w:history="1">
        <w:r w:rsidR="00DC1E17" w:rsidRPr="00EA2B17">
          <w:rPr>
            <w:rStyle w:val="Hyperlink"/>
            <w:noProof/>
          </w:rPr>
          <w:t>2.3.2</w:t>
        </w:r>
        <w:r w:rsidR="00DC1E17">
          <w:rPr>
            <w:rFonts w:eastAsiaTheme="minorEastAsia" w:cstheme="minorBidi"/>
            <w:noProof/>
            <w:szCs w:val="22"/>
            <w:lang w:val="en-US" w:eastAsia="en-US"/>
          </w:rPr>
          <w:tab/>
        </w:r>
        <w:r w:rsidR="00DC1E17" w:rsidRPr="00EA2B17">
          <w:rPr>
            <w:rStyle w:val="Hyperlink"/>
            <w:noProof/>
          </w:rPr>
          <w:t>Message Delivery between different Hyperty Runtimes</w:t>
        </w:r>
        <w:r w:rsidR="00DC1E17">
          <w:rPr>
            <w:noProof/>
            <w:webHidden/>
          </w:rPr>
          <w:tab/>
        </w:r>
        <w:r>
          <w:rPr>
            <w:noProof/>
            <w:webHidden/>
          </w:rPr>
          <w:fldChar w:fldCharType="begin"/>
        </w:r>
        <w:r w:rsidR="00DC1E17">
          <w:rPr>
            <w:noProof/>
            <w:webHidden/>
          </w:rPr>
          <w:instrText xml:space="preserve"> PAGEREF _Toc443159181 \h </w:instrText>
        </w:r>
        <w:r>
          <w:rPr>
            <w:noProof/>
            <w:webHidden/>
          </w:rPr>
        </w:r>
        <w:r>
          <w:rPr>
            <w:noProof/>
            <w:webHidden/>
          </w:rPr>
          <w:fldChar w:fldCharType="separate"/>
        </w:r>
        <w:r w:rsidR="00DC1E17">
          <w:rPr>
            <w:noProof/>
            <w:webHidden/>
          </w:rPr>
          <w:t>28</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82" w:history="1">
        <w:r w:rsidR="00DC1E17" w:rsidRPr="00EA2B17">
          <w:rPr>
            <w:rStyle w:val="Hyperlink"/>
            <w:noProof/>
          </w:rPr>
          <w:t>2.4</w:t>
        </w:r>
        <w:r w:rsidR="00DC1E17">
          <w:rPr>
            <w:rFonts w:eastAsiaTheme="minorEastAsia" w:cstheme="minorBidi"/>
            <w:noProof/>
            <w:szCs w:val="22"/>
            <w:lang w:val="en-US" w:eastAsia="en-US"/>
          </w:rPr>
          <w:tab/>
        </w:r>
        <w:r w:rsidR="00DC1E17" w:rsidRPr="00EA2B17">
          <w:rPr>
            <w:rStyle w:val="Hyperlink"/>
            <w:noProof/>
          </w:rPr>
          <w:t>P2P Data Synchronisation: Reporter - Observer Model</w:t>
        </w:r>
        <w:r w:rsidR="00DC1E17">
          <w:rPr>
            <w:noProof/>
            <w:webHidden/>
          </w:rPr>
          <w:tab/>
        </w:r>
        <w:r>
          <w:rPr>
            <w:noProof/>
            <w:webHidden/>
          </w:rPr>
          <w:fldChar w:fldCharType="begin"/>
        </w:r>
        <w:r w:rsidR="00DC1E17">
          <w:rPr>
            <w:noProof/>
            <w:webHidden/>
          </w:rPr>
          <w:instrText xml:space="preserve"> PAGEREF _Toc443159182 \h </w:instrText>
        </w:r>
        <w:r>
          <w:rPr>
            <w:noProof/>
            <w:webHidden/>
          </w:rPr>
        </w:r>
        <w:r>
          <w:rPr>
            <w:noProof/>
            <w:webHidden/>
          </w:rPr>
          <w:fldChar w:fldCharType="separate"/>
        </w:r>
        <w:r w:rsidR="00DC1E17">
          <w:rPr>
            <w:noProof/>
            <w:webHidden/>
          </w:rPr>
          <w:t>28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3" w:history="1">
        <w:r w:rsidR="00DC1E17" w:rsidRPr="00EA2B17">
          <w:rPr>
            <w:rStyle w:val="Hyperlink"/>
            <w:noProof/>
          </w:rPr>
          <w:t>2.4.1</w:t>
        </w:r>
        <w:r w:rsidR="00DC1E17">
          <w:rPr>
            <w:rFonts w:eastAsiaTheme="minorEastAsia" w:cstheme="minorBidi"/>
            <w:noProof/>
            <w:szCs w:val="22"/>
            <w:lang w:val="en-US" w:eastAsia="en-US"/>
          </w:rPr>
          <w:tab/>
        </w:r>
        <w:r w:rsidR="00DC1E17" w:rsidRPr="00EA2B17">
          <w:rPr>
            <w:rStyle w:val="Hyperlink"/>
            <w:noProof/>
          </w:rPr>
          <w:t>Hyperty Data Object URL address</w:t>
        </w:r>
        <w:r w:rsidR="00DC1E17">
          <w:rPr>
            <w:noProof/>
            <w:webHidden/>
          </w:rPr>
          <w:tab/>
        </w:r>
        <w:r>
          <w:rPr>
            <w:noProof/>
            <w:webHidden/>
          </w:rPr>
          <w:fldChar w:fldCharType="begin"/>
        </w:r>
        <w:r w:rsidR="00DC1E17">
          <w:rPr>
            <w:noProof/>
            <w:webHidden/>
          </w:rPr>
          <w:instrText xml:space="preserve"> PAGEREF _Toc443159183 \h </w:instrText>
        </w:r>
        <w:r>
          <w:rPr>
            <w:noProof/>
            <w:webHidden/>
          </w:rPr>
        </w:r>
        <w:r>
          <w:rPr>
            <w:noProof/>
            <w:webHidden/>
          </w:rPr>
          <w:fldChar w:fldCharType="separate"/>
        </w:r>
        <w:r w:rsidR="00DC1E17">
          <w:rPr>
            <w:noProof/>
            <w:webHidden/>
          </w:rPr>
          <w:t>30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4" w:history="1">
        <w:r w:rsidR="00DC1E17" w:rsidRPr="00EA2B17">
          <w:rPr>
            <w:rStyle w:val="Hyperlink"/>
            <w:noProof/>
          </w:rPr>
          <w:t>2.4.2</w:t>
        </w:r>
        <w:r w:rsidR="00DC1E17">
          <w:rPr>
            <w:rFonts w:eastAsiaTheme="minorEastAsia" w:cstheme="minorBidi"/>
            <w:noProof/>
            <w:szCs w:val="22"/>
            <w:lang w:val="en-US" w:eastAsia="en-US"/>
          </w:rPr>
          <w:tab/>
        </w:r>
        <w:r w:rsidR="00DC1E17" w:rsidRPr="00EA2B17">
          <w:rPr>
            <w:rStyle w:val="Hyperlink"/>
            <w:noProof/>
          </w:rPr>
          <w:t>Hyperty Data Object Schema</w:t>
        </w:r>
        <w:r w:rsidR="00DC1E17">
          <w:rPr>
            <w:noProof/>
            <w:webHidden/>
          </w:rPr>
          <w:tab/>
        </w:r>
        <w:r>
          <w:rPr>
            <w:noProof/>
            <w:webHidden/>
          </w:rPr>
          <w:fldChar w:fldCharType="begin"/>
        </w:r>
        <w:r w:rsidR="00DC1E17">
          <w:rPr>
            <w:noProof/>
            <w:webHidden/>
          </w:rPr>
          <w:instrText xml:space="preserve"> PAGEREF _Toc443159184 \h </w:instrText>
        </w:r>
        <w:r>
          <w:rPr>
            <w:noProof/>
            <w:webHidden/>
          </w:rPr>
        </w:r>
        <w:r>
          <w:rPr>
            <w:noProof/>
            <w:webHidden/>
          </w:rPr>
          <w:fldChar w:fldCharType="separate"/>
        </w:r>
        <w:r w:rsidR="00DC1E17">
          <w:rPr>
            <w:noProof/>
            <w:webHidden/>
          </w:rPr>
          <w:t>30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5" w:history="1">
        <w:r w:rsidR="00DC1E17" w:rsidRPr="00EA2B17">
          <w:rPr>
            <w:rStyle w:val="Hyperlink"/>
            <w:noProof/>
          </w:rPr>
          <w:t>2.4.3</w:t>
        </w:r>
        <w:r w:rsidR="00DC1E17">
          <w:rPr>
            <w:rFonts w:eastAsiaTheme="minorEastAsia" w:cstheme="minorBidi"/>
            <w:noProof/>
            <w:szCs w:val="22"/>
            <w:lang w:val="en-US" w:eastAsia="en-US"/>
          </w:rPr>
          <w:tab/>
        </w:r>
        <w:r w:rsidR="00DC1E17" w:rsidRPr="00EA2B17">
          <w:rPr>
            <w:rStyle w:val="Hyperlink"/>
            <w:noProof/>
          </w:rPr>
          <w:t>Parent - Children Resources</w:t>
        </w:r>
        <w:r w:rsidR="00DC1E17">
          <w:rPr>
            <w:noProof/>
            <w:webHidden/>
          </w:rPr>
          <w:tab/>
        </w:r>
        <w:r>
          <w:rPr>
            <w:noProof/>
            <w:webHidden/>
          </w:rPr>
          <w:fldChar w:fldCharType="begin"/>
        </w:r>
        <w:r w:rsidR="00DC1E17">
          <w:rPr>
            <w:noProof/>
            <w:webHidden/>
          </w:rPr>
          <w:instrText xml:space="preserve"> PAGEREF _Toc443159185 \h </w:instrText>
        </w:r>
        <w:r>
          <w:rPr>
            <w:noProof/>
            <w:webHidden/>
          </w:rPr>
        </w:r>
        <w:r>
          <w:rPr>
            <w:noProof/>
            <w:webHidden/>
          </w:rPr>
          <w:fldChar w:fldCharType="separate"/>
        </w:r>
        <w:r w:rsidR="00DC1E17">
          <w:rPr>
            <w:noProof/>
            <w:webHidden/>
          </w:rPr>
          <w:t>30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6" w:history="1">
        <w:r w:rsidR="00DC1E17" w:rsidRPr="00EA2B17">
          <w:rPr>
            <w:rStyle w:val="Hyperlink"/>
            <w:noProof/>
          </w:rPr>
          <w:t>2.4.4</w:t>
        </w:r>
        <w:r w:rsidR="00DC1E17">
          <w:rPr>
            <w:rFonts w:eastAsiaTheme="minorEastAsia" w:cstheme="minorBidi"/>
            <w:noProof/>
            <w:szCs w:val="22"/>
            <w:lang w:val="en-US" w:eastAsia="en-US"/>
          </w:rPr>
          <w:tab/>
        </w:r>
        <w:r w:rsidR="00DC1E17" w:rsidRPr="00EA2B17">
          <w:rPr>
            <w:rStyle w:val="Hyperlink"/>
            <w:noProof/>
          </w:rPr>
          <w:t>Syncher and Sync Manager</w:t>
        </w:r>
        <w:r w:rsidR="00DC1E17">
          <w:rPr>
            <w:noProof/>
            <w:webHidden/>
          </w:rPr>
          <w:tab/>
        </w:r>
        <w:r>
          <w:rPr>
            <w:noProof/>
            <w:webHidden/>
          </w:rPr>
          <w:fldChar w:fldCharType="begin"/>
        </w:r>
        <w:r w:rsidR="00DC1E17">
          <w:rPr>
            <w:noProof/>
            <w:webHidden/>
          </w:rPr>
          <w:instrText xml:space="preserve"> PAGEREF _Toc443159186 \h </w:instrText>
        </w:r>
        <w:r>
          <w:rPr>
            <w:noProof/>
            <w:webHidden/>
          </w:rPr>
        </w:r>
        <w:r>
          <w:rPr>
            <w:noProof/>
            <w:webHidden/>
          </w:rPr>
          <w:fldChar w:fldCharType="separate"/>
        </w:r>
        <w:r w:rsidR="00DC1E17">
          <w:rPr>
            <w:noProof/>
            <w:webHidden/>
          </w:rPr>
          <w:t>31</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87" w:history="1">
        <w:r w:rsidR="00DC1E17" w:rsidRPr="00EA2B17">
          <w:rPr>
            <w:rStyle w:val="Hyperlink"/>
            <w:noProof/>
          </w:rPr>
          <w:t>2.5</w:t>
        </w:r>
        <w:r w:rsidR="00DC1E17">
          <w:rPr>
            <w:rFonts w:eastAsiaTheme="minorEastAsia" w:cstheme="minorBidi"/>
            <w:noProof/>
            <w:szCs w:val="22"/>
            <w:lang w:val="en-US" w:eastAsia="en-US"/>
          </w:rPr>
          <w:tab/>
        </w:r>
        <w:r w:rsidR="00DC1E17" w:rsidRPr="00EA2B17">
          <w:rPr>
            <w:rStyle w:val="Hyperlink"/>
            <w:noProof/>
          </w:rPr>
          <w:t>Hyperty Trust and Security Model</w:t>
        </w:r>
        <w:r w:rsidR="00DC1E17">
          <w:rPr>
            <w:noProof/>
            <w:webHidden/>
          </w:rPr>
          <w:tab/>
        </w:r>
        <w:r>
          <w:rPr>
            <w:noProof/>
            <w:webHidden/>
          </w:rPr>
          <w:fldChar w:fldCharType="begin"/>
        </w:r>
        <w:r w:rsidR="00DC1E17">
          <w:rPr>
            <w:noProof/>
            <w:webHidden/>
          </w:rPr>
          <w:instrText xml:space="preserve"> PAGEREF _Toc443159187 \h </w:instrText>
        </w:r>
        <w:r>
          <w:rPr>
            <w:noProof/>
            <w:webHidden/>
          </w:rPr>
        </w:r>
        <w:r>
          <w:rPr>
            <w:noProof/>
            <w:webHidden/>
          </w:rPr>
          <w:fldChar w:fldCharType="separate"/>
        </w:r>
        <w:r w:rsidR="00DC1E17">
          <w:rPr>
            <w:noProof/>
            <w:webHidden/>
          </w:rPr>
          <w:t>32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8" w:history="1">
        <w:r w:rsidR="00DC1E17" w:rsidRPr="00EA2B17">
          <w:rPr>
            <w:rStyle w:val="Hyperlink"/>
            <w:noProof/>
          </w:rPr>
          <w:t>2.5.1</w:t>
        </w:r>
        <w:r w:rsidR="00DC1E17">
          <w:rPr>
            <w:rFonts w:eastAsiaTheme="minorEastAsia" w:cstheme="minorBidi"/>
            <w:noProof/>
            <w:szCs w:val="22"/>
            <w:lang w:val="en-US" w:eastAsia="en-US"/>
          </w:rPr>
          <w:tab/>
        </w:r>
        <w:r w:rsidR="00DC1E17" w:rsidRPr="00EA2B17">
          <w:rPr>
            <w:rStyle w:val="Hyperlink"/>
            <w:noProof/>
          </w:rPr>
          <w:t>Identity</w:t>
        </w:r>
        <w:r w:rsidR="00DC1E17">
          <w:rPr>
            <w:noProof/>
            <w:webHidden/>
          </w:rPr>
          <w:tab/>
        </w:r>
        <w:r>
          <w:rPr>
            <w:noProof/>
            <w:webHidden/>
          </w:rPr>
          <w:fldChar w:fldCharType="begin"/>
        </w:r>
        <w:r w:rsidR="00DC1E17">
          <w:rPr>
            <w:noProof/>
            <w:webHidden/>
          </w:rPr>
          <w:instrText xml:space="preserve"> PAGEREF _Toc443159188 \h </w:instrText>
        </w:r>
        <w:r>
          <w:rPr>
            <w:noProof/>
            <w:webHidden/>
          </w:rPr>
        </w:r>
        <w:r>
          <w:rPr>
            <w:noProof/>
            <w:webHidden/>
          </w:rPr>
          <w:fldChar w:fldCharType="separate"/>
        </w:r>
        <w:r w:rsidR="00DC1E17">
          <w:rPr>
            <w:noProof/>
            <w:webHidden/>
          </w:rPr>
          <w:t>33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89" w:history="1">
        <w:r w:rsidR="00DC1E17" w:rsidRPr="00EA2B17">
          <w:rPr>
            <w:rStyle w:val="Hyperlink"/>
            <w:noProof/>
          </w:rPr>
          <w:t>2.5.2</w:t>
        </w:r>
        <w:r w:rsidR="00DC1E17">
          <w:rPr>
            <w:rFonts w:eastAsiaTheme="minorEastAsia" w:cstheme="minorBidi"/>
            <w:noProof/>
            <w:szCs w:val="22"/>
            <w:lang w:val="en-US" w:eastAsia="en-US"/>
          </w:rPr>
          <w:tab/>
        </w:r>
        <w:r w:rsidR="00DC1E17" w:rsidRPr="00EA2B17">
          <w:rPr>
            <w:rStyle w:val="Hyperlink"/>
            <w:noProof/>
          </w:rPr>
          <w:t>User Identity</w:t>
        </w:r>
        <w:r w:rsidR="00DC1E17">
          <w:rPr>
            <w:noProof/>
            <w:webHidden/>
          </w:rPr>
          <w:tab/>
        </w:r>
        <w:r>
          <w:rPr>
            <w:noProof/>
            <w:webHidden/>
          </w:rPr>
          <w:fldChar w:fldCharType="begin"/>
        </w:r>
        <w:r w:rsidR="00DC1E17">
          <w:rPr>
            <w:noProof/>
            <w:webHidden/>
          </w:rPr>
          <w:instrText xml:space="preserve"> PAGEREF _Toc443159189 \h </w:instrText>
        </w:r>
        <w:r>
          <w:rPr>
            <w:noProof/>
            <w:webHidden/>
          </w:rPr>
        </w:r>
        <w:r>
          <w:rPr>
            <w:noProof/>
            <w:webHidden/>
          </w:rPr>
          <w:fldChar w:fldCharType="separate"/>
        </w:r>
        <w:r w:rsidR="00DC1E17">
          <w:rPr>
            <w:noProof/>
            <w:webHidden/>
          </w:rPr>
          <w:t>33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0" w:history="1">
        <w:r w:rsidR="00DC1E17" w:rsidRPr="00EA2B17">
          <w:rPr>
            <w:rStyle w:val="Hyperlink"/>
            <w:noProof/>
          </w:rPr>
          <w:t>2.5.3</w:t>
        </w:r>
        <w:r w:rsidR="00DC1E17">
          <w:rPr>
            <w:rFonts w:eastAsiaTheme="minorEastAsia" w:cstheme="minorBidi"/>
            <w:noProof/>
            <w:szCs w:val="22"/>
            <w:lang w:val="en-US" w:eastAsia="en-US"/>
          </w:rPr>
          <w:tab/>
        </w:r>
        <w:r w:rsidR="00DC1E17" w:rsidRPr="00EA2B17">
          <w:rPr>
            <w:rStyle w:val="Hyperlink"/>
            <w:noProof/>
          </w:rPr>
          <w:t>Identity Module and IdP Proxy</w:t>
        </w:r>
        <w:r w:rsidR="00DC1E17">
          <w:rPr>
            <w:noProof/>
            <w:webHidden/>
          </w:rPr>
          <w:tab/>
        </w:r>
        <w:r>
          <w:rPr>
            <w:noProof/>
            <w:webHidden/>
          </w:rPr>
          <w:fldChar w:fldCharType="begin"/>
        </w:r>
        <w:r w:rsidR="00DC1E17">
          <w:rPr>
            <w:noProof/>
            <w:webHidden/>
          </w:rPr>
          <w:instrText xml:space="preserve"> PAGEREF _Toc443159190 \h </w:instrText>
        </w:r>
        <w:r>
          <w:rPr>
            <w:noProof/>
            <w:webHidden/>
          </w:rPr>
        </w:r>
        <w:r>
          <w:rPr>
            <w:noProof/>
            <w:webHidden/>
          </w:rPr>
          <w:fldChar w:fldCharType="separate"/>
        </w:r>
        <w:r w:rsidR="00DC1E17">
          <w:rPr>
            <w:noProof/>
            <w:webHidden/>
          </w:rPr>
          <w:t>34</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1" w:history="1">
        <w:r w:rsidR="00DC1E17" w:rsidRPr="00EA2B17">
          <w:rPr>
            <w:rStyle w:val="Hyperlink"/>
            <w:noProof/>
          </w:rPr>
          <w:t>2.5.4</w:t>
        </w:r>
        <w:r w:rsidR="00DC1E17">
          <w:rPr>
            <w:rFonts w:eastAsiaTheme="minorEastAsia" w:cstheme="minorBidi"/>
            <w:noProof/>
            <w:szCs w:val="22"/>
            <w:lang w:val="en-US" w:eastAsia="en-US"/>
          </w:rPr>
          <w:tab/>
        </w:r>
        <w:r w:rsidR="00DC1E17" w:rsidRPr="00EA2B17">
          <w:rPr>
            <w:rStyle w:val="Hyperlink"/>
            <w:noProof/>
          </w:rPr>
          <w:t>Runtime Sandbox</w:t>
        </w:r>
        <w:r w:rsidR="00DC1E17">
          <w:rPr>
            <w:noProof/>
            <w:webHidden/>
          </w:rPr>
          <w:tab/>
        </w:r>
        <w:r>
          <w:rPr>
            <w:noProof/>
            <w:webHidden/>
          </w:rPr>
          <w:fldChar w:fldCharType="begin"/>
        </w:r>
        <w:r w:rsidR="00DC1E17">
          <w:rPr>
            <w:noProof/>
            <w:webHidden/>
          </w:rPr>
          <w:instrText xml:space="preserve"> PAGEREF _Toc443159191 \h </w:instrText>
        </w:r>
        <w:r>
          <w:rPr>
            <w:noProof/>
            <w:webHidden/>
          </w:rPr>
        </w:r>
        <w:r>
          <w:rPr>
            <w:noProof/>
            <w:webHidden/>
          </w:rPr>
          <w:fldChar w:fldCharType="separate"/>
        </w:r>
        <w:r w:rsidR="00DC1E17">
          <w:rPr>
            <w:noProof/>
            <w:webHidden/>
          </w:rPr>
          <w:t>34</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92" w:history="1">
        <w:r w:rsidR="00DC1E17" w:rsidRPr="00EA2B17">
          <w:rPr>
            <w:rStyle w:val="Hyperlink"/>
            <w:noProof/>
          </w:rPr>
          <w:t>2.6</w:t>
        </w:r>
        <w:r w:rsidR="00DC1E17">
          <w:rPr>
            <w:rFonts w:eastAsiaTheme="minorEastAsia" w:cstheme="minorBidi"/>
            <w:noProof/>
            <w:szCs w:val="22"/>
            <w:lang w:val="en-US" w:eastAsia="en-US"/>
          </w:rPr>
          <w:tab/>
        </w:r>
        <w:r w:rsidR="00DC1E17" w:rsidRPr="00EA2B17">
          <w:rPr>
            <w:rStyle w:val="Hyperlink"/>
            <w:noProof/>
          </w:rPr>
          <w:t>Hyperty Development</w:t>
        </w:r>
        <w:r w:rsidR="00DC1E17">
          <w:rPr>
            <w:noProof/>
            <w:webHidden/>
          </w:rPr>
          <w:tab/>
        </w:r>
        <w:r>
          <w:rPr>
            <w:noProof/>
            <w:webHidden/>
          </w:rPr>
          <w:fldChar w:fldCharType="begin"/>
        </w:r>
        <w:r w:rsidR="00DC1E17">
          <w:rPr>
            <w:noProof/>
            <w:webHidden/>
          </w:rPr>
          <w:instrText xml:space="preserve"> PAGEREF _Toc443159192 \h </w:instrText>
        </w:r>
        <w:r>
          <w:rPr>
            <w:noProof/>
            <w:webHidden/>
          </w:rPr>
        </w:r>
        <w:r>
          <w:rPr>
            <w:noProof/>
            <w:webHidden/>
          </w:rPr>
          <w:fldChar w:fldCharType="separate"/>
        </w:r>
        <w:r w:rsidR="00DC1E17">
          <w:rPr>
            <w:noProof/>
            <w:webHidden/>
          </w:rPr>
          <w:t>35</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3" w:history="1">
        <w:r w:rsidR="00DC1E17" w:rsidRPr="00EA2B17">
          <w:rPr>
            <w:rStyle w:val="Hyperlink"/>
            <w:noProof/>
          </w:rPr>
          <w:t>2.6.1</w:t>
        </w:r>
        <w:r w:rsidR="00DC1E17">
          <w:rPr>
            <w:rFonts w:eastAsiaTheme="minorEastAsia" w:cstheme="minorBidi"/>
            <w:noProof/>
            <w:szCs w:val="22"/>
            <w:lang w:val="en-US" w:eastAsia="en-US"/>
          </w:rPr>
          <w:tab/>
        </w:r>
        <w:r w:rsidR="00DC1E17" w:rsidRPr="00EA2B17">
          <w:rPr>
            <w:rStyle w:val="Hyperlink"/>
            <w:noProof/>
          </w:rPr>
          <w:t>Hyperty Concept</w:t>
        </w:r>
        <w:r w:rsidR="00DC1E17">
          <w:rPr>
            <w:noProof/>
            <w:webHidden/>
          </w:rPr>
          <w:tab/>
        </w:r>
        <w:r>
          <w:rPr>
            <w:noProof/>
            <w:webHidden/>
          </w:rPr>
          <w:fldChar w:fldCharType="begin"/>
        </w:r>
        <w:r w:rsidR="00DC1E17">
          <w:rPr>
            <w:noProof/>
            <w:webHidden/>
          </w:rPr>
          <w:instrText xml:space="preserve"> PAGEREF _Toc443159193 \h </w:instrText>
        </w:r>
        <w:r>
          <w:rPr>
            <w:noProof/>
            <w:webHidden/>
          </w:rPr>
        </w:r>
        <w:r>
          <w:rPr>
            <w:noProof/>
            <w:webHidden/>
          </w:rPr>
          <w:fldChar w:fldCharType="separate"/>
        </w:r>
        <w:r w:rsidR="00DC1E17">
          <w:rPr>
            <w:noProof/>
            <w:webHidden/>
          </w:rPr>
          <w:t>35</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4" w:history="1">
        <w:r w:rsidR="00DC1E17" w:rsidRPr="00EA2B17">
          <w:rPr>
            <w:rStyle w:val="Hyperlink"/>
            <w:noProof/>
          </w:rPr>
          <w:t>2.6.2</w:t>
        </w:r>
        <w:r w:rsidR="00DC1E17">
          <w:rPr>
            <w:rFonts w:eastAsiaTheme="minorEastAsia" w:cstheme="minorBidi"/>
            <w:noProof/>
            <w:szCs w:val="22"/>
            <w:lang w:val="en-US" w:eastAsia="en-US"/>
          </w:rPr>
          <w:tab/>
        </w:r>
        <w:r w:rsidR="00DC1E17" w:rsidRPr="00EA2B17">
          <w:rPr>
            <w:rStyle w:val="Hyperlink"/>
            <w:noProof/>
          </w:rPr>
          <w:t>Criteria to use the Hyperty Concept</w:t>
        </w:r>
        <w:r w:rsidR="00DC1E17">
          <w:rPr>
            <w:noProof/>
            <w:webHidden/>
          </w:rPr>
          <w:tab/>
        </w:r>
        <w:r>
          <w:rPr>
            <w:noProof/>
            <w:webHidden/>
          </w:rPr>
          <w:fldChar w:fldCharType="begin"/>
        </w:r>
        <w:r w:rsidR="00DC1E17">
          <w:rPr>
            <w:noProof/>
            <w:webHidden/>
          </w:rPr>
          <w:instrText xml:space="preserve"> PAGEREF _Toc443159194 \h </w:instrText>
        </w:r>
        <w:r>
          <w:rPr>
            <w:noProof/>
            <w:webHidden/>
          </w:rPr>
        </w:r>
        <w:r>
          <w:rPr>
            <w:noProof/>
            <w:webHidden/>
          </w:rPr>
          <w:fldChar w:fldCharType="separate"/>
        </w:r>
        <w:r w:rsidR="00DC1E17">
          <w:rPr>
            <w:noProof/>
            <w:webHidden/>
          </w:rPr>
          <w:t>35</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5" w:history="1">
        <w:r w:rsidR="00DC1E17" w:rsidRPr="00EA2B17">
          <w:rPr>
            <w:rStyle w:val="Hyperlink"/>
            <w:noProof/>
          </w:rPr>
          <w:t>2.6.3</w:t>
        </w:r>
        <w:r w:rsidR="00DC1E17">
          <w:rPr>
            <w:rFonts w:eastAsiaTheme="minorEastAsia" w:cstheme="minorBidi"/>
            <w:noProof/>
            <w:szCs w:val="22"/>
            <w:lang w:val="en-US" w:eastAsia="en-US"/>
          </w:rPr>
          <w:tab/>
        </w:r>
        <w:r w:rsidR="00DC1E17" w:rsidRPr="00EA2B17">
          <w:rPr>
            <w:rStyle w:val="Hyperlink"/>
            <w:noProof/>
          </w:rPr>
          <w:t>Getting Started with the Service Framework</w:t>
        </w:r>
        <w:r w:rsidR="00DC1E17">
          <w:rPr>
            <w:noProof/>
            <w:webHidden/>
          </w:rPr>
          <w:tab/>
        </w:r>
        <w:r>
          <w:rPr>
            <w:noProof/>
            <w:webHidden/>
          </w:rPr>
          <w:fldChar w:fldCharType="begin"/>
        </w:r>
        <w:r w:rsidR="00DC1E17">
          <w:rPr>
            <w:noProof/>
            <w:webHidden/>
          </w:rPr>
          <w:instrText xml:space="preserve"> PAGEREF _Toc443159195 \h </w:instrText>
        </w:r>
        <w:r>
          <w:rPr>
            <w:noProof/>
            <w:webHidden/>
          </w:rPr>
        </w:r>
        <w:r>
          <w:rPr>
            <w:noProof/>
            <w:webHidden/>
          </w:rPr>
          <w:fldChar w:fldCharType="separate"/>
        </w:r>
        <w:r w:rsidR="00DC1E17">
          <w:rPr>
            <w:noProof/>
            <w:webHidden/>
          </w:rPr>
          <w:t>36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6" w:history="1">
        <w:r w:rsidR="00DC1E17" w:rsidRPr="00EA2B17">
          <w:rPr>
            <w:rStyle w:val="Hyperlink"/>
            <w:noProof/>
          </w:rPr>
          <w:t>2.6.4</w:t>
        </w:r>
        <w:r w:rsidR="00DC1E17">
          <w:rPr>
            <w:rFonts w:eastAsiaTheme="minorEastAsia" w:cstheme="minorBidi"/>
            <w:noProof/>
            <w:szCs w:val="22"/>
            <w:lang w:val="en-US" w:eastAsia="en-US"/>
          </w:rPr>
          <w:tab/>
        </w:r>
        <w:r w:rsidR="00DC1E17" w:rsidRPr="00EA2B17">
          <w:rPr>
            <w:rStyle w:val="Hyperlink"/>
            <w:noProof/>
          </w:rPr>
          <w:t>APIs</w:t>
        </w:r>
        <w:r w:rsidR="00DC1E17">
          <w:rPr>
            <w:noProof/>
            <w:webHidden/>
          </w:rPr>
          <w:tab/>
        </w:r>
        <w:r>
          <w:rPr>
            <w:noProof/>
            <w:webHidden/>
          </w:rPr>
          <w:fldChar w:fldCharType="begin"/>
        </w:r>
        <w:r w:rsidR="00DC1E17">
          <w:rPr>
            <w:noProof/>
            <w:webHidden/>
          </w:rPr>
          <w:instrText xml:space="preserve"> PAGEREF _Toc443159196 \h </w:instrText>
        </w:r>
        <w:r>
          <w:rPr>
            <w:noProof/>
            <w:webHidden/>
          </w:rPr>
        </w:r>
        <w:r>
          <w:rPr>
            <w:noProof/>
            <w:webHidden/>
          </w:rPr>
          <w:fldChar w:fldCharType="separate"/>
        </w:r>
        <w:r w:rsidR="00DC1E17">
          <w:rPr>
            <w:noProof/>
            <w:webHidden/>
          </w:rPr>
          <w:t>36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7" w:history="1">
        <w:r w:rsidR="00DC1E17" w:rsidRPr="00EA2B17">
          <w:rPr>
            <w:rStyle w:val="Hyperlink"/>
            <w:noProof/>
          </w:rPr>
          <w:t>2.6.5</w:t>
        </w:r>
        <w:r w:rsidR="00DC1E17">
          <w:rPr>
            <w:rFonts w:eastAsiaTheme="minorEastAsia" w:cstheme="minorBidi"/>
            <w:noProof/>
            <w:szCs w:val="22"/>
            <w:lang w:val="en-US" w:eastAsia="en-US"/>
          </w:rPr>
          <w:tab/>
        </w:r>
        <w:r w:rsidR="00DC1E17" w:rsidRPr="00EA2B17">
          <w:rPr>
            <w:rStyle w:val="Hyperlink"/>
            <w:noProof/>
          </w:rPr>
          <w:t>Examples</w:t>
        </w:r>
        <w:r w:rsidR="00DC1E17">
          <w:rPr>
            <w:noProof/>
            <w:webHidden/>
          </w:rPr>
          <w:tab/>
        </w:r>
        <w:r>
          <w:rPr>
            <w:noProof/>
            <w:webHidden/>
          </w:rPr>
          <w:fldChar w:fldCharType="begin"/>
        </w:r>
        <w:r w:rsidR="00DC1E17">
          <w:rPr>
            <w:noProof/>
            <w:webHidden/>
          </w:rPr>
          <w:instrText xml:space="preserve"> PAGEREF _Toc443159197 \h </w:instrText>
        </w:r>
        <w:r>
          <w:rPr>
            <w:noProof/>
            <w:webHidden/>
          </w:rPr>
        </w:r>
        <w:r>
          <w:rPr>
            <w:noProof/>
            <w:webHidden/>
          </w:rPr>
          <w:fldChar w:fldCharType="separate"/>
        </w:r>
        <w:r w:rsidR="00DC1E17">
          <w:rPr>
            <w:noProof/>
            <w:webHidden/>
          </w:rPr>
          <w:t>38</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198" w:history="1">
        <w:r w:rsidR="00DC1E17" w:rsidRPr="00EA2B17">
          <w:rPr>
            <w:rStyle w:val="Hyperlink"/>
            <w:noProof/>
          </w:rPr>
          <w:t>2.7</w:t>
        </w:r>
        <w:r w:rsidR="00DC1E17">
          <w:rPr>
            <w:rFonts w:eastAsiaTheme="minorEastAsia" w:cstheme="minorBidi"/>
            <w:noProof/>
            <w:szCs w:val="22"/>
            <w:lang w:val="en-US" w:eastAsia="en-US"/>
          </w:rPr>
          <w:tab/>
        </w:r>
        <w:r w:rsidR="00DC1E17" w:rsidRPr="00EA2B17">
          <w:rPr>
            <w:rStyle w:val="Hyperlink"/>
            <w:noProof/>
          </w:rPr>
          <w:t>Application Development</w:t>
        </w:r>
        <w:r w:rsidR="00DC1E17">
          <w:rPr>
            <w:noProof/>
            <w:webHidden/>
          </w:rPr>
          <w:tab/>
        </w:r>
        <w:r>
          <w:rPr>
            <w:noProof/>
            <w:webHidden/>
          </w:rPr>
          <w:fldChar w:fldCharType="begin"/>
        </w:r>
        <w:r w:rsidR="00DC1E17">
          <w:rPr>
            <w:noProof/>
            <w:webHidden/>
          </w:rPr>
          <w:instrText xml:space="preserve"> PAGEREF _Toc443159198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199" w:history="1">
        <w:r w:rsidR="00DC1E17" w:rsidRPr="00EA2B17">
          <w:rPr>
            <w:rStyle w:val="Hyperlink"/>
            <w:noProof/>
          </w:rPr>
          <w:t>2.7.1</w:t>
        </w:r>
        <w:r w:rsidR="00DC1E17">
          <w:rPr>
            <w:rFonts w:eastAsiaTheme="minorEastAsia" w:cstheme="minorBidi"/>
            <w:noProof/>
            <w:szCs w:val="22"/>
            <w:lang w:val="en-US" w:eastAsia="en-US"/>
          </w:rPr>
          <w:tab/>
        </w:r>
        <w:r w:rsidR="00DC1E17" w:rsidRPr="00EA2B17">
          <w:rPr>
            <w:rStyle w:val="Hyperlink"/>
            <w:noProof/>
          </w:rPr>
          <w:t>Application vs Hyperty</w:t>
        </w:r>
        <w:r w:rsidR="00DC1E17">
          <w:rPr>
            <w:noProof/>
            <w:webHidden/>
          </w:rPr>
          <w:tab/>
        </w:r>
        <w:r>
          <w:rPr>
            <w:noProof/>
            <w:webHidden/>
          </w:rPr>
          <w:fldChar w:fldCharType="begin"/>
        </w:r>
        <w:r w:rsidR="00DC1E17">
          <w:rPr>
            <w:noProof/>
            <w:webHidden/>
          </w:rPr>
          <w:instrText xml:space="preserve"> PAGEREF _Toc443159199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0" w:history="1">
        <w:r w:rsidR="00DC1E17" w:rsidRPr="00EA2B17">
          <w:rPr>
            <w:rStyle w:val="Hyperlink"/>
            <w:noProof/>
          </w:rPr>
          <w:t>2.7.2</w:t>
        </w:r>
        <w:r w:rsidR="00DC1E17">
          <w:rPr>
            <w:rFonts w:eastAsiaTheme="minorEastAsia" w:cstheme="minorBidi"/>
            <w:noProof/>
            <w:szCs w:val="22"/>
            <w:lang w:val="en-US" w:eastAsia="en-US"/>
          </w:rPr>
          <w:tab/>
        </w:r>
        <w:r w:rsidR="00DC1E17" w:rsidRPr="00EA2B17">
          <w:rPr>
            <w:rStyle w:val="Hyperlink"/>
            <w:noProof/>
          </w:rPr>
          <w:t>How to use Hyperties</w:t>
        </w:r>
        <w:r w:rsidR="00DC1E17">
          <w:rPr>
            <w:noProof/>
            <w:webHidden/>
          </w:rPr>
          <w:tab/>
        </w:r>
        <w:r>
          <w:rPr>
            <w:noProof/>
            <w:webHidden/>
          </w:rPr>
          <w:fldChar w:fldCharType="begin"/>
        </w:r>
        <w:r w:rsidR="00DC1E17">
          <w:rPr>
            <w:noProof/>
            <w:webHidden/>
          </w:rPr>
          <w:instrText xml:space="preserve"> PAGEREF _Toc443159200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1" w:history="1">
        <w:r w:rsidR="00DC1E17" w:rsidRPr="00EA2B17">
          <w:rPr>
            <w:rStyle w:val="Hyperlink"/>
            <w:noProof/>
          </w:rPr>
          <w:t>2.7.3</w:t>
        </w:r>
        <w:r w:rsidR="00DC1E17">
          <w:rPr>
            <w:rFonts w:eastAsiaTheme="minorEastAsia" w:cstheme="minorBidi"/>
            <w:noProof/>
            <w:szCs w:val="22"/>
            <w:lang w:val="en-US" w:eastAsia="en-US"/>
          </w:rPr>
          <w:tab/>
        </w:r>
        <w:r w:rsidR="00DC1E17" w:rsidRPr="00EA2B17">
          <w:rPr>
            <w:rStyle w:val="Hyperlink"/>
            <w:noProof/>
          </w:rPr>
          <w:t>How to adapt existing Applications</w:t>
        </w:r>
        <w:r w:rsidR="00DC1E17">
          <w:rPr>
            <w:noProof/>
            <w:webHidden/>
          </w:rPr>
          <w:tab/>
        </w:r>
        <w:r>
          <w:rPr>
            <w:noProof/>
            <w:webHidden/>
          </w:rPr>
          <w:fldChar w:fldCharType="begin"/>
        </w:r>
        <w:r w:rsidR="00DC1E17">
          <w:rPr>
            <w:noProof/>
            <w:webHidden/>
          </w:rPr>
          <w:instrText xml:space="preserve"> PAGEREF _Toc443159201 \h </w:instrText>
        </w:r>
        <w:r>
          <w:rPr>
            <w:noProof/>
            <w:webHidden/>
          </w:rPr>
        </w:r>
        <w:r>
          <w:rPr>
            <w:noProof/>
            <w:webHidden/>
          </w:rPr>
          <w:fldChar w:fldCharType="separate"/>
        </w:r>
        <w:r w:rsidR="00DC1E17">
          <w:rPr>
            <w:noProof/>
            <w:webHidden/>
          </w:rPr>
          <w:t>39</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02" w:history="1">
        <w:r w:rsidR="00DC1E17" w:rsidRPr="00EA2B17">
          <w:rPr>
            <w:rStyle w:val="Hyperlink"/>
            <w:noProof/>
          </w:rPr>
          <w:t>2.8</w:t>
        </w:r>
        <w:r w:rsidR="00DC1E17">
          <w:rPr>
            <w:rFonts w:eastAsiaTheme="minorEastAsia" w:cstheme="minorBidi"/>
            <w:noProof/>
            <w:szCs w:val="22"/>
            <w:lang w:val="en-US" w:eastAsia="en-US"/>
          </w:rPr>
          <w:tab/>
        </w:r>
        <w:r w:rsidR="00DC1E17" w:rsidRPr="00EA2B17">
          <w:rPr>
            <w:rStyle w:val="Hyperlink"/>
            <w:noProof/>
          </w:rPr>
          <w:t>Message Node and Protostubs Development</w:t>
        </w:r>
        <w:r w:rsidR="00DC1E17">
          <w:rPr>
            <w:noProof/>
            <w:webHidden/>
          </w:rPr>
          <w:tab/>
        </w:r>
        <w:r>
          <w:rPr>
            <w:noProof/>
            <w:webHidden/>
          </w:rPr>
          <w:fldChar w:fldCharType="begin"/>
        </w:r>
        <w:r w:rsidR="00DC1E17">
          <w:rPr>
            <w:noProof/>
            <w:webHidden/>
          </w:rPr>
          <w:instrText xml:space="preserve"> PAGEREF _Toc443159202 \h </w:instrText>
        </w:r>
        <w:r>
          <w:rPr>
            <w:noProof/>
            <w:webHidden/>
          </w:rPr>
        </w:r>
        <w:r>
          <w:rPr>
            <w:noProof/>
            <w:webHidden/>
          </w:rPr>
          <w:fldChar w:fldCharType="separate"/>
        </w:r>
        <w:r w:rsidR="00DC1E17">
          <w:rPr>
            <w:noProof/>
            <w:webHidden/>
          </w:rPr>
          <w:t>40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3" w:history="1">
        <w:r w:rsidR="00DC1E17" w:rsidRPr="00EA2B17">
          <w:rPr>
            <w:rStyle w:val="Hyperlink"/>
            <w:noProof/>
          </w:rPr>
          <w:t>2.8.1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_Toc443159203 \h </w:instrText>
        </w:r>
        <w:r>
          <w:rPr>
            <w:noProof/>
            <w:webHidden/>
          </w:rPr>
        </w:r>
        <w:r>
          <w:rPr>
            <w:noProof/>
            <w:webHidden/>
          </w:rPr>
          <w:fldChar w:fldCharType="separate"/>
        </w:r>
        <w:r w:rsidR="00DC1E17">
          <w:rPr>
            <w:noProof/>
            <w:webHidden/>
          </w:rPr>
          <w:t>40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4" w:history="1">
        <w:r w:rsidR="00DC1E17" w:rsidRPr="00EA2B17">
          <w:rPr>
            <w:rStyle w:val="Hyperlink"/>
            <w:noProof/>
          </w:rPr>
          <w:t>2.8.2</w:t>
        </w:r>
        <w:r w:rsidR="00DC1E17">
          <w:rPr>
            <w:rFonts w:eastAsiaTheme="minorEastAsia" w:cstheme="minorBidi"/>
            <w:noProof/>
            <w:szCs w:val="22"/>
            <w:lang w:val="en-US" w:eastAsia="en-US"/>
          </w:rPr>
          <w:tab/>
        </w:r>
        <w:r w:rsidR="00DC1E17" w:rsidRPr="00EA2B17">
          <w:rPr>
            <w:rStyle w:val="Hyperlink"/>
            <w:noProof/>
          </w:rPr>
          <w:t>Messaging Model</w:t>
        </w:r>
        <w:r w:rsidR="00DC1E17">
          <w:rPr>
            <w:noProof/>
            <w:webHidden/>
          </w:rPr>
          <w:tab/>
        </w:r>
        <w:r>
          <w:rPr>
            <w:noProof/>
            <w:webHidden/>
          </w:rPr>
          <w:fldChar w:fldCharType="begin"/>
        </w:r>
        <w:r w:rsidR="00DC1E17">
          <w:rPr>
            <w:noProof/>
            <w:webHidden/>
          </w:rPr>
          <w:instrText xml:space="preserve"> PAGEREF _Toc443159204 \h </w:instrText>
        </w:r>
        <w:r>
          <w:rPr>
            <w:noProof/>
            <w:webHidden/>
          </w:rPr>
        </w:r>
        <w:r>
          <w:rPr>
            <w:noProof/>
            <w:webHidden/>
          </w:rPr>
          <w:fldChar w:fldCharType="separate"/>
        </w:r>
        <w:r w:rsidR="00DC1E17">
          <w:rPr>
            <w:noProof/>
            <w:webHidden/>
          </w:rPr>
          <w:t>41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5" w:history="1">
        <w:r w:rsidR="00DC1E17" w:rsidRPr="00EA2B17">
          <w:rPr>
            <w:rStyle w:val="Hyperlink"/>
            <w:noProof/>
          </w:rPr>
          <w:t>2.8.3</w:t>
        </w:r>
        <w:r w:rsidR="00DC1E17">
          <w:rPr>
            <w:rFonts w:eastAsiaTheme="minorEastAsia" w:cstheme="minorBidi"/>
            <w:noProof/>
            <w:szCs w:val="22"/>
            <w:lang w:val="en-US" w:eastAsia="en-US"/>
          </w:rPr>
          <w:tab/>
        </w:r>
        <w:r w:rsidR="00DC1E17" w:rsidRPr="00EA2B17">
          <w:rPr>
            <w:rStyle w:val="Hyperlink"/>
            <w:noProof/>
          </w:rPr>
          <w:t>APIs</w:t>
        </w:r>
        <w:r w:rsidR="00DC1E17">
          <w:rPr>
            <w:noProof/>
            <w:webHidden/>
          </w:rPr>
          <w:tab/>
        </w:r>
        <w:r>
          <w:rPr>
            <w:noProof/>
            <w:webHidden/>
          </w:rPr>
          <w:fldChar w:fldCharType="begin"/>
        </w:r>
        <w:r w:rsidR="00DC1E17">
          <w:rPr>
            <w:noProof/>
            <w:webHidden/>
          </w:rPr>
          <w:instrText xml:space="preserve"> PAGEREF _Toc443159205 \h </w:instrText>
        </w:r>
        <w:r>
          <w:rPr>
            <w:noProof/>
            <w:webHidden/>
          </w:rPr>
        </w:r>
        <w:r>
          <w:rPr>
            <w:noProof/>
            <w:webHidden/>
          </w:rPr>
          <w:fldChar w:fldCharType="separate"/>
        </w:r>
        <w:r w:rsidR="00DC1E17">
          <w:rPr>
            <w:noProof/>
            <w:webHidden/>
          </w:rPr>
          <w:t>42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6" w:history="1">
        <w:r w:rsidR="00DC1E17" w:rsidRPr="00EA2B17">
          <w:rPr>
            <w:rStyle w:val="Hyperlink"/>
            <w:noProof/>
          </w:rPr>
          <w:t>2.8.4</w:t>
        </w:r>
        <w:r w:rsidR="00DC1E17">
          <w:rPr>
            <w:rFonts w:eastAsiaTheme="minorEastAsia" w:cstheme="minorBidi"/>
            <w:noProof/>
            <w:szCs w:val="22"/>
            <w:lang w:val="en-US" w:eastAsia="en-US"/>
          </w:rPr>
          <w:tab/>
        </w:r>
        <w:r w:rsidR="00DC1E17" w:rsidRPr="00EA2B17">
          <w:rPr>
            <w:rStyle w:val="Hyperlink"/>
            <w:noProof/>
          </w:rPr>
          <w:t>Message Node functionalities and main procedures</w:t>
        </w:r>
        <w:r w:rsidR="00DC1E17">
          <w:rPr>
            <w:noProof/>
            <w:webHidden/>
          </w:rPr>
          <w:tab/>
        </w:r>
        <w:r>
          <w:rPr>
            <w:noProof/>
            <w:webHidden/>
          </w:rPr>
          <w:fldChar w:fldCharType="begin"/>
        </w:r>
        <w:r w:rsidR="00DC1E17">
          <w:rPr>
            <w:noProof/>
            <w:webHidden/>
          </w:rPr>
          <w:instrText xml:space="preserve"> PAGEREF _Toc443159206 \h </w:instrText>
        </w:r>
        <w:r>
          <w:rPr>
            <w:noProof/>
            <w:webHidden/>
          </w:rPr>
        </w:r>
        <w:r>
          <w:rPr>
            <w:noProof/>
            <w:webHidden/>
          </w:rPr>
          <w:fldChar w:fldCharType="separate"/>
        </w:r>
        <w:r w:rsidR="00DC1E17">
          <w:rPr>
            <w:noProof/>
            <w:webHidden/>
          </w:rPr>
          <w:t>44</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7" w:history="1">
        <w:r w:rsidR="00DC1E17" w:rsidRPr="00EA2B17">
          <w:rPr>
            <w:rStyle w:val="Hyperlink"/>
            <w:noProof/>
          </w:rPr>
          <w:t>2.8.5</w:t>
        </w:r>
        <w:r w:rsidR="00DC1E17">
          <w:rPr>
            <w:rFonts w:eastAsiaTheme="minorEastAsia" w:cstheme="minorBidi"/>
            <w:noProof/>
            <w:szCs w:val="22"/>
            <w:lang w:val="en-US" w:eastAsia="en-US"/>
          </w:rPr>
          <w:tab/>
        </w:r>
        <w:r w:rsidR="00DC1E17" w:rsidRPr="00EA2B17">
          <w:rPr>
            <w:rStyle w:val="Hyperlink"/>
            <w:noProof/>
          </w:rPr>
          <w:t>Message routing procedure</w:t>
        </w:r>
        <w:r w:rsidR="00DC1E17">
          <w:rPr>
            <w:noProof/>
            <w:webHidden/>
          </w:rPr>
          <w:tab/>
        </w:r>
        <w:r>
          <w:rPr>
            <w:noProof/>
            <w:webHidden/>
          </w:rPr>
          <w:fldChar w:fldCharType="begin"/>
        </w:r>
        <w:r w:rsidR="00DC1E17">
          <w:rPr>
            <w:noProof/>
            <w:webHidden/>
          </w:rPr>
          <w:instrText xml:space="preserve"> PAGEREF _Toc443159207 \h </w:instrText>
        </w:r>
        <w:r>
          <w:rPr>
            <w:noProof/>
            <w:webHidden/>
          </w:rPr>
        </w:r>
        <w:r>
          <w:rPr>
            <w:noProof/>
            <w:webHidden/>
          </w:rPr>
          <w:fldChar w:fldCharType="separate"/>
        </w:r>
        <w:r w:rsidR="00DC1E17">
          <w:rPr>
            <w:noProof/>
            <w:webHidden/>
          </w:rPr>
          <w:t>47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08" w:history="1">
        <w:r w:rsidR="00DC1E17" w:rsidRPr="00EA2B17">
          <w:rPr>
            <w:rStyle w:val="Hyperlink"/>
            <w:noProof/>
          </w:rPr>
          <w:t>2.8.6</w:t>
        </w:r>
        <w:r w:rsidR="00DC1E17">
          <w:rPr>
            <w:rFonts w:eastAsiaTheme="minorEastAsia" w:cstheme="minorBidi"/>
            <w:noProof/>
            <w:szCs w:val="22"/>
            <w:lang w:val="en-US" w:eastAsia="en-US"/>
          </w:rPr>
          <w:tab/>
        </w:r>
        <w:r w:rsidR="00DC1E17" w:rsidRPr="00EA2B17">
          <w:rPr>
            <w:rStyle w:val="Hyperlink"/>
            <w:noProof/>
          </w:rPr>
          <w:t>Protostub Source Code Examples</w:t>
        </w:r>
        <w:r w:rsidR="00DC1E17">
          <w:rPr>
            <w:noProof/>
            <w:webHidden/>
          </w:rPr>
          <w:tab/>
        </w:r>
        <w:r>
          <w:rPr>
            <w:noProof/>
            <w:webHidden/>
          </w:rPr>
          <w:fldChar w:fldCharType="begin"/>
        </w:r>
        <w:r w:rsidR="00DC1E17">
          <w:rPr>
            <w:noProof/>
            <w:webHidden/>
          </w:rPr>
          <w:instrText xml:space="preserve"> PAGEREF _Toc443159208 \h </w:instrText>
        </w:r>
        <w:r>
          <w:rPr>
            <w:noProof/>
            <w:webHidden/>
          </w:rPr>
        </w:r>
        <w:r>
          <w:rPr>
            <w:noProof/>
            <w:webHidden/>
          </w:rPr>
          <w:fldChar w:fldCharType="separate"/>
        </w:r>
        <w:r w:rsidR="00DC1E17">
          <w:rPr>
            <w:noProof/>
            <w:webHidden/>
          </w:rPr>
          <w:t>48</w:t>
        </w:r>
        <w:r>
          <w:rPr>
            <w:noProof/>
            <w:webHidden/>
          </w:rPr>
          <w:fldChar w:fldCharType="end"/>
        </w:r>
      </w:hyperlink>
    </w:p>
    <w:p w:rsidR="00DC1E17" w:rsidRDefault="006020F6">
      <w:pPr>
        <w:pStyle w:val="TOC1"/>
        <w:tabs>
          <w:tab w:val="left" w:pos="440"/>
          <w:tab w:val="right" w:leader="dot" w:pos="9061"/>
        </w:tabs>
        <w:rPr>
          <w:rFonts w:eastAsiaTheme="minorEastAsia" w:cstheme="minorBidi"/>
          <w:noProof/>
          <w:szCs w:val="22"/>
          <w:lang w:val="en-US" w:eastAsia="en-US"/>
        </w:rPr>
      </w:pPr>
      <w:hyperlink w:anchor="_Toc443159209" w:history="1">
        <w:r w:rsidR="00DC1E17" w:rsidRPr="00EA2B17">
          <w:rPr>
            <w:rStyle w:val="Hyperlink"/>
            <w:noProof/>
          </w:rPr>
          <w:t>3</w:t>
        </w:r>
        <w:r w:rsidR="00DC1E17">
          <w:rPr>
            <w:rFonts w:eastAsiaTheme="minorEastAsia" w:cstheme="minorBidi"/>
            <w:noProof/>
            <w:szCs w:val="22"/>
            <w:lang w:val="en-US" w:eastAsia="en-US"/>
          </w:rPr>
          <w:tab/>
        </w:r>
        <w:r w:rsidR="00DC1E17" w:rsidRPr="00EA2B17">
          <w:rPr>
            <w:rStyle w:val="Hyperlink"/>
            <w:noProof/>
          </w:rPr>
          <w:t>Specification</w:t>
        </w:r>
        <w:r w:rsidR="00DC1E17">
          <w:rPr>
            <w:noProof/>
            <w:webHidden/>
          </w:rPr>
          <w:tab/>
        </w:r>
        <w:r>
          <w:rPr>
            <w:noProof/>
            <w:webHidden/>
          </w:rPr>
          <w:fldChar w:fldCharType="begin"/>
        </w:r>
        <w:r w:rsidR="00DC1E17">
          <w:rPr>
            <w:noProof/>
            <w:webHidden/>
          </w:rPr>
          <w:instrText xml:space="preserve"> PAGEREF _Toc443159209 \h </w:instrText>
        </w:r>
        <w:r>
          <w:rPr>
            <w:noProof/>
            <w:webHidden/>
          </w:rPr>
        </w:r>
        <w:r>
          <w:rPr>
            <w:noProof/>
            <w:webHidden/>
          </w:rPr>
          <w:fldChar w:fldCharType="separate"/>
        </w:r>
        <w:r w:rsidR="00DC1E17">
          <w:rPr>
            <w:noProof/>
            <w:webHidden/>
          </w:rPr>
          <w:t>50</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10" w:history="1">
        <w:r w:rsidR="00DC1E17" w:rsidRPr="00EA2B17">
          <w:rPr>
            <w:rStyle w:val="Hyperlink"/>
            <w:noProof/>
          </w:rPr>
          <w:t>3.1</w:t>
        </w:r>
        <w:r w:rsidR="00DC1E17">
          <w:rPr>
            <w:rFonts w:eastAsiaTheme="minorEastAsia" w:cstheme="minorBidi"/>
            <w:noProof/>
            <w:szCs w:val="22"/>
            <w:lang w:val="en-US" w:eastAsia="en-US"/>
          </w:rPr>
          <w:tab/>
        </w:r>
        <w:r w:rsidR="00DC1E17" w:rsidRPr="00EA2B17">
          <w:rPr>
            <w:rStyle w:val="Hyperlink"/>
            <w:noProof/>
          </w:rPr>
          <w:t>Runtime Architecture</w:t>
        </w:r>
        <w:r w:rsidR="00DC1E17">
          <w:rPr>
            <w:noProof/>
            <w:webHidden/>
          </w:rPr>
          <w:tab/>
        </w:r>
        <w:r>
          <w:rPr>
            <w:noProof/>
            <w:webHidden/>
          </w:rPr>
          <w:fldChar w:fldCharType="begin"/>
        </w:r>
        <w:r w:rsidR="00DC1E17">
          <w:rPr>
            <w:noProof/>
            <w:webHidden/>
          </w:rPr>
          <w:instrText xml:space="preserve"> PAGEREF _Toc443159210 \h </w:instrText>
        </w:r>
        <w:r>
          <w:rPr>
            <w:noProof/>
            <w:webHidden/>
          </w:rPr>
        </w:r>
        <w:r>
          <w:rPr>
            <w:noProof/>
            <w:webHidden/>
          </w:rPr>
          <w:fldChar w:fldCharType="separate"/>
        </w:r>
        <w:r w:rsidR="00DC1E17">
          <w:rPr>
            <w:noProof/>
            <w:webHidden/>
          </w:rPr>
          <w:t>50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11" w:history="1">
        <w:r w:rsidR="00DC1E17" w:rsidRPr="00EA2B17">
          <w:rPr>
            <w:rStyle w:val="Hyperlink"/>
            <w:noProof/>
          </w:rPr>
          <w:t>3.1.1</w:t>
        </w:r>
        <w:r w:rsidR="00DC1E17">
          <w:rPr>
            <w:rFonts w:eastAsiaTheme="minorEastAsia" w:cstheme="minorBidi"/>
            <w:noProof/>
            <w:szCs w:val="22"/>
            <w:lang w:val="en-US" w:eastAsia="en-US"/>
          </w:rPr>
          <w:tab/>
        </w:r>
        <w:r w:rsidR="00DC1E17" w:rsidRPr="00EA2B17">
          <w:rPr>
            <w:rStyle w:val="Hyperlink"/>
            <w:noProof/>
          </w:rPr>
          <w:t>Service Provider Sandboxes</w:t>
        </w:r>
        <w:r w:rsidR="00DC1E17">
          <w:rPr>
            <w:noProof/>
            <w:webHidden/>
          </w:rPr>
          <w:tab/>
        </w:r>
        <w:r>
          <w:rPr>
            <w:noProof/>
            <w:webHidden/>
          </w:rPr>
          <w:fldChar w:fldCharType="begin"/>
        </w:r>
        <w:r w:rsidR="00DC1E17">
          <w:rPr>
            <w:noProof/>
            <w:webHidden/>
          </w:rPr>
          <w:instrText xml:space="preserve"> PAGEREF _Toc443159211 \h </w:instrText>
        </w:r>
        <w:r>
          <w:rPr>
            <w:noProof/>
            <w:webHidden/>
          </w:rPr>
        </w:r>
        <w:r>
          <w:rPr>
            <w:noProof/>
            <w:webHidden/>
          </w:rPr>
          <w:fldChar w:fldCharType="separate"/>
        </w:r>
        <w:r w:rsidR="00DC1E17">
          <w:rPr>
            <w:noProof/>
            <w:webHidden/>
          </w:rPr>
          <w:t>53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12" w:history="1">
        <w:r w:rsidR="00DC1E17" w:rsidRPr="00EA2B17">
          <w:rPr>
            <w:rStyle w:val="Hyperlink"/>
            <w:noProof/>
          </w:rPr>
          <w:t>3.1.2</w:t>
        </w:r>
        <w:r w:rsidR="00DC1E17">
          <w:rPr>
            <w:rFonts w:eastAsiaTheme="minorEastAsia" w:cstheme="minorBidi"/>
            <w:noProof/>
            <w:szCs w:val="22"/>
            <w:lang w:val="en-US" w:eastAsia="en-US"/>
          </w:rPr>
          <w:tab/>
        </w:r>
        <w:r w:rsidR="00DC1E17" w:rsidRPr="00EA2B17">
          <w:rPr>
            <w:rStyle w:val="Hyperlink"/>
            <w:noProof/>
          </w:rPr>
          <w:t>Core Runtime</w:t>
        </w:r>
        <w:r w:rsidR="00DC1E17">
          <w:rPr>
            <w:noProof/>
            <w:webHidden/>
          </w:rPr>
          <w:tab/>
        </w:r>
        <w:r>
          <w:rPr>
            <w:noProof/>
            <w:webHidden/>
          </w:rPr>
          <w:fldChar w:fldCharType="begin"/>
        </w:r>
        <w:r w:rsidR="00DC1E17">
          <w:rPr>
            <w:noProof/>
            <w:webHidden/>
          </w:rPr>
          <w:instrText xml:space="preserve"> PAGEREF _Toc443159212 \h </w:instrText>
        </w:r>
        <w:r>
          <w:rPr>
            <w:noProof/>
            <w:webHidden/>
          </w:rPr>
        </w:r>
        <w:r>
          <w:rPr>
            <w:noProof/>
            <w:webHidden/>
          </w:rPr>
          <w:fldChar w:fldCharType="separate"/>
        </w:r>
        <w:r w:rsidR="00DC1E17">
          <w:rPr>
            <w:noProof/>
            <w:webHidden/>
          </w:rPr>
          <w:t>54</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13" w:history="1">
        <w:r w:rsidR="00DC1E17" w:rsidRPr="00EA2B17">
          <w:rPr>
            <w:rStyle w:val="Hyperlink"/>
            <w:noProof/>
          </w:rPr>
          <w:t>3.1.3</w:t>
        </w:r>
        <w:r w:rsidR="00DC1E17">
          <w:rPr>
            <w:rFonts w:eastAsiaTheme="minorEastAsia" w:cstheme="minorBidi"/>
            <w:noProof/>
            <w:szCs w:val="22"/>
            <w:lang w:val="en-US" w:eastAsia="en-US"/>
          </w:rPr>
          <w:tab/>
        </w:r>
        <w:r w:rsidR="00DC1E17" w:rsidRPr="00EA2B17">
          <w:rPr>
            <w:rStyle w:val="Hyperlink"/>
            <w:noProof/>
          </w:rPr>
          <w:t>Native Runtime</w:t>
        </w:r>
        <w:r w:rsidR="00DC1E17">
          <w:rPr>
            <w:noProof/>
            <w:webHidden/>
          </w:rPr>
          <w:tab/>
        </w:r>
        <w:r>
          <w:rPr>
            <w:noProof/>
            <w:webHidden/>
          </w:rPr>
          <w:fldChar w:fldCharType="begin"/>
        </w:r>
        <w:r w:rsidR="00DC1E17">
          <w:rPr>
            <w:noProof/>
            <w:webHidden/>
          </w:rPr>
          <w:instrText xml:space="preserve"> PAGEREF _Toc443159213 \h </w:instrText>
        </w:r>
        <w:r>
          <w:rPr>
            <w:noProof/>
            <w:webHidden/>
          </w:rPr>
        </w:r>
        <w:r>
          <w:rPr>
            <w:noProof/>
            <w:webHidden/>
          </w:rPr>
          <w:fldChar w:fldCharType="separate"/>
        </w:r>
        <w:r w:rsidR="00DC1E17">
          <w:rPr>
            <w:noProof/>
            <w:webHidden/>
          </w:rPr>
          <w:t>57</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14" w:history="1">
        <w:r w:rsidR="00DC1E17" w:rsidRPr="00EA2B17">
          <w:rPr>
            <w:rStyle w:val="Hyperlink"/>
            <w:noProof/>
          </w:rPr>
          <w:t>3.2</w:t>
        </w:r>
        <w:r w:rsidR="00DC1E17">
          <w:rPr>
            <w:rFonts w:eastAsiaTheme="minorEastAsia" w:cstheme="minorBidi"/>
            <w:noProof/>
            <w:szCs w:val="22"/>
            <w:lang w:val="en-US" w:eastAsia="en-US"/>
          </w:rPr>
          <w:tab/>
        </w:r>
        <w:r w:rsidR="00DC1E17" w:rsidRPr="00EA2B17">
          <w:rPr>
            <w:rStyle w:val="Hyperlink"/>
            <w:noProof/>
          </w:rPr>
          <w:t>Security analysis of the Hyperty Runtime</w:t>
        </w:r>
        <w:r w:rsidR="00DC1E17">
          <w:rPr>
            <w:noProof/>
            <w:webHidden/>
          </w:rPr>
          <w:tab/>
        </w:r>
        <w:r>
          <w:rPr>
            <w:noProof/>
            <w:webHidden/>
          </w:rPr>
          <w:fldChar w:fldCharType="begin"/>
        </w:r>
        <w:r w:rsidR="00DC1E17">
          <w:rPr>
            <w:noProof/>
            <w:webHidden/>
          </w:rPr>
          <w:instrText xml:space="preserve"> PAGEREF _Toc443159214 \h </w:instrText>
        </w:r>
        <w:r>
          <w:rPr>
            <w:noProof/>
            <w:webHidden/>
          </w:rPr>
        </w:r>
        <w:r>
          <w:rPr>
            <w:noProof/>
            <w:webHidden/>
          </w:rPr>
          <w:fldChar w:fldCharType="separate"/>
        </w:r>
        <w:r w:rsidR="00DC1E17">
          <w:rPr>
            <w:noProof/>
            <w:webHidden/>
          </w:rPr>
          <w:t>57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15" w:history="1">
        <w:r w:rsidR="00DC1E17" w:rsidRPr="00EA2B17">
          <w:rPr>
            <w:rStyle w:val="Hyperlink"/>
            <w:noProof/>
          </w:rPr>
          <w:t>3.2.1</w:t>
        </w:r>
        <w:r w:rsidR="00DC1E17">
          <w:rPr>
            <w:rFonts w:eastAsiaTheme="minorEastAsia" w:cstheme="minorBidi"/>
            <w:noProof/>
            <w:szCs w:val="22"/>
            <w:lang w:val="en-US" w:eastAsia="en-US"/>
          </w:rPr>
          <w:tab/>
        </w:r>
        <w:r w:rsidR="00DC1E17" w:rsidRPr="00EA2B17">
          <w:rPr>
            <w:rStyle w:val="Hyperlink"/>
            <w:noProof/>
          </w:rPr>
          <w:t>Introduction</w:t>
        </w:r>
        <w:r w:rsidR="00DC1E17">
          <w:rPr>
            <w:noProof/>
            <w:webHidden/>
          </w:rPr>
          <w:tab/>
        </w:r>
        <w:r>
          <w:rPr>
            <w:noProof/>
            <w:webHidden/>
          </w:rPr>
          <w:fldChar w:fldCharType="begin"/>
        </w:r>
        <w:r w:rsidR="00DC1E17">
          <w:rPr>
            <w:noProof/>
            <w:webHidden/>
          </w:rPr>
          <w:instrText xml:space="preserve"> PAGEREF _Toc443159215 \h </w:instrText>
        </w:r>
        <w:r>
          <w:rPr>
            <w:noProof/>
            <w:webHidden/>
          </w:rPr>
        </w:r>
        <w:r>
          <w:rPr>
            <w:noProof/>
            <w:webHidden/>
          </w:rPr>
          <w:fldChar w:fldCharType="separate"/>
        </w:r>
        <w:r w:rsidR="00DC1E17">
          <w:rPr>
            <w:noProof/>
            <w:webHidden/>
          </w:rPr>
          <w:t>57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16" w:history="1">
        <w:r w:rsidR="00DC1E17" w:rsidRPr="00EA2B17">
          <w:rPr>
            <w:rStyle w:val="Hyperlink"/>
            <w:noProof/>
          </w:rPr>
          <w:t>3.2.2</w:t>
        </w:r>
        <w:r w:rsidR="00DC1E17">
          <w:rPr>
            <w:rFonts w:eastAsiaTheme="minorEastAsia" w:cstheme="minorBidi"/>
            <w:noProof/>
            <w:szCs w:val="22"/>
            <w:lang w:val="en-US" w:eastAsia="en-US"/>
          </w:rPr>
          <w:tab/>
        </w:r>
        <w:r w:rsidR="00DC1E17" w:rsidRPr="00EA2B17">
          <w:rPr>
            <w:rStyle w:val="Hyperlink"/>
            <w:noProof/>
          </w:rPr>
          <w:t>Mitigated threats assuming an intact TCB</w:t>
        </w:r>
        <w:r w:rsidR="00DC1E17">
          <w:rPr>
            <w:noProof/>
            <w:webHidden/>
          </w:rPr>
          <w:tab/>
        </w:r>
        <w:r>
          <w:rPr>
            <w:noProof/>
            <w:webHidden/>
          </w:rPr>
          <w:fldChar w:fldCharType="begin"/>
        </w:r>
        <w:r w:rsidR="00DC1E17">
          <w:rPr>
            <w:noProof/>
            <w:webHidden/>
          </w:rPr>
          <w:instrText xml:space="preserve"> PAGEREF _Toc443159216 \h </w:instrText>
        </w:r>
        <w:r>
          <w:rPr>
            <w:noProof/>
            <w:webHidden/>
          </w:rPr>
        </w:r>
        <w:r>
          <w:rPr>
            <w:noProof/>
            <w:webHidden/>
          </w:rPr>
          <w:fldChar w:fldCharType="separate"/>
        </w:r>
        <w:r w:rsidR="00DC1E17">
          <w:rPr>
            <w:noProof/>
            <w:webHidden/>
          </w:rPr>
          <w:t>58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17" w:history="1">
        <w:r w:rsidR="00DC1E17" w:rsidRPr="00EA2B17">
          <w:rPr>
            <w:rStyle w:val="Hyperlink"/>
            <w:noProof/>
          </w:rPr>
          <w:t>3.2.3</w:t>
        </w:r>
        <w:r w:rsidR="00DC1E17">
          <w:rPr>
            <w:rFonts w:eastAsiaTheme="minorEastAsia" w:cstheme="minorBidi"/>
            <w:noProof/>
            <w:szCs w:val="22"/>
            <w:lang w:val="en-US" w:eastAsia="en-US"/>
          </w:rPr>
          <w:tab/>
        </w:r>
        <w:r w:rsidR="00DC1E17" w:rsidRPr="00EA2B17">
          <w:rPr>
            <w:rStyle w:val="Hyperlink"/>
            <w:noProof/>
          </w:rPr>
          <w:t>Vulnerability assessment of the Hyperty Runtime</w:t>
        </w:r>
        <w:r w:rsidR="00DC1E17">
          <w:rPr>
            <w:noProof/>
            <w:webHidden/>
          </w:rPr>
          <w:tab/>
        </w:r>
        <w:r>
          <w:rPr>
            <w:noProof/>
            <w:webHidden/>
          </w:rPr>
          <w:fldChar w:fldCharType="begin"/>
        </w:r>
        <w:r w:rsidR="00DC1E17">
          <w:rPr>
            <w:noProof/>
            <w:webHidden/>
          </w:rPr>
          <w:instrText xml:space="preserve"> PAGEREF _Toc443159217 \h </w:instrText>
        </w:r>
        <w:r>
          <w:rPr>
            <w:noProof/>
            <w:webHidden/>
          </w:rPr>
        </w:r>
        <w:r>
          <w:rPr>
            <w:noProof/>
            <w:webHidden/>
          </w:rPr>
          <w:fldChar w:fldCharType="separate"/>
        </w:r>
        <w:r w:rsidR="00DC1E17">
          <w:rPr>
            <w:noProof/>
            <w:webHidden/>
          </w:rPr>
          <w:t>59</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18" w:history="1">
        <w:r w:rsidR="00DC1E17" w:rsidRPr="00EA2B17">
          <w:rPr>
            <w:rStyle w:val="Hyperlink"/>
            <w:noProof/>
          </w:rPr>
          <w:t>3.3</w:t>
        </w:r>
        <w:r w:rsidR="00DC1E17">
          <w:rPr>
            <w:rFonts w:eastAsiaTheme="minorEastAsia" w:cstheme="minorBidi"/>
            <w:noProof/>
            <w:szCs w:val="22"/>
            <w:lang w:val="en-US" w:eastAsia="en-US"/>
          </w:rPr>
          <w:tab/>
        </w:r>
        <w:r w:rsidR="00DC1E17" w:rsidRPr="00EA2B17">
          <w:rPr>
            <w:rStyle w:val="Hyperlink"/>
            <w:noProof/>
          </w:rPr>
          <w:t>Messaging Node Architecture</w:t>
        </w:r>
        <w:r w:rsidR="00DC1E17">
          <w:rPr>
            <w:noProof/>
            <w:webHidden/>
          </w:rPr>
          <w:tab/>
        </w:r>
        <w:r>
          <w:rPr>
            <w:noProof/>
            <w:webHidden/>
          </w:rPr>
          <w:fldChar w:fldCharType="begin"/>
        </w:r>
        <w:r w:rsidR="00DC1E17">
          <w:rPr>
            <w:noProof/>
            <w:webHidden/>
          </w:rPr>
          <w:instrText xml:space="preserve"> PAGEREF _Toc443159218 \h </w:instrText>
        </w:r>
        <w:r>
          <w:rPr>
            <w:noProof/>
            <w:webHidden/>
          </w:rPr>
        </w:r>
        <w:r>
          <w:rPr>
            <w:noProof/>
            <w:webHidden/>
          </w:rPr>
          <w:fldChar w:fldCharType="separate"/>
        </w:r>
        <w:r w:rsidR="00DC1E17">
          <w:rPr>
            <w:noProof/>
            <w:webHidden/>
          </w:rPr>
          <w:t>66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19" w:history="1">
        <w:r w:rsidR="00DC1E17" w:rsidRPr="00EA2B17">
          <w:rPr>
            <w:rStyle w:val="Hyperlink"/>
            <w:noProof/>
          </w:rPr>
          <w:t>3.3.1</w:t>
        </w:r>
        <w:r w:rsidR="00DC1E17">
          <w:rPr>
            <w:rFonts w:eastAsiaTheme="minorEastAsia" w:cstheme="minorBidi"/>
            <w:noProof/>
            <w:szCs w:val="22"/>
            <w:lang w:val="en-US" w:eastAsia="en-US"/>
          </w:rPr>
          <w:tab/>
        </w:r>
        <w:r w:rsidR="00DC1E17" w:rsidRPr="00EA2B17">
          <w:rPr>
            <w:rStyle w:val="Hyperlink"/>
            <w:noProof/>
          </w:rPr>
          <w:t>Core Functionalities</w:t>
        </w:r>
        <w:r w:rsidR="00DC1E17">
          <w:rPr>
            <w:noProof/>
            <w:webHidden/>
          </w:rPr>
          <w:tab/>
        </w:r>
        <w:r>
          <w:rPr>
            <w:noProof/>
            <w:webHidden/>
          </w:rPr>
          <w:fldChar w:fldCharType="begin"/>
        </w:r>
        <w:r w:rsidR="00DC1E17">
          <w:rPr>
            <w:noProof/>
            <w:webHidden/>
          </w:rPr>
          <w:instrText xml:space="preserve"> PAGEREF _Toc443159219 \h </w:instrText>
        </w:r>
        <w:r>
          <w:rPr>
            <w:noProof/>
            <w:webHidden/>
          </w:rPr>
        </w:r>
        <w:r>
          <w:rPr>
            <w:noProof/>
            <w:webHidden/>
          </w:rPr>
          <w:fldChar w:fldCharType="separate"/>
        </w:r>
        <w:r w:rsidR="00DC1E17">
          <w:rPr>
            <w:noProof/>
            <w:webHidden/>
          </w:rPr>
          <w:t>66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20" w:history="1">
        <w:r w:rsidR="00DC1E17" w:rsidRPr="00EA2B17">
          <w:rPr>
            <w:rStyle w:val="Hyperlink"/>
            <w:noProof/>
          </w:rPr>
          <w:t>3.3.2</w:t>
        </w:r>
        <w:r w:rsidR="00DC1E17">
          <w:rPr>
            <w:rFonts w:eastAsiaTheme="minorEastAsia" w:cstheme="minorBidi"/>
            <w:noProof/>
            <w:szCs w:val="22"/>
            <w:lang w:val="en-US" w:eastAsia="en-US"/>
          </w:rPr>
          <w:tab/>
        </w:r>
        <w:r w:rsidR="00DC1E17" w:rsidRPr="00EA2B17">
          <w:rPr>
            <w:rStyle w:val="Hyperlink"/>
            <w:noProof/>
          </w:rPr>
          <w:t>Subscription Manager</w:t>
        </w:r>
        <w:r w:rsidR="00DC1E17">
          <w:rPr>
            <w:noProof/>
            <w:webHidden/>
          </w:rPr>
          <w:tab/>
        </w:r>
        <w:r>
          <w:rPr>
            <w:noProof/>
            <w:webHidden/>
          </w:rPr>
          <w:fldChar w:fldCharType="begin"/>
        </w:r>
        <w:r w:rsidR="00DC1E17">
          <w:rPr>
            <w:noProof/>
            <w:webHidden/>
          </w:rPr>
          <w:instrText xml:space="preserve"> PAGEREF _Toc443159220 \h </w:instrText>
        </w:r>
        <w:r>
          <w:rPr>
            <w:noProof/>
            <w:webHidden/>
          </w:rPr>
        </w:r>
        <w:r>
          <w:rPr>
            <w:noProof/>
            <w:webHidden/>
          </w:rPr>
          <w:fldChar w:fldCharType="separate"/>
        </w:r>
        <w:r w:rsidR="00DC1E17">
          <w:rPr>
            <w:noProof/>
            <w:webHidden/>
          </w:rPr>
          <w:t>67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21" w:history="1">
        <w:r w:rsidR="00DC1E17" w:rsidRPr="00EA2B17">
          <w:rPr>
            <w:rStyle w:val="Hyperlink"/>
            <w:noProof/>
          </w:rPr>
          <w:t>3.3.3</w:t>
        </w:r>
        <w:r w:rsidR="00DC1E17">
          <w:rPr>
            <w:rFonts w:eastAsiaTheme="minorEastAsia" w:cstheme="minorBidi"/>
            <w:noProof/>
            <w:szCs w:val="22"/>
            <w:lang w:val="en-US" w:eastAsia="en-US"/>
          </w:rPr>
          <w:tab/>
        </w:r>
        <w:r w:rsidR="00DC1E17" w:rsidRPr="00EA2B17">
          <w:rPr>
            <w:rStyle w:val="Hyperlink"/>
            <w:noProof/>
          </w:rPr>
          <w:t>Protocol Stub</w:t>
        </w:r>
        <w:r w:rsidR="00DC1E17">
          <w:rPr>
            <w:noProof/>
            <w:webHidden/>
          </w:rPr>
          <w:tab/>
        </w:r>
        <w:r>
          <w:rPr>
            <w:noProof/>
            <w:webHidden/>
          </w:rPr>
          <w:fldChar w:fldCharType="begin"/>
        </w:r>
        <w:r w:rsidR="00DC1E17">
          <w:rPr>
            <w:noProof/>
            <w:webHidden/>
          </w:rPr>
          <w:instrText xml:space="preserve"> PAGEREF _Toc443159221 \h </w:instrText>
        </w:r>
        <w:r>
          <w:rPr>
            <w:noProof/>
            <w:webHidden/>
          </w:rPr>
        </w:r>
        <w:r>
          <w:rPr>
            <w:noProof/>
            <w:webHidden/>
          </w:rPr>
          <w:fldChar w:fldCharType="separate"/>
        </w:r>
        <w:r w:rsidR="00DC1E17">
          <w:rPr>
            <w:noProof/>
            <w:webHidden/>
          </w:rPr>
          <w:t>67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22" w:history="1">
        <w:r w:rsidR="00DC1E17" w:rsidRPr="00EA2B17">
          <w:rPr>
            <w:rStyle w:val="Hyperlink"/>
            <w:noProof/>
          </w:rPr>
          <w:t>3.3.4</w:t>
        </w:r>
        <w:r w:rsidR="00DC1E17">
          <w:rPr>
            <w:rFonts w:eastAsiaTheme="minorEastAsia" w:cstheme="minorBidi"/>
            <w:noProof/>
            <w:szCs w:val="22"/>
            <w:lang w:val="en-US" w:eastAsia="en-US"/>
          </w:rPr>
          <w:tab/>
        </w:r>
        <w:r w:rsidR="00DC1E17" w:rsidRPr="00EA2B17">
          <w:rPr>
            <w:rStyle w:val="Hyperlink"/>
            <w:noProof/>
          </w:rPr>
          <w:t>Connectors</w:t>
        </w:r>
        <w:r w:rsidR="00DC1E17">
          <w:rPr>
            <w:noProof/>
            <w:webHidden/>
          </w:rPr>
          <w:tab/>
        </w:r>
        <w:r>
          <w:rPr>
            <w:noProof/>
            <w:webHidden/>
          </w:rPr>
          <w:fldChar w:fldCharType="begin"/>
        </w:r>
        <w:r w:rsidR="00DC1E17">
          <w:rPr>
            <w:noProof/>
            <w:webHidden/>
          </w:rPr>
          <w:instrText xml:space="preserve"> PAGEREF _Toc443159222 \h </w:instrText>
        </w:r>
        <w:r>
          <w:rPr>
            <w:noProof/>
            <w:webHidden/>
          </w:rPr>
        </w:r>
        <w:r>
          <w:rPr>
            <w:noProof/>
            <w:webHidden/>
          </w:rPr>
          <w:fldChar w:fldCharType="separate"/>
        </w:r>
        <w:r w:rsidR="00DC1E17">
          <w:rPr>
            <w:noProof/>
            <w:webHidden/>
          </w:rPr>
          <w:t>68</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23" w:history="1">
        <w:r w:rsidR="00DC1E17" w:rsidRPr="00EA2B17">
          <w:rPr>
            <w:rStyle w:val="Hyperlink"/>
            <w:noProof/>
          </w:rPr>
          <w:t>3.4</w:t>
        </w:r>
        <w:r w:rsidR="00DC1E17">
          <w:rPr>
            <w:rFonts w:eastAsiaTheme="minorEastAsia" w:cstheme="minorBidi"/>
            <w:noProof/>
            <w:szCs w:val="22"/>
            <w:lang w:val="en-US" w:eastAsia="en-US"/>
          </w:rPr>
          <w:tab/>
        </w:r>
        <w:r w:rsidR="00DC1E17" w:rsidRPr="00EA2B17">
          <w:rPr>
            <w:rStyle w:val="Hyperlink"/>
            <w:noProof/>
          </w:rPr>
          <w:t>Messages Specification</w:t>
        </w:r>
        <w:r w:rsidR="00DC1E17">
          <w:rPr>
            <w:noProof/>
            <w:webHidden/>
          </w:rPr>
          <w:tab/>
        </w:r>
        <w:r>
          <w:rPr>
            <w:noProof/>
            <w:webHidden/>
          </w:rPr>
          <w:fldChar w:fldCharType="begin"/>
        </w:r>
        <w:r w:rsidR="00DC1E17">
          <w:rPr>
            <w:noProof/>
            <w:webHidden/>
          </w:rPr>
          <w:instrText xml:space="preserve"> PAGEREF _Toc443159223 \h </w:instrText>
        </w:r>
        <w:r>
          <w:rPr>
            <w:noProof/>
            <w:webHidden/>
          </w:rPr>
        </w:r>
        <w:r>
          <w:rPr>
            <w:noProof/>
            <w:webHidden/>
          </w:rPr>
          <w:fldChar w:fldCharType="separate"/>
        </w:r>
        <w:r w:rsidR="00DC1E17">
          <w:rPr>
            <w:noProof/>
            <w:webHidden/>
          </w:rPr>
          <w:t>68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24" w:history="1">
        <w:r w:rsidR="00DC1E17" w:rsidRPr="00EA2B17">
          <w:rPr>
            <w:rStyle w:val="Hyperlink"/>
            <w:noProof/>
          </w:rPr>
          <w:t>3.4.1</w:t>
        </w:r>
        <w:r w:rsidR="00DC1E17">
          <w:rPr>
            <w:rFonts w:eastAsiaTheme="minorEastAsia" w:cstheme="minorBidi"/>
            <w:noProof/>
            <w:szCs w:val="22"/>
            <w:lang w:val="en-US" w:eastAsia="en-US"/>
          </w:rPr>
          <w:tab/>
        </w:r>
        <w:r w:rsidR="00DC1E17" w:rsidRPr="00EA2B17">
          <w:rPr>
            <w:rStyle w:val="Hyperlink"/>
            <w:noProof/>
          </w:rPr>
          <w:t>Address Allocation Messages</w:t>
        </w:r>
        <w:r w:rsidR="00DC1E17">
          <w:rPr>
            <w:noProof/>
            <w:webHidden/>
          </w:rPr>
          <w:tab/>
        </w:r>
        <w:r>
          <w:rPr>
            <w:noProof/>
            <w:webHidden/>
          </w:rPr>
          <w:fldChar w:fldCharType="begin"/>
        </w:r>
        <w:r w:rsidR="00DC1E17">
          <w:rPr>
            <w:noProof/>
            <w:webHidden/>
          </w:rPr>
          <w:instrText xml:space="preserve"> PAGEREF _Toc443159224 \h </w:instrText>
        </w:r>
        <w:r>
          <w:rPr>
            <w:noProof/>
            <w:webHidden/>
          </w:rPr>
        </w:r>
        <w:r>
          <w:rPr>
            <w:noProof/>
            <w:webHidden/>
          </w:rPr>
          <w:fldChar w:fldCharType="separate"/>
        </w:r>
        <w:r w:rsidR="00DC1E17">
          <w:rPr>
            <w:noProof/>
            <w:webHidden/>
          </w:rPr>
          <w:t>68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25" w:history="1">
        <w:r w:rsidR="00DC1E17" w:rsidRPr="00EA2B17">
          <w:rPr>
            <w:rStyle w:val="Hyperlink"/>
            <w:noProof/>
          </w:rPr>
          <w:t>3.4.2</w:t>
        </w:r>
        <w:r w:rsidR="00DC1E17">
          <w:rPr>
            <w:rFonts w:eastAsiaTheme="minorEastAsia" w:cstheme="minorBidi"/>
            <w:noProof/>
            <w:szCs w:val="22"/>
            <w:lang w:val="en-US" w:eastAsia="en-US"/>
          </w:rPr>
          <w:tab/>
        </w:r>
        <w:r w:rsidR="00DC1E17" w:rsidRPr="00EA2B17">
          <w:rPr>
            <w:rStyle w:val="Hyperlink"/>
            <w:noProof/>
          </w:rPr>
          <w:t>Registration Messages</w:t>
        </w:r>
        <w:r w:rsidR="00DC1E17">
          <w:rPr>
            <w:noProof/>
            <w:webHidden/>
          </w:rPr>
          <w:tab/>
        </w:r>
        <w:r>
          <w:rPr>
            <w:noProof/>
            <w:webHidden/>
          </w:rPr>
          <w:fldChar w:fldCharType="begin"/>
        </w:r>
        <w:r w:rsidR="00DC1E17">
          <w:rPr>
            <w:noProof/>
            <w:webHidden/>
          </w:rPr>
          <w:instrText xml:space="preserve"> PAGEREF _Toc443159225 \h </w:instrText>
        </w:r>
        <w:r>
          <w:rPr>
            <w:noProof/>
            <w:webHidden/>
          </w:rPr>
        </w:r>
        <w:r>
          <w:rPr>
            <w:noProof/>
            <w:webHidden/>
          </w:rPr>
          <w:fldChar w:fldCharType="separate"/>
        </w:r>
        <w:r w:rsidR="00DC1E17">
          <w:rPr>
            <w:noProof/>
            <w:webHidden/>
          </w:rPr>
          <w:t>70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26" w:history="1">
        <w:r w:rsidR="00DC1E17" w:rsidRPr="00EA2B17">
          <w:rPr>
            <w:rStyle w:val="Hyperlink"/>
            <w:noProof/>
          </w:rPr>
          <w:t>3.4.3</w:t>
        </w:r>
        <w:r w:rsidR="00DC1E17">
          <w:rPr>
            <w:rFonts w:eastAsiaTheme="minorEastAsia" w:cstheme="minorBidi"/>
            <w:noProof/>
            <w:szCs w:val="22"/>
            <w:lang w:val="en-US" w:eastAsia="en-US"/>
          </w:rPr>
          <w:tab/>
        </w:r>
        <w:r w:rsidR="00DC1E17" w:rsidRPr="00EA2B17">
          <w:rPr>
            <w:rStyle w:val="Hyperlink"/>
            <w:noProof/>
          </w:rPr>
          <w:t>Hyperty Data Object Synchronisation Messages</w:t>
        </w:r>
        <w:r w:rsidR="00DC1E17">
          <w:rPr>
            <w:noProof/>
            <w:webHidden/>
          </w:rPr>
          <w:tab/>
        </w:r>
        <w:r>
          <w:rPr>
            <w:noProof/>
            <w:webHidden/>
          </w:rPr>
          <w:fldChar w:fldCharType="begin"/>
        </w:r>
        <w:r w:rsidR="00DC1E17">
          <w:rPr>
            <w:noProof/>
            <w:webHidden/>
          </w:rPr>
          <w:instrText xml:space="preserve"> PAGEREF _Toc443159226 \h </w:instrText>
        </w:r>
        <w:r>
          <w:rPr>
            <w:noProof/>
            <w:webHidden/>
          </w:rPr>
        </w:r>
        <w:r>
          <w:rPr>
            <w:noProof/>
            <w:webHidden/>
          </w:rPr>
          <w:fldChar w:fldCharType="separate"/>
        </w:r>
        <w:r w:rsidR="00DC1E17">
          <w:rPr>
            <w:noProof/>
            <w:webHidden/>
          </w:rPr>
          <w:t>71</w:t>
        </w:r>
        <w:r>
          <w:rPr>
            <w:noProof/>
            <w:webHidden/>
          </w:rPr>
          <w:fldChar w:fldCharType="end"/>
        </w:r>
      </w:hyperlink>
    </w:p>
    <w:p w:rsidR="00DC1E17" w:rsidRDefault="006020F6">
      <w:pPr>
        <w:pStyle w:val="TOC1"/>
        <w:tabs>
          <w:tab w:val="left" w:pos="440"/>
          <w:tab w:val="right" w:leader="dot" w:pos="9061"/>
        </w:tabs>
        <w:rPr>
          <w:rFonts w:eastAsiaTheme="minorEastAsia" w:cstheme="minorBidi"/>
          <w:noProof/>
          <w:szCs w:val="22"/>
          <w:lang w:val="en-US" w:eastAsia="en-US"/>
        </w:rPr>
      </w:pPr>
      <w:hyperlink w:anchor="_Toc443159227" w:history="1">
        <w:r w:rsidR="00DC1E17" w:rsidRPr="00EA2B17">
          <w:rPr>
            <w:rStyle w:val="Hyperlink"/>
            <w:noProof/>
          </w:rPr>
          <w:t>4</w:t>
        </w:r>
        <w:r w:rsidR="00DC1E17">
          <w:rPr>
            <w:rFonts w:eastAsiaTheme="minorEastAsia" w:cstheme="minorBidi"/>
            <w:noProof/>
            <w:szCs w:val="22"/>
            <w:lang w:val="en-US" w:eastAsia="en-US"/>
          </w:rPr>
          <w:tab/>
        </w:r>
        <w:r w:rsidR="00DC1E17" w:rsidRPr="00EA2B17">
          <w:rPr>
            <w:rStyle w:val="Hyperlink"/>
            <w:noProof/>
          </w:rPr>
          <w:t>References</w:t>
        </w:r>
        <w:r w:rsidR="00DC1E17">
          <w:rPr>
            <w:noProof/>
            <w:webHidden/>
          </w:rPr>
          <w:tab/>
        </w:r>
        <w:r>
          <w:rPr>
            <w:noProof/>
            <w:webHidden/>
          </w:rPr>
          <w:fldChar w:fldCharType="begin"/>
        </w:r>
        <w:r w:rsidR="00DC1E17">
          <w:rPr>
            <w:noProof/>
            <w:webHidden/>
          </w:rPr>
          <w:instrText xml:space="preserve"> PAGEREF _Toc443159227 \h </w:instrText>
        </w:r>
        <w:r>
          <w:rPr>
            <w:noProof/>
            <w:webHidden/>
          </w:rPr>
        </w:r>
        <w:r>
          <w:rPr>
            <w:noProof/>
            <w:webHidden/>
          </w:rPr>
          <w:fldChar w:fldCharType="separate"/>
        </w:r>
        <w:r w:rsidR="00DC1E17">
          <w:rPr>
            <w:noProof/>
            <w:webHidden/>
          </w:rPr>
          <w:t>78</w:t>
        </w:r>
        <w:r>
          <w:rPr>
            <w:noProof/>
            <w:webHidden/>
          </w:rPr>
          <w:fldChar w:fldCharType="end"/>
        </w:r>
      </w:hyperlink>
    </w:p>
    <w:p w:rsidR="00DC1E17" w:rsidRDefault="006020F6">
      <w:pPr>
        <w:pStyle w:val="TOC1"/>
        <w:tabs>
          <w:tab w:val="left" w:pos="1100"/>
          <w:tab w:val="right" w:leader="dot" w:pos="9061"/>
        </w:tabs>
        <w:rPr>
          <w:rFonts w:eastAsiaTheme="minorEastAsia" w:cstheme="minorBidi"/>
          <w:noProof/>
          <w:szCs w:val="22"/>
          <w:lang w:val="en-US" w:eastAsia="en-US"/>
        </w:rPr>
      </w:pPr>
      <w:hyperlink w:anchor="_Toc443159228" w:history="1">
        <w:r w:rsidR="00DC1E17" w:rsidRPr="00EA2B17">
          <w:rPr>
            <w:rStyle w:val="Hyperlink"/>
            <w:rFonts w:cs="Arial"/>
            <w:noProof/>
          </w:rPr>
          <w:t>Annex A</w:t>
        </w:r>
        <w:r w:rsidR="00DC1E17">
          <w:rPr>
            <w:rFonts w:eastAsiaTheme="minorEastAsia" w:cstheme="minorBidi"/>
            <w:noProof/>
            <w:szCs w:val="22"/>
            <w:lang w:val="en-US" w:eastAsia="en-US"/>
          </w:rPr>
          <w:tab/>
        </w:r>
        <w:r w:rsidR="00DC1E17" w:rsidRPr="00EA2B17">
          <w:rPr>
            <w:rStyle w:val="Hyperlink"/>
            <w:rFonts w:asciiTheme="majorHAnsi" w:hAnsiTheme="majorHAnsi" w:cs="Arial"/>
            <w:noProof/>
          </w:rPr>
          <w:t xml:space="preserve">Components </w:t>
        </w:r>
        <w:r w:rsidR="00DC1E17" w:rsidRPr="00EA2B17">
          <w:rPr>
            <w:rStyle w:val="Hyperlink"/>
            <w:rFonts w:cs="Arial"/>
            <w:noProof/>
          </w:rPr>
          <w:t>Documentation</w:t>
        </w:r>
        <w:r w:rsidR="00DC1E17">
          <w:rPr>
            <w:noProof/>
            <w:webHidden/>
          </w:rPr>
          <w:tab/>
        </w:r>
        <w:r>
          <w:rPr>
            <w:noProof/>
            <w:webHidden/>
          </w:rPr>
          <w:fldChar w:fldCharType="begin"/>
        </w:r>
        <w:r w:rsidR="00DC1E17">
          <w:rPr>
            <w:noProof/>
            <w:webHidden/>
          </w:rPr>
          <w:instrText xml:space="preserve"> PAGEREF _Toc443159228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29" w:history="1">
        <w:r w:rsidR="00DC1E17" w:rsidRPr="00EA2B17">
          <w:rPr>
            <w:rStyle w:val="Hyperlink"/>
            <w:noProof/>
          </w:rPr>
          <w:t>A.1</w:t>
        </w:r>
        <w:r w:rsidR="00DC1E17">
          <w:rPr>
            <w:rFonts w:eastAsiaTheme="minorEastAsia" w:cstheme="minorBidi"/>
            <w:noProof/>
            <w:szCs w:val="22"/>
            <w:lang w:val="en-US" w:eastAsia="en-US"/>
          </w:rPr>
          <w:tab/>
        </w:r>
        <w:r w:rsidR="00DC1E17" w:rsidRPr="00EA2B17">
          <w:rPr>
            <w:rStyle w:val="Hyperlink"/>
            <w:noProof/>
          </w:rPr>
          <w:t>Hyperty Runtime Core</w:t>
        </w:r>
        <w:r w:rsidR="00DC1E17">
          <w:rPr>
            <w:noProof/>
            <w:webHidden/>
          </w:rPr>
          <w:tab/>
        </w:r>
        <w:r>
          <w:rPr>
            <w:noProof/>
            <w:webHidden/>
          </w:rPr>
          <w:fldChar w:fldCharType="begin"/>
        </w:r>
        <w:r w:rsidR="00DC1E17">
          <w:rPr>
            <w:noProof/>
            <w:webHidden/>
          </w:rPr>
          <w:instrText xml:space="preserve"> PAGEREF _Toc443159229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0" w:history="1">
        <w:r w:rsidR="00DC1E17" w:rsidRPr="00EA2B17">
          <w:rPr>
            <w:rStyle w:val="Hyperlink"/>
            <w:noProof/>
          </w:rPr>
          <w:t>A.1.1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_Toc443159230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1" w:history="1">
        <w:r w:rsidR="00DC1E17" w:rsidRPr="00EA2B17">
          <w:rPr>
            <w:rStyle w:val="Hyperlink"/>
            <w:noProof/>
          </w:rPr>
          <w:t>A.1.2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_Toc443159231 \h </w:instrText>
        </w:r>
        <w:r>
          <w:rPr>
            <w:noProof/>
            <w:webHidden/>
          </w:rPr>
        </w:r>
        <w:r>
          <w:rPr>
            <w:noProof/>
            <w:webHidden/>
          </w:rPr>
          <w:fldChar w:fldCharType="separate"/>
        </w:r>
        <w:r w:rsidR="00DC1E17">
          <w:rPr>
            <w:noProof/>
            <w:webHidden/>
          </w:rPr>
          <w:t>79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2" w:history="1">
        <w:r w:rsidR="00DC1E17" w:rsidRPr="00EA2B17">
          <w:rPr>
            <w:rStyle w:val="Hyperlink"/>
            <w:noProof/>
          </w:rPr>
          <w:t>A.1.3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_Toc443159232 \h </w:instrText>
        </w:r>
        <w:r>
          <w:rPr>
            <w:noProof/>
            <w:webHidden/>
          </w:rPr>
        </w:r>
        <w:r>
          <w:rPr>
            <w:noProof/>
            <w:webHidden/>
          </w:rPr>
          <w:fldChar w:fldCharType="separate"/>
        </w:r>
        <w:r w:rsidR="00DC1E17">
          <w:rPr>
            <w:noProof/>
            <w:webHidden/>
          </w:rPr>
          <w:t>80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3" w:history="1">
        <w:r w:rsidR="00DC1E17" w:rsidRPr="00EA2B17">
          <w:rPr>
            <w:rStyle w:val="Hyperlink"/>
            <w:noProof/>
          </w:rPr>
          <w:t>A.1.4</w:t>
        </w:r>
        <w:r w:rsidR="00DC1E17">
          <w:rPr>
            <w:rFonts w:eastAsiaTheme="minorEastAsia" w:cstheme="minorBidi"/>
            <w:noProof/>
            <w:szCs w:val="22"/>
            <w:lang w:val="en-US" w:eastAsia="en-US"/>
          </w:rPr>
          <w:tab/>
        </w:r>
        <w:r w:rsidR="00DC1E17" w:rsidRPr="00EA2B17">
          <w:rPr>
            <w:rStyle w:val="Hyperlink"/>
            <w:noProof/>
          </w:rPr>
          <w:t>Example</w:t>
        </w:r>
        <w:r w:rsidR="00DC1E17">
          <w:rPr>
            <w:noProof/>
            <w:webHidden/>
          </w:rPr>
          <w:tab/>
        </w:r>
        <w:r>
          <w:rPr>
            <w:noProof/>
            <w:webHidden/>
          </w:rPr>
          <w:fldChar w:fldCharType="begin"/>
        </w:r>
        <w:r w:rsidR="00DC1E17">
          <w:rPr>
            <w:noProof/>
            <w:webHidden/>
          </w:rPr>
          <w:instrText xml:space="preserve"> PAGEREF _Toc443159233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4" w:history="1">
        <w:r w:rsidR="00DC1E17" w:rsidRPr="00EA2B17">
          <w:rPr>
            <w:rStyle w:val="Hyperlink"/>
            <w:noProof/>
          </w:rPr>
          <w:t>A.1.5</w:t>
        </w:r>
        <w:r w:rsidR="00DC1E17">
          <w:rPr>
            <w:rFonts w:eastAsiaTheme="minorEastAsia" w:cstheme="minorBidi"/>
            <w:noProof/>
            <w:szCs w:val="22"/>
            <w:lang w:val="en-US" w:eastAsia="en-US"/>
          </w:rPr>
          <w:tab/>
        </w:r>
        <w:r w:rsidR="00DC1E17" w:rsidRPr="00EA2B17">
          <w:rPr>
            <w:rStyle w:val="Hyperlink"/>
            <w:noProof/>
          </w:rPr>
          <w:t>Notes</w:t>
        </w:r>
        <w:r w:rsidR="00DC1E17">
          <w:rPr>
            <w:noProof/>
            <w:webHidden/>
          </w:rPr>
          <w:tab/>
        </w:r>
        <w:r>
          <w:rPr>
            <w:noProof/>
            <w:webHidden/>
          </w:rPr>
          <w:fldChar w:fldCharType="begin"/>
        </w:r>
        <w:r w:rsidR="00DC1E17">
          <w:rPr>
            <w:noProof/>
            <w:webHidden/>
          </w:rPr>
          <w:instrText xml:space="preserve"> PAGEREF _Toc443159234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35" w:history="1">
        <w:r w:rsidR="00DC1E17" w:rsidRPr="00EA2B17">
          <w:rPr>
            <w:rStyle w:val="Hyperlink"/>
            <w:noProof/>
          </w:rPr>
          <w:t>A.2</w:t>
        </w:r>
        <w:r w:rsidR="00DC1E17">
          <w:rPr>
            <w:rFonts w:eastAsiaTheme="minorEastAsia" w:cstheme="minorBidi"/>
            <w:noProof/>
            <w:szCs w:val="22"/>
            <w:lang w:val="en-US" w:eastAsia="en-US"/>
          </w:rPr>
          <w:tab/>
        </w:r>
        <w:r w:rsidR="00DC1E17" w:rsidRPr="00EA2B17">
          <w:rPr>
            <w:rStyle w:val="Hyperlink"/>
            <w:noProof/>
          </w:rPr>
          <w:t>dev-runtime-browser</w:t>
        </w:r>
        <w:r w:rsidR="00DC1E17">
          <w:rPr>
            <w:noProof/>
            <w:webHidden/>
          </w:rPr>
          <w:tab/>
        </w:r>
        <w:r>
          <w:rPr>
            <w:noProof/>
            <w:webHidden/>
          </w:rPr>
          <w:fldChar w:fldCharType="begin"/>
        </w:r>
        <w:r w:rsidR="00DC1E17">
          <w:rPr>
            <w:noProof/>
            <w:webHidden/>
          </w:rPr>
          <w:instrText xml:space="preserve"> PAGEREF _Toc443159235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6" w:history="1">
        <w:r w:rsidR="00DC1E17" w:rsidRPr="00EA2B17">
          <w:rPr>
            <w:rStyle w:val="Hyperlink"/>
            <w:noProof/>
          </w:rPr>
          <w:t>A.2.1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_Toc443159236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7" w:history="1">
        <w:r w:rsidR="00DC1E17" w:rsidRPr="00EA2B17">
          <w:rPr>
            <w:rStyle w:val="Hyperlink"/>
            <w:noProof/>
          </w:rPr>
          <w:t>A.2.2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_Toc443159237 \h </w:instrText>
        </w:r>
        <w:r>
          <w:rPr>
            <w:noProof/>
            <w:webHidden/>
          </w:rPr>
        </w:r>
        <w:r>
          <w:rPr>
            <w:noProof/>
            <w:webHidden/>
          </w:rPr>
          <w:fldChar w:fldCharType="separate"/>
        </w:r>
        <w:r w:rsidR="00DC1E17">
          <w:rPr>
            <w:noProof/>
            <w:webHidden/>
          </w:rPr>
          <w:t>83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38" w:history="1">
        <w:r w:rsidR="00DC1E17" w:rsidRPr="00EA2B17">
          <w:rPr>
            <w:rStyle w:val="Hyperlink"/>
            <w:noProof/>
          </w:rPr>
          <w:t>A.2.3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_Toc443159238 \h </w:instrText>
        </w:r>
        <w:r>
          <w:rPr>
            <w:noProof/>
            <w:webHidden/>
          </w:rPr>
        </w:r>
        <w:r>
          <w:rPr>
            <w:noProof/>
            <w:webHidden/>
          </w:rPr>
          <w:fldChar w:fldCharType="separate"/>
        </w:r>
        <w:r w:rsidR="00DC1E17">
          <w:rPr>
            <w:noProof/>
            <w:webHidden/>
          </w:rPr>
          <w:t>84</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39" w:history="1">
        <w:r w:rsidR="00DC1E17" w:rsidRPr="00EA2B17">
          <w:rPr>
            <w:rStyle w:val="Hyperlink"/>
            <w:noProof/>
          </w:rPr>
          <w:t>A.3</w:t>
        </w:r>
        <w:r w:rsidR="00DC1E17">
          <w:rPr>
            <w:rFonts w:eastAsiaTheme="minorEastAsia" w:cstheme="minorBidi"/>
            <w:noProof/>
            <w:szCs w:val="22"/>
            <w:lang w:val="en-US" w:eastAsia="en-US"/>
          </w:rPr>
          <w:tab/>
        </w:r>
        <w:r w:rsidR="00DC1E17" w:rsidRPr="00EA2B17">
          <w:rPr>
            <w:rStyle w:val="Hyperlink"/>
            <w:noProof/>
          </w:rPr>
          <w:t>Standalone runtime application</w:t>
        </w:r>
        <w:r w:rsidR="00DC1E17">
          <w:rPr>
            <w:noProof/>
            <w:webHidden/>
          </w:rPr>
          <w:tab/>
        </w:r>
        <w:r>
          <w:rPr>
            <w:noProof/>
            <w:webHidden/>
          </w:rPr>
          <w:fldChar w:fldCharType="begin"/>
        </w:r>
        <w:r w:rsidR="00DC1E17">
          <w:rPr>
            <w:noProof/>
            <w:webHidden/>
          </w:rPr>
          <w:instrText xml:space="preserve"> PAGEREF _Toc443159239 \h </w:instrText>
        </w:r>
        <w:r>
          <w:rPr>
            <w:noProof/>
            <w:webHidden/>
          </w:rPr>
        </w:r>
        <w:r>
          <w:rPr>
            <w:noProof/>
            <w:webHidden/>
          </w:rPr>
          <w:fldChar w:fldCharType="separate"/>
        </w:r>
        <w:r w:rsidR="00DC1E17">
          <w:rPr>
            <w:noProof/>
            <w:webHidden/>
          </w:rPr>
          <w:t>85</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0" w:history="1">
        <w:r w:rsidR="00DC1E17" w:rsidRPr="00EA2B17">
          <w:rPr>
            <w:rStyle w:val="Hyperlink"/>
            <w:noProof/>
          </w:rPr>
          <w:t>A.3.1</w:t>
        </w:r>
        <w:r w:rsidR="00DC1E17">
          <w:rPr>
            <w:rFonts w:eastAsiaTheme="minorEastAsia" w:cstheme="minorBidi"/>
            <w:noProof/>
            <w:szCs w:val="22"/>
            <w:lang w:val="en-US" w:eastAsia="en-US"/>
          </w:rPr>
          <w:tab/>
        </w:r>
        <w:r w:rsidR="00DC1E17" w:rsidRPr="00EA2B17">
          <w:rPr>
            <w:rStyle w:val="Hyperlink"/>
            <w:noProof/>
          </w:rPr>
          <w:t>Introduction</w:t>
        </w:r>
        <w:r w:rsidR="00DC1E17">
          <w:rPr>
            <w:noProof/>
            <w:webHidden/>
          </w:rPr>
          <w:tab/>
        </w:r>
        <w:r>
          <w:rPr>
            <w:noProof/>
            <w:webHidden/>
          </w:rPr>
          <w:fldChar w:fldCharType="begin"/>
        </w:r>
        <w:r w:rsidR="00DC1E17">
          <w:rPr>
            <w:noProof/>
            <w:webHidden/>
          </w:rPr>
          <w:instrText xml:space="preserve"> PAGEREF _Toc443159240 \h </w:instrText>
        </w:r>
        <w:r>
          <w:rPr>
            <w:noProof/>
            <w:webHidden/>
          </w:rPr>
        </w:r>
        <w:r>
          <w:rPr>
            <w:noProof/>
            <w:webHidden/>
          </w:rPr>
          <w:fldChar w:fldCharType="separate"/>
        </w:r>
        <w:r w:rsidR="00DC1E17">
          <w:rPr>
            <w:noProof/>
            <w:webHidden/>
          </w:rPr>
          <w:t>85</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1" w:history="1">
        <w:r w:rsidR="00DC1E17" w:rsidRPr="00EA2B17">
          <w:rPr>
            <w:rStyle w:val="Hyperlink"/>
            <w:noProof/>
          </w:rPr>
          <w:t>A.3.2</w:t>
        </w:r>
        <w:r w:rsidR="00DC1E17">
          <w:rPr>
            <w:rFonts w:eastAsiaTheme="minorEastAsia" w:cstheme="minorBidi"/>
            <w:noProof/>
            <w:szCs w:val="22"/>
            <w:lang w:val="en-US" w:eastAsia="en-US"/>
          </w:rPr>
          <w:tab/>
        </w:r>
        <w:r w:rsidR="00DC1E17" w:rsidRPr="00EA2B17">
          <w:rPr>
            <w:rStyle w:val="Hyperlink"/>
            <w:noProof/>
          </w:rPr>
          <w:t>Crosswalk Project</w:t>
        </w:r>
        <w:r w:rsidR="00DC1E17">
          <w:rPr>
            <w:noProof/>
            <w:webHidden/>
          </w:rPr>
          <w:tab/>
        </w:r>
        <w:r>
          <w:rPr>
            <w:noProof/>
            <w:webHidden/>
          </w:rPr>
          <w:fldChar w:fldCharType="begin"/>
        </w:r>
        <w:r w:rsidR="00DC1E17">
          <w:rPr>
            <w:noProof/>
            <w:webHidden/>
          </w:rPr>
          <w:instrText xml:space="preserve"> PAGEREF _Toc443159241 \h </w:instrText>
        </w:r>
        <w:r>
          <w:rPr>
            <w:noProof/>
            <w:webHidden/>
          </w:rPr>
        </w:r>
        <w:r>
          <w:rPr>
            <w:noProof/>
            <w:webHidden/>
          </w:rPr>
          <w:fldChar w:fldCharType="separate"/>
        </w:r>
        <w:r w:rsidR="00DC1E17">
          <w:rPr>
            <w:noProof/>
            <w:webHidden/>
          </w:rPr>
          <w:t>86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2" w:history="1">
        <w:r w:rsidR="00DC1E17" w:rsidRPr="00EA2B17">
          <w:rPr>
            <w:rStyle w:val="Hyperlink"/>
            <w:noProof/>
          </w:rPr>
          <w:t>A.3.3</w:t>
        </w:r>
        <w:r w:rsidR="00DC1E17">
          <w:rPr>
            <w:rFonts w:eastAsiaTheme="minorEastAsia" w:cstheme="minorBidi"/>
            <w:noProof/>
            <w:szCs w:val="22"/>
            <w:lang w:val="en-US" w:eastAsia="en-US"/>
          </w:rPr>
          <w:tab/>
        </w:r>
        <w:r w:rsidR="00DC1E17" w:rsidRPr="00EA2B17">
          <w:rPr>
            <w:rStyle w:val="Hyperlink"/>
            <w:noProof/>
          </w:rPr>
          <w:t>Android standalone application</w:t>
        </w:r>
        <w:r w:rsidR="00DC1E17">
          <w:rPr>
            <w:noProof/>
            <w:webHidden/>
          </w:rPr>
          <w:tab/>
        </w:r>
        <w:r>
          <w:rPr>
            <w:noProof/>
            <w:webHidden/>
          </w:rPr>
          <w:fldChar w:fldCharType="begin"/>
        </w:r>
        <w:r w:rsidR="00DC1E17">
          <w:rPr>
            <w:noProof/>
            <w:webHidden/>
          </w:rPr>
          <w:instrText xml:space="preserve"> PAGEREF _Toc443159242 \h </w:instrText>
        </w:r>
        <w:r>
          <w:rPr>
            <w:noProof/>
            <w:webHidden/>
          </w:rPr>
        </w:r>
        <w:r>
          <w:rPr>
            <w:noProof/>
            <w:webHidden/>
          </w:rPr>
          <w:fldChar w:fldCharType="separate"/>
        </w:r>
        <w:r w:rsidR="00DC1E17">
          <w:rPr>
            <w:noProof/>
            <w:webHidden/>
          </w:rPr>
          <w:t>87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3" w:history="1">
        <w:r w:rsidR="00DC1E17" w:rsidRPr="00EA2B17">
          <w:rPr>
            <w:rStyle w:val="Hyperlink"/>
            <w:noProof/>
          </w:rPr>
          <w:t>A.3.4</w:t>
        </w:r>
        <w:r w:rsidR="00DC1E17">
          <w:rPr>
            <w:rFonts w:eastAsiaTheme="minorEastAsia" w:cstheme="minorBidi"/>
            <w:noProof/>
            <w:szCs w:val="22"/>
            <w:lang w:val="en-US" w:eastAsia="en-US"/>
          </w:rPr>
          <w:tab/>
        </w:r>
        <w:r w:rsidR="00DC1E17" w:rsidRPr="00EA2B17">
          <w:rPr>
            <w:rStyle w:val="Hyperlink"/>
            <w:noProof/>
          </w:rPr>
          <w:t>Building the reTHINK Android application</w:t>
        </w:r>
        <w:r w:rsidR="00DC1E17">
          <w:rPr>
            <w:noProof/>
            <w:webHidden/>
          </w:rPr>
          <w:tab/>
        </w:r>
        <w:r>
          <w:rPr>
            <w:noProof/>
            <w:webHidden/>
          </w:rPr>
          <w:fldChar w:fldCharType="begin"/>
        </w:r>
        <w:r w:rsidR="00DC1E17">
          <w:rPr>
            <w:noProof/>
            <w:webHidden/>
          </w:rPr>
          <w:instrText xml:space="preserve"> PAGEREF _Toc443159243 \h </w:instrText>
        </w:r>
        <w:r>
          <w:rPr>
            <w:noProof/>
            <w:webHidden/>
          </w:rPr>
        </w:r>
        <w:r>
          <w:rPr>
            <w:noProof/>
            <w:webHidden/>
          </w:rPr>
          <w:fldChar w:fldCharType="separate"/>
        </w:r>
        <w:r w:rsidR="00DC1E17">
          <w:rPr>
            <w:noProof/>
            <w:webHidden/>
          </w:rPr>
          <w:t>87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4" w:history="1">
        <w:r w:rsidR="00DC1E17" w:rsidRPr="00EA2B17">
          <w:rPr>
            <w:rStyle w:val="Hyperlink"/>
            <w:noProof/>
          </w:rPr>
          <w:t>A.3.5</w:t>
        </w:r>
        <w:r w:rsidR="00DC1E17">
          <w:rPr>
            <w:rFonts w:eastAsiaTheme="minorEastAsia" w:cstheme="minorBidi"/>
            <w:noProof/>
            <w:szCs w:val="22"/>
            <w:lang w:val="en-US" w:eastAsia="en-US"/>
          </w:rPr>
          <w:tab/>
        </w:r>
        <w:r w:rsidR="00DC1E17" w:rsidRPr="00EA2B17">
          <w:rPr>
            <w:rStyle w:val="Hyperlink"/>
            <w:noProof/>
          </w:rPr>
          <w:t>iOS standalone application</w:t>
        </w:r>
        <w:r w:rsidR="00DC1E17">
          <w:rPr>
            <w:noProof/>
            <w:webHidden/>
          </w:rPr>
          <w:tab/>
        </w:r>
        <w:r>
          <w:rPr>
            <w:noProof/>
            <w:webHidden/>
          </w:rPr>
          <w:fldChar w:fldCharType="begin"/>
        </w:r>
        <w:r w:rsidR="00DC1E17">
          <w:rPr>
            <w:noProof/>
            <w:webHidden/>
          </w:rPr>
          <w:instrText xml:space="preserve"> PAGEREF _Toc443159244 \h </w:instrText>
        </w:r>
        <w:r>
          <w:rPr>
            <w:noProof/>
            <w:webHidden/>
          </w:rPr>
        </w:r>
        <w:r>
          <w:rPr>
            <w:noProof/>
            <w:webHidden/>
          </w:rPr>
          <w:fldChar w:fldCharType="separate"/>
        </w:r>
        <w:r w:rsidR="00DC1E17">
          <w:rPr>
            <w:noProof/>
            <w:webHidden/>
          </w:rPr>
          <w:t>88</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45" w:history="1">
        <w:r w:rsidR="00DC1E17" w:rsidRPr="00EA2B17">
          <w:rPr>
            <w:rStyle w:val="Hyperlink"/>
            <w:noProof/>
          </w:rPr>
          <w:t>A.4</w:t>
        </w:r>
        <w:r w:rsidR="00DC1E17">
          <w:rPr>
            <w:rFonts w:eastAsiaTheme="minorEastAsia" w:cstheme="minorBidi"/>
            <w:noProof/>
            <w:szCs w:val="22"/>
            <w:lang w:val="en-US" w:eastAsia="en-US"/>
          </w:rPr>
          <w:tab/>
        </w:r>
        <w:r w:rsidR="00DC1E17" w:rsidRPr="00EA2B17">
          <w:rPr>
            <w:rStyle w:val="Hyperlink"/>
            <w:noProof/>
          </w:rPr>
          <w:t>vertx.io based Message Node (VertxMN)</w:t>
        </w:r>
        <w:r w:rsidR="00DC1E17">
          <w:rPr>
            <w:noProof/>
            <w:webHidden/>
          </w:rPr>
          <w:tab/>
        </w:r>
        <w:r>
          <w:rPr>
            <w:noProof/>
            <w:webHidden/>
          </w:rPr>
          <w:fldChar w:fldCharType="begin"/>
        </w:r>
        <w:r w:rsidR="00DC1E17">
          <w:rPr>
            <w:noProof/>
            <w:webHidden/>
          </w:rPr>
          <w:instrText xml:space="preserve"> PAGEREF _Toc443159245 \h </w:instrText>
        </w:r>
        <w:r>
          <w:rPr>
            <w:noProof/>
            <w:webHidden/>
          </w:rPr>
        </w:r>
        <w:r>
          <w:rPr>
            <w:noProof/>
            <w:webHidden/>
          </w:rPr>
          <w:fldChar w:fldCharType="separate"/>
        </w:r>
        <w:r w:rsidR="00DC1E17">
          <w:rPr>
            <w:noProof/>
            <w:webHidden/>
          </w:rPr>
          <w:t>89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6" w:history="1">
        <w:r w:rsidR="00DC1E17" w:rsidRPr="00EA2B17">
          <w:rPr>
            <w:rStyle w:val="Hyperlink"/>
            <w:noProof/>
          </w:rPr>
          <w:t>A.4.1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_Toc443159246 \h </w:instrText>
        </w:r>
        <w:r>
          <w:rPr>
            <w:noProof/>
            <w:webHidden/>
          </w:rPr>
        </w:r>
        <w:r>
          <w:rPr>
            <w:noProof/>
            <w:webHidden/>
          </w:rPr>
          <w:fldChar w:fldCharType="separate"/>
        </w:r>
        <w:r w:rsidR="00DC1E17">
          <w:rPr>
            <w:noProof/>
            <w:webHidden/>
          </w:rPr>
          <w:t>89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7" w:history="1">
        <w:r w:rsidR="00DC1E17" w:rsidRPr="00EA2B17">
          <w:rPr>
            <w:rStyle w:val="Hyperlink"/>
            <w:noProof/>
          </w:rPr>
          <w:t>A.4.2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_Toc443159247 \h </w:instrText>
        </w:r>
        <w:r>
          <w:rPr>
            <w:noProof/>
            <w:webHidden/>
          </w:rPr>
        </w:r>
        <w:r>
          <w:rPr>
            <w:noProof/>
            <w:webHidden/>
          </w:rPr>
          <w:fldChar w:fldCharType="separate"/>
        </w:r>
        <w:r w:rsidR="00DC1E17">
          <w:rPr>
            <w:noProof/>
            <w:webHidden/>
          </w:rPr>
          <w:t>89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48" w:history="1">
        <w:r w:rsidR="00DC1E17" w:rsidRPr="00EA2B17">
          <w:rPr>
            <w:rStyle w:val="Hyperlink"/>
            <w:noProof/>
          </w:rPr>
          <w:t>A.4.3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_Toc443159248 \h </w:instrText>
        </w:r>
        <w:r>
          <w:rPr>
            <w:noProof/>
            <w:webHidden/>
          </w:rPr>
        </w:r>
        <w:r>
          <w:rPr>
            <w:noProof/>
            <w:webHidden/>
          </w:rPr>
          <w:fldChar w:fldCharType="separate"/>
        </w:r>
        <w:r w:rsidR="00DC1E17">
          <w:rPr>
            <w:noProof/>
            <w:webHidden/>
          </w:rPr>
          <w:t>90</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49" w:history="1">
        <w:r w:rsidR="00DC1E17" w:rsidRPr="00EA2B17">
          <w:rPr>
            <w:rStyle w:val="Hyperlink"/>
            <w:noProof/>
          </w:rPr>
          <w:t>A.5</w:t>
        </w:r>
        <w:r w:rsidR="00DC1E17">
          <w:rPr>
            <w:rFonts w:eastAsiaTheme="minorEastAsia" w:cstheme="minorBidi"/>
            <w:noProof/>
            <w:szCs w:val="22"/>
            <w:lang w:val="en-US" w:eastAsia="en-US"/>
          </w:rPr>
          <w:tab/>
        </w:r>
        <w:r w:rsidR="00DC1E17" w:rsidRPr="00EA2B17">
          <w:rPr>
            <w:rStyle w:val="Hyperlink"/>
            <w:noProof/>
          </w:rPr>
          <w:t>Matrix.org based Message Node (MatrixMN)</w:t>
        </w:r>
        <w:r w:rsidR="00DC1E17">
          <w:rPr>
            <w:noProof/>
            <w:webHidden/>
          </w:rPr>
          <w:tab/>
        </w:r>
        <w:r>
          <w:rPr>
            <w:noProof/>
            <w:webHidden/>
          </w:rPr>
          <w:fldChar w:fldCharType="begin"/>
        </w:r>
        <w:r w:rsidR="00DC1E17">
          <w:rPr>
            <w:noProof/>
            <w:webHidden/>
          </w:rPr>
          <w:instrText xml:space="preserve"> PAGEREF _Toc443159249 \h </w:instrText>
        </w:r>
        <w:r>
          <w:rPr>
            <w:noProof/>
            <w:webHidden/>
          </w:rPr>
        </w:r>
        <w:r>
          <w:rPr>
            <w:noProof/>
            <w:webHidden/>
          </w:rPr>
          <w:fldChar w:fldCharType="separate"/>
        </w:r>
        <w:r w:rsidR="00DC1E17">
          <w:rPr>
            <w:noProof/>
            <w:webHidden/>
          </w:rPr>
          <w:t>92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50" w:history="1">
        <w:r w:rsidR="00DC1E17" w:rsidRPr="00EA2B17">
          <w:rPr>
            <w:rStyle w:val="Hyperlink"/>
            <w:noProof/>
          </w:rPr>
          <w:t>A.5.1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_Toc443159250 \h </w:instrText>
        </w:r>
        <w:r>
          <w:rPr>
            <w:noProof/>
            <w:webHidden/>
          </w:rPr>
        </w:r>
        <w:r>
          <w:rPr>
            <w:noProof/>
            <w:webHidden/>
          </w:rPr>
          <w:fldChar w:fldCharType="separate"/>
        </w:r>
        <w:r w:rsidR="00DC1E17">
          <w:rPr>
            <w:noProof/>
            <w:webHidden/>
          </w:rPr>
          <w:t>92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51" w:history="1">
        <w:r w:rsidR="00DC1E17" w:rsidRPr="00EA2B17">
          <w:rPr>
            <w:rStyle w:val="Hyperlink"/>
            <w:noProof/>
          </w:rPr>
          <w:t>A.5.2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_Toc443159251 \h </w:instrText>
        </w:r>
        <w:r>
          <w:rPr>
            <w:noProof/>
            <w:webHidden/>
          </w:rPr>
        </w:r>
        <w:r>
          <w:rPr>
            <w:noProof/>
            <w:webHidden/>
          </w:rPr>
          <w:fldChar w:fldCharType="separate"/>
        </w:r>
        <w:r w:rsidR="00DC1E17">
          <w:rPr>
            <w:noProof/>
            <w:webHidden/>
          </w:rPr>
          <w:t>92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52" w:history="1">
        <w:r w:rsidR="00DC1E17" w:rsidRPr="00EA2B17">
          <w:rPr>
            <w:rStyle w:val="Hyperlink"/>
            <w:noProof/>
          </w:rPr>
          <w:t>A.5.3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_Toc443159252 \h </w:instrText>
        </w:r>
        <w:r>
          <w:rPr>
            <w:noProof/>
            <w:webHidden/>
          </w:rPr>
        </w:r>
        <w:r>
          <w:rPr>
            <w:noProof/>
            <w:webHidden/>
          </w:rPr>
          <w:fldChar w:fldCharType="separate"/>
        </w:r>
        <w:r w:rsidR="00DC1E17">
          <w:rPr>
            <w:noProof/>
            <w:webHidden/>
          </w:rPr>
          <w:t>93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53" w:history="1">
        <w:r w:rsidR="00DC1E17" w:rsidRPr="00EA2B17">
          <w:rPr>
            <w:rStyle w:val="Hyperlink"/>
            <w:noProof/>
          </w:rPr>
          <w:t>A.5.4</w:t>
        </w:r>
        <w:r w:rsidR="00DC1E17">
          <w:rPr>
            <w:rFonts w:eastAsiaTheme="minorEastAsia" w:cstheme="minorBidi"/>
            <w:noProof/>
            <w:szCs w:val="22"/>
            <w:lang w:val="en-US" w:eastAsia="en-US"/>
          </w:rPr>
          <w:tab/>
        </w:r>
        <w:r w:rsidR="00DC1E17" w:rsidRPr="00EA2B17">
          <w:rPr>
            <w:rStyle w:val="Hyperlink"/>
            <w:noProof/>
          </w:rPr>
          <w:t>Matrix.org - Overview and core concepts</w:t>
        </w:r>
        <w:r w:rsidR="00DC1E17">
          <w:rPr>
            <w:noProof/>
            <w:webHidden/>
          </w:rPr>
          <w:tab/>
        </w:r>
        <w:r>
          <w:rPr>
            <w:noProof/>
            <w:webHidden/>
          </w:rPr>
          <w:fldChar w:fldCharType="begin"/>
        </w:r>
        <w:r w:rsidR="00DC1E17">
          <w:rPr>
            <w:noProof/>
            <w:webHidden/>
          </w:rPr>
          <w:instrText xml:space="preserve"> PAGEREF _Toc443159253 \h </w:instrText>
        </w:r>
        <w:r>
          <w:rPr>
            <w:noProof/>
            <w:webHidden/>
          </w:rPr>
        </w:r>
        <w:r>
          <w:rPr>
            <w:noProof/>
            <w:webHidden/>
          </w:rPr>
          <w:fldChar w:fldCharType="separate"/>
        </w:r>
        <w:r w:rsidR="00DC1E17">
          <w:rPr>
            <w:noProof/>
            <w:webHidden/>
          </w:rPr>
          <w:t>95</w:t>
        </w:r>
        <w:r>
          <w:rPr>
            <w:noProof/>
            <w:webHidden/>
          </w:rPr>
          <w:fldChar w:fldCharType="end"/>
        </w:r>
      </w:hyperlink>
    </w:p>
    <w:p w:rsidR="00DC1E17" w:rsidRDefault="006020F6">
      <w:pPr>
        <w:pStyle w:val="TOC2"/>
        <w:tabs>
          <w:tab w:val="left" w:pos="880"/>
          <w:tab w:val="right" w:leader="dot" w:pos="9061"/>
        </w:tabs>
        <w:rPr>
          <w:rFonts w:eastAsiaTheme="minorEastAsia" w:cstheme="minorBidi"/>
          <w:noProof/>
          <w:szCs w:val="22"/>
          <w:lang w:val="en-US" w:eastAsia="en-US"/>
        </w:rPr>
      </w:pPr>
      <w:hyperlink w:anchor="_Toc443159254" w:history="1">
        <w:r w:rsidR="00DC1E17" w:rsidRPr="00EA2B17">
          <w:rPr>
            <w:rStyle w:val="Hyperlink"/>
            <w:noProof/>
          </w:rPr>
          <w:t>A.6</w:t>
        </w:r>
        <w:r w:rsidR="00DC1E17">
          <w:rPr>
            <w:rFonts w:eastAsiaTheme="minorEastAsia" w:cstheme="minorBidi"/>
            <w:noProof/>
            <w:szCs w:val="22"/>
            <w:lang w:val="en-US" w:eastAsia="en-US"/>
          </w:rPr>
          <w:tab/>
        </w:r>
        <w:r w:rsidR="00DC1E17" w:rsidRPr="00EA2B17">
          <w:rPr>
            <w:rStyle w:val="Hyperlink"/>
            <w:noProof/>
          </w:rPr>
          <w:t>dev-msg-node-nodejs</w:t>
        </w:r>
        <w:r w:rsidR="00DC1E17">
          <w:rPr>
            <w:noProof/>
            <w:webHidden/>
          </w:rPr>
          <w:tab/>
        </w:r>
        <w:r>
          <w:rPr>
            <w:noProof/>
            <w:webHidden/>
          </w:rPr>
          <w:fldChar w:fldCharType="begin"/>
        </w:r>
        <w:r w:rsidR="00DC1E17">
          <w:rPr>
            <w:noProof/>
            <w:webHidden/>
          </w:rPr>
          <w:instrText xml:space="preserve"> PAGEREF _Toc443159254 \h </w:instrText>
        </w:r>
        <w:r>
          <w:rPr>
            <w:noProof/>
            <w:webHidden/>
          </w:rPr>
        </w:r>
        <w:r>
          <w:rPr>
            <w:noProof/>
            <w:webHidden/>
          </w:rPr>
          <w:fldChar w:fldCharType="separate"/>
        </w:r>
        <w:r w:rsidR="00DC1E17">
          <w:rPr>
            <w:noProof/>
            <w:webHidden/>
          </w:rPr>
          <w:t>100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55" w:history="1">
        <w:r w:rsidR="00DC1E17" w:rsidRPr="00EA2B17">
          <w:rPr>
            <w:rStyle w:val="Hyperlink"/>
            <w:noProof/>
          </w:rPr>
          <w:t>A.6.1</w:t>
        </w:r>
        <w:r w:rsidR="00DC1E17">
          <w:rPr>
            <w:rFonts w:eastAsiaTheme="minorEastAsia" w:cstheme="minorBidi"/>
            <w:noProof/>
            <w:szCs w:val="22"/>
            <w:lang w:val="en-US" w:eastAsia="en-US"/>
          </w:rPr>
          <w:tab/>
        </w:r>
        <w:r w:rsidR="00DC1E17" w:rsidRPr="00EA2B17">
          <w:rPr>
            <w:rStyle w:val="Hyperlink"/>
            <w:noProof/>
          </w:rPr>
          <w:t>Overview</w:t>
        </w:r>
        <w:r w:rsidR="00DC1E17">
          <w:rPr>
            <w:noProof/>
            <w:webHidden/>
          </w:rPr>
          <w:tab/>
        </w:r>
        <w:r>
          <w:rPr>
            <w:noProof/>
            <w:webHidden/>
          </w:rPr>
          <w:fldChar w:fldCharType="begin"/>
        </w:r>
        <w:r w:rsidR="00DC1E17">
          <w:rPr>
            <w:noProof/>
            <w:webHidden/>
          </w:rPr>
          <w:instrText xml:space="preserve"> PAGEREF _Toc443159255 \h </w:instrText>
        </w:r>
        <w:r>
          <w:rPr>
            <w:noProof/>
            <w:webHidden/>
          </w:rPr>
        </w:r>
        <w:r>
          <w:rPr>
            <w:noProof/>
            <w:webHidden/>
          </w:rPr>
          <w:fldChar w:fldCharType="separate"/>
        </w:r>
        <w:r w:rsidR="00DC1E17">
          <w:rPr>
            <w:noProof/>
            <w:webHidden/>
          </w:rPr>
          <w:t>100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56" w:history="1">
        <w:r w:rsidR="00DC1E17" w:rsidRPr="00EA2B17">
          <w:rPr>
            <w:rStyle w:val="Hyperlink"/>
            <w:noProof/>
          </w:rPr>
          <w:t>A.6.2</w:t>
        </w:r>
        <w:r w:rsidR="00DC1E17">
          <w:rPr>
            <w:rFonts w:eastAsiaTheme="minorEastAsia" w:cstheme="minorBidi"/>
            <w:noProof/>
            <w:szCs w:val="22"/>
            <w:lang w:val="en-US" w:eastAsia="en-US"/>
          </w:rPr>
          <w:tab/>
        </w:r>
        <w:r w:rsidR="00DC1E17" w:rsidRPr="00EA2B17">
          <w:rPr>
            <w:rStyle w:val="Hyperlink"/>
            <w:noProof/>
          </w:rPr>
          <w:t>User View</w:t>
        </w:r>
        <w:r w:rsidR="00DC1E17">
          <w:rPr>
            <w:noProof/>
            <w:webHidden/>
          </w:rPr>
          <w:tab/>
        </w:r>
        <w:r>
          <w:rPr>
            <w:noProof/>
            <w:webHidden/>
          </w:rPr>
          <w:fldChar w:fldCharType="begin"/>
        </w:r>
        <w:r w:rsidR="00DC1E17">
          <w:rPr>
            <w:noProof/>
            <w:webHidden/>
          </w:rPr>
          <w:instrText xml:space="preserve"> PAGEREF _Toc443159256 \h </w:instrText>
        </w:r>
        <w:r>
          <w:rPr>
            <w:noProof/>
            <w:webHidden/>
          </w:rPr>
        </w:r>
        <w:r>
          <w:rPr>
            <w:noProof/>
            <w:webHidden/>
          </w:rPr>
          <w:fldChar w:fldCharType="separate"/>
        </w:r>
        <w:r w:rsidR="00DC1E17">
          <w:rPr>
            <w:noProof/>
            <w:webHidden/>
          </w:rPr>
          <w:t>100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57" w:history="1">
        <w:r w:rsidR="00DC1E17" w:rsidRPr="00EA2B17">
          <w:rPr>
            <w:rStyle w:val="Hyperlink"/>
            <w:noProof/>
          </w:rPr>
          <w:t>A.6.3</w:t>
        </w:r>
        <w:r w:rsidR="00DC1E17">
          <w:rPr>
            <w:rFonts w:eastAsiaTheme="minorEastAsia" w:cstheme="minorBidi"/>
            <w:noProof/>
            <w:szCs w:val="22"/>
            <w:lang w:val="en-US" w:eastAsia="en-US"/>
          </w:rPr>
          <w:tab/>
        </w:r>
        <w:r w:rsidR="00DC1E17" w:rsidRPr="00EA2B17">
          <w:rPr>
            <w:rStyle w:val="Hyperlink"/>
            <w:noProof/>
          </w:rPr>
          <w:t>Developer View</w:t>
        </w:r>
        <w:r w:rsidR="00DC1E17">
          <w:rPr>
            <w:noProof/>
            <w:webHidden/>
          </w:rPr>
          <w:tab/>
        </w:r>
        <w:r>
          <w:rPr>
            <w:noProof/>
            <w:webHidden/>
          </w:rPr>
          <w:fldChar w:fldCharType="begin"/>
        </w:r>
        <w:r w:rsidR="00DC1E17">
          <w:rPr>
            <w:noProof/>
            <w:webHidden/>
          </w:rPr>
          <w:instrText xml:space="preserve"> PAGEREF _Toc443159257 \h </w:instrText>
        </w:r>
        <w:r>
          <w:rPr>
            <w:noProof/>
            <w:webHidden/>
          </w:rPr>
        </w:r>
        <w:r>
          <w:rPr>
            <w:noProof/>
            <w:webHidden/>
          </w:rPr>
          <w:fldChar w:fldCharType="separate"/>
        </w:r>
        <w:r w:rsidR="00DC1E17">
          <w:rPr>
            <w:noProof/>
            <w:webHidden/>
          </w:rPr>
          <w:t>102</w:t>
        </w:r>
        <w:r>
          <w:rPr>
            <w:noProof/>
            <w:webHidden/>
          </w:rPr>
          <w:fldChar w:fldCharType="end"/>
        </w:r>
      </w:hyperlink>
    </w:p>
    <w:p w:rsidR="00DC1E17" w:rsidRDefault="006020F6">
      <w:pPr>
        <w:pStyle w:val="TOC1"/>
        <w:tabs>
          <w:tab w:val="left" w:pos="1100"/>
          <w:tab w:val="right" w:leader="dot" w:pos="9061"/>
        </w:tabs>
        <w:rPr>
          <w:rFonts w:eastAsiaTheme="minorEastAsia" w:cstheme="minorBidi"/>
          <w:noProof/>
          <w:szCs w:val="22"/>
          <w:lang w:val="en-US" w:eastAsia="en-US"/>
        </w:rPr>
      </w:pPr>
      <w:hyperlink w:anchor="_Toc443159258" w:history="1">
        <w:r w:rsidR="00DC1E17" w:rsidRPr="00EA2B17">
          <w:rPr>
            <w:rStyle w:val="Hyperlink"/>
            <w:rFonts w:cs="Arial"/>
            <w:noProof/>
          </w:rPr>
          <w:t>Annex B</w:t>
        </w:r>
        <w:r w:rsidR="00DC1E17">
          <w:rPr>
            <w:rFonts w:eastAsiaTheme="minorEastAsia" w:cstheme="minorBidi"/>
            <w:noProof/>
            <w:szCs w:val="22"/>
            <w:lang w:val="en-US" w:eastAsia="en-US"/>
          </w:rPr>
          <w:tab/>
        </w:r>
        <w:r w:rsidR="00DC1E17" w:rsidRPr="00EA2B17">
          <w:rPr>
            <w:rStyle w:val="Hyperlink"/>
            <w:rFonts w:asciiTheme="majorHAnsi" w:hAnsiTheme="majorHAnsi" w:cs="Arial"/>
            <w:noProof/>
          </w:rPr>
          <w:t xml:space="preserve">Runtime Components API </w:t>
        </w:r>
        <w:r w:rsidR="00DC1E17" w:rsidRPr="00EA2B17">
          <w:rPr>
            <w:rStyle w:val="Hyperlink"/>
            <w:rFonts w:cs="Arial"/>
            <w:noProof/>
          </w:rPr>
          <w:t>Documentation</w:t>
        </w:r>
        <w:r w:rsidR="00DC1E17">
          <w:rPr>
            <w:noProof/>
            <w:webHidden/>
          </w:rPr>
          <w:tab/>
        </w:r>
        <w:r>
          <w:rPr>
            <w:noProof/>
            <w:webHidden/>
          </w:rPr>
          <w:fldChar w:fldCharType="begin"/>
        </w:r>
        <w:r w:rsidR="00DC1E17">
          <w:rPr>
            <w:noProof/>
            <w:webHidden/>
          </w:rPr>
          <w:instrText xml:space="preserve"> PAGEREF _Toc443159258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259" w:history="1">
        <w:r w:rsidR="00DC1E17" w:rsidRPr="00EA2B17">
          <w:rPr>
            <w:rStyle w:val="Hyperlink"/>
            <w:noProof/>
          </w:rPr>
          <w:t>B.1</w:t>
        </w:r>
        <w:r w:rsidR="00DC1E17">
          <w:rPr>
            <w:rFonts w:eastAsiaTheme="minorEastAsia" w:cstheme="minorBidi"/>
            <w:noProof/>
            <w:szCs w:val="22"/>
            <w:lang w:val="en-US" w:eastAsia="en-US"/>
          </w:rPr>
          <w:tab/>
        </w:r>
        <w:r w:rsidR="00DC1E17" w:rsidRPr="00EA2B17">
          <w:rPr>
            <w:rStyle w:val="Hyperlink"/>
            <w:noProof/>
          </w:rPr>
          <w:t>AddressAllocation</w:t>
        </w:r>
        <w:r w:rsidR="00DC1E17">
          <w:rPr>
            <w:noProof/>
            <w:webHidden/>
          </w:rPr>
          <w:tab/>
        </w:r>
        <w:r>
          <w:rPr>
            <w:noProof/>
            <w:webHidden/>
          </w:rPr>
          <w:fldChar w:fldCharType="begin"/>
        </w:r>
        <w:r w:rsidR="00DC1E17">
          <w:rPr>
            <w:noProof/>
            <w:webHidden/>
          </w:rPr>
          <w:instrText xml:space="preserve"> PAGEREF _Toc443159259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60" w:history="1">
        <w:r w:rsidR="00DC1E17" w:rsidRPr="00EA2B17">
          <w:rPr>
            <w:rStyle w:val="Hyperlink"/>
            <w:noProof/>
          </w:rPr>
          <w:t>B.1.1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_Toc443159260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61" w:history="1">
        <w:r w:rsidR="00DC1E17" w:rsidRPr="00EA2B17">
          <w:rPr>
            <w:rStyle w:val="Hyperlink"/>
            <w:noProof/>
          </w:rPr>
          <w:t>B.1.2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_Toc443159261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62" w:history="1">
        <w:r w:rsidR="00DC1E17" w:rsidRPr="00EA2B17">
          <w:rPr>
            <w:rStyle w:val="Hyperlink"/>
            <w:noProof/>
          </w:rPr>
          <w:t>B.1.3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_Toc443159262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63" w:history="1">
        <w:r w:rsidR="00DC1E17" w:rsidRPr="00EA2B17">
          <w:rPr>
            <w:rStyle w:val="Hyperlink"/>
            <w:noProof/>
          </w:rPr>
          <w:t>B.1.4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_Toc443159263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64" w:history="1">
        <w:r w:rsidR="00DC1E17" w:rsidRPr="00EA2B17">
          <w:rPr>
            <w:rStyle w:val="Hyperlink"/>
            <w:noProof/>
          </w:rPr>
          <w:t>B.1.4.1</w:t>
        </w:r>
        <w:r w:rsidR="00DC1E17">
          <w:rPr>
            <w:rFonts w:eastAsiaTheme="minorEastAsia" w:cstheme="minorBidi"/>
            <w:noProof/>
            <w:szCs w:val="22"/>
            <w:lang w:val="en-US" w:eastAsia="en-US"/>
          </w:rPr>
          <w:tab/>
        </w:r>
        <w:r w:rsidR="00DC1E17" w:rsidRPr="00EA2B17">
          <w:rPr>
            <w:rStyle w:val="Hyperlink"/>
            <w:noProof/>
          </w:rPr>
          <w:t>public constructor(url: URL.URL, bus: MiniBus)  source</w:t>
        </w:r>
        <w:r w:rsidR="00DC1E17">
          <w:rPr>
            <w:noProof/>
            <w:webHidden/>
          </w:rPr>
          <w:tab/>
        </w:r>
        <w:r>
          <w:rPr>
            <w:noProof/>
            <w:webHidden/>
          </w:rPr>
          <w:fldChar w:fldCharType="begin"/>
        </w:r>
        <w:r w:rsidR="00DC1E17">
          <w:rPr>
            <w:noProof/>
            <w:webHidden/>
          </w:rPr>
          <w:instrText xml:space="preserve"> PAGEREF _Toc443159264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65" w:history="1">
        <w:r w:rsidR="00DC1E17" w:rsidRPr="00EA2B17">
          <w:rPr>
            <w:rStyle w:val="Hyperlink"/>
            <w:noProof/>
          </w:rPr>
          <w:t>B.1.5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_Toc443159265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66" w:history="1">
        <w:r w:rsidR="00DC1E17" w:rsidRPr="00EA2B17">
          <w:rPr>
            <w:rStyle w:val="Hyperlink"/>
            <w:noProof/>
          </w:rPr>
          <w:t>B.1.5.1</w:t>
        </w:r>
        <w:r w:rsidR="00DC1E17">
          <w:rPr>
            <w:rFonts w:eastAsiaTheme="minorEastAsia" w:cstheme="minorBidi"/>
            <w:noProof/>
            <w:szCs w:val="22"/>
            <w:lang w:val="en-US" w:eastAsia="en-US"/>
          </w:rPr>
          <w:tab/>
        </w:r>
        <w:r w:rsidR="00DC1E17" w:rsidRPr="00EA2B17">
          <w:rPr>
            <w:rStyle w:val="Hyperlink"/>
            <w:noProof/>
          </w:rPr>
          <w:t>public get url: string: *  source</w:t>
        </w:r>
        <w:r w:rsidR="00DC1E17">
          <w:rPr>
            <w:noProof/>
            <w:webHidden/>
          </w:rPr>
          <w:tab/>
        </w:r>
        <w:r>
          <w:rPr>
            <w:noProof/>
            <w:webHidden/>
          </w:rPr>
          <w:fldChar w:fldCharType="begin"/>
        </w:r>
        <w:r w:rsidR="00DC1E17">
          <w:rPr>
            <w:noProof/>
            <w:webHidden/>
          </w:rPr>
          <w:instrText xml:space="preserve"> PAGEREF _Toc443159266 \h </w:instrText>
        </w:r>
        <w:r>
          <w:rPr>
            <w:noProof/>
            <w:webHidden/>
          </w:rPr>
        </w:r>
        <w:r>
          <w:rPr>
            <w:noProof/>
            <w:webHidden/>
          </w:rPr>
          <w:fldChar w:fldCharType="separate"/>
        </w:r>
        <w:r w:rsidR="00DC1E17">
          <w:rPr>
            <w:noProof/>
            <w:webHidden/>
          </w:rPr>
          <w:t>106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67" w:history="1">
        <w:r w:rsidR="00DC1E17" w:rsidRPr="00EA2B17">
          <w:rPr>
            <w:rStyle w:val="Hyperlink"/>
            <w:noProof/>
          </w:rPr>
          <w:t>B.1.6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_Toc443159267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68" w:history="1">
        <w:r w:rsidR="00DC1E17" w:rsidRPr="00EA2B17">
          <w:rPr>
            <w:rStyle w:val="Hyperlink"/>
            <w:noProof/>
          </w:rPr>
          <w:t>B.1.6.1</w:t>
        </w:r>
        <w:r w:rsidR="00DC1E17">
          <w:rPr>
            <w:rFonts w:eastAsiaTheme="minorEastAsia" w:cstheme="minorBidi"/>
            <w:noProof/>
            <w:szCs w:val="22"/>
            <w:lang w:val="en-US" w:eastAsia="en-US"/>
          </w:rPr>
          <w:tab/>
        </w:r>
        <w:r w:rsidR="00DC1E17" w:rsidRPr="00EA2B17">
          <w:rPr>
            <w:rStyle w:val="Hyperlink"/>
            <w:noProof/>
          </w:rPr>
          <w:t>public create(domain: Domain, number: number): Promise&lt;HypertyURL&gt;  source</w:t>
        </w:r>
        <w:r w:rsidR="00DC1E17">
          <w:rPr>
            <w:noProof/>
            <w:webHidden/>
          </w:rPr>
          <w:tab/>
        </w:r>
        <w:r>
          <w:rPr>
            <w:noProof/>
            <w:webHidden/>
          </w:rPr>
          <w:fldChar w:fldCharType="begin"/>
        </w:r>
        <w:r w:rsidR="00DC1E17">
          <w:rPr>
            <w:noProof/>
            <w:webHidden/>
          </w:rPr>
          <w:instrText xml:space="preserve"> PAGEREF _Toc443159268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269" w:history="1">
        <w:r w:rsidR="00DC1E17" w:rsidRPr="00EA2B17">
          <w:rPr>
            <w:rStyle w:val="Hyperlink"/>
            <w:noProof/>
          </w:rPr>
          <w:t>B.2</w:t>
        </w:r>
        <w:r w:rsidR="00DC1E17">
          <w:rPr>
            <w:rFonts w:eastAsiaTheme="minorEastAsia" w:cstheme="minorBidi"/>
            <w:noProof/>
            <w:szCs w:val="22"/>
            <w:lang w:val="en-US" w:eastAsia="en-US"/>
          </w:rPr>
          <w:tab/>
        </w:r>
        <w:r w:rsidR="00DC1E17" w:rsidRPr="00EA2B17">
          <w:rPr>
            <w:rStyle w:val="Hyperlink"/>
            <w:noProof/>
          </w:rPr>
          <w:t>BloomFilter</w:t>
        </w:r>
        <w:r w:rsidR="00DC1E17">
          <w:rPr>
            <w:noProof/>
            <w:webHidden/>
          </w:rPr>
          <w:tab/>
        </w:r>
        <w:r>
          <w:rPr>
            <w:noProof/>
            <w:webHidden/>
          </w:rPr>
          <w:fldChar w:fldCharType="begin"/>
        </w:r>
        <w:r w:rsidR="00DC1E17">
          <w:rPr>
            <w:noProof/>
            <w:webHidden/>
          </w:rPr>
          <w:instrText xml:space="preserve"> PAGEREF _Toc443159269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70" w:history="1">
        <w:r w:rsidR="00DC1E17" w:rsidRPr="00EA2B17">
          <w:rPr>
            <w:rStyle w:val="Hyperlink"/>
            <w:noProof/>
          </w:rPr>
          <w:t>B.2.1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_Toc443159270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71" w:history="1">
        <w:r w:rsidR="00DC1E17" w:rsidRPr="00EA2B17">
          <w:rPr>
            <w:rStyle w:val="Hyperlink"/>
            <w:noProof/>
          </w:rPr>
          <w:t>B.2.2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_Toc443159271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72" w:history="1">
        <w:r w:rsidR="00DC1E17" w:rsidRPr="00EA2B17">
          <w:rPr>
            <w:rStyle w:val="Hyperlink"/>
            <w:noProof/>
          </w:rPr>
          <w:t>B.2.3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_Toc443159272 \h </w:instrText>
        </w:r>
        <w:r>
          <w:rPr>
            <w:noProof/>
            <w:webHidden/>
          </w:rPr>
        </w:r>
        <w:r>
          <w:rPr>
            <w:noProof/>
            <w:webHidden/>
          </w:rPr>
          <w:fldChar w:fldCharType="separate"/>
        </w:r>
        <w:r w:rsidR="00DC1E17">
          <w:rPr>
            <w:noProof/>
            <w:webHidden/>
          </w:rPr>
          <w:t>107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73" w:history="1">
        <w:r w:rsidR="00DC1E17" w:rsidRPr="00EA2B17">
          <w:rPr>
            <w:rStyle w:val="Hyperlink"/>
            <w:noProof/>
          </w:rPr>
          <w:t>B.2.4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_Toc443159273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74" w:history="1">
        <w:r w:rsidR="00DC1E17" w:rsidRPr="00EA2B17">
          <w:rPr>
            <w:rStyle w:val="Hyperlink"/>
            <w:noProof/>
          </w:rPr>
          <w:t>B.2.4.1</w:t>
        </w:r>
        <w:r w:rsidR="00DC1E17">
          <w:rPr>
            <w:rFonts w:eastAsiaTheme="minorEastAsia" w:cstheme="minorBidi"/>
            <w:noProof/>
            <w:szCs w:val="22"/>
            <w:lang w:val="en-US" w:eastAsia="en-US"/>
          </w:rPr>
          <w:tab/>
        </w:r>
        <w:r w:rsidR="00DC1E17" w:rsidRPr="00EA2B17">
          <w:rPr>
            <w:rStyle w:val="Hyperlink"/>
            <w:noProof/>
          </w:rPr>
          <w:t>public constructor(m: *, k: *)  source</w:t>
        </w:r>
        <w:r w:rsidR="00DC1E17">
          <w:rPr>
            <w:noProof/>
            <w:webHidden/>
          </w:rPr>
          <w:tab/>
        </w:r>
        <w:r>
          <w:rPr>
            <w:noProof/>
            <w:webHidden/>
          </w:rPr>
          <w:fldChar w:fldCharType="begin"/>
        </w:r>
        <w:r w:rsidR="00DC1E17">
          <w:rPr>
            <w:noProof/>
            <w:webHidden/>
          </w:rPr>
          <w:instrText xml:space="preserve"> PAGEREF _Toc443159274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75" w:history="1">
        <w:r w:rsidR="00DC1E17" w:rsidRPr="00EA2B17">
          <w:rPr>
            <w:rStyle w:val="Hyperlink"/>
            <w:noProof/>
          </w:rPr>
          <w:t>B.2.5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_Toc443159275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76" w:history="1">
        <w:r w:rsidR="00DC1E17" w:rsidRPr="00EA2B17">
          <w:rPr>
            <w:rStyle w:val="Hyperlink"/>
            <w:noProof/>
          </w:rPr>
          <w:t>B.2.5.1</w:t>
        </w:r>
        <w:r w:rsidR="00DC1E17">
          <w:rPr>
            <w:rFonts w:eastAsiaTheme="minorEastAsia" w:cstheme="minorBidi"/>
            <w:noProof/>
            <w:szCs w:val="22"/>
            <w:lang w:val="en-US" w:eastAsia="en-US"/>
          </w:rPr>
          <w:tab/>
        </w:r>
        <w:r w:rsidR="00DC1E17" w:rsidRPr="00EA2B17">
          <w:rPr>
            <w:rStyle w:val="Hyperlink"/>
            <w:noProof/>
          </w:rPr>
          <w:t>public buckets: *  source</w:t>
        </w:r>
        <w:r w:rsidR="00DC1E17">
          <w:rPr>
            <w:noProof/>
            <w:webHidden/>
          </w:rPr>
          <w:tab/>
        </w:r>
        <w:r>
          <w:rPr>
            <w:noProof/>
            <w:webHidden/>
          </w:rPr>
          <w:fldChar w:fldCharType="begin"/>
        </w:r>
        <w:r w:rsidR="00DC1E17">
          <w:rPr>
            <w:noProof/>
            <w:webHidden/>
          </w:rPr>
          <w:instrText xml:space="preserve"> PAGEREF _Toc443159276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77" w:history="1">
        <w:r w:rsidR="00DC1E17" w:rsidRPr="00EA2B17">
          <w:rPr>
            <w:rStyle w:val="Hyperlink"/>
            <w:noProof/>
          </w:rPr>
          <w:t>B.2.5.2</w:t>
        </w:r>
        <w:r w:rsidR="00DC1E17">
          <w:rPr>
            <w:rFonts w:eastAsiaTheme="minorEastAsia" w:cstheme="minorBidi"/>
            <w:noProof/>
            <w:szCs w:val="22"/>
            <w:lang w:val="en-US" w:eastAsia="en-US"/>
          </w:rPr>
          <w:tab/>
        </w:r>
        <w:r w:rsidR="00DC1E17" w:rsidRPr="00EA2B17">
          <w:rPr>
            <w:rStyle w:val="Hyperlink"/>
            <w:noProof/>
          </w:rPr>
          <w:t>public k: *  source</w:t>
        </w:r>
        <w:r w:rsidR="00DC1E17">
          <w:rPr>
            <w:noProof/>
            <w:webHidden/>
          </w:rPr>
          <w:tab/>
        </w:r>
        <w:r>
          <w:rPr>
            <w:noProof/>
            <w:webHidden/>
          </w:rPr>
          <w:fldChar w:fldCharType="begin"/>
        </w:r>
        <w:r w:rsidR="00DC1E17">
          <w:rPr>
            <w:noProof/>
            <w:webHidden/>
          </w:rPr>
          <w:instrText xml:space="preserve"> PAGEREF _Toc443159277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78" w:history="1">
        <w:r w:rsidR="00DC1E17" w:rsidRPr="00EA2B17">
          <w:rPr>
            <w:rStyle w:val="Hyperlink"/>
            <w:noProof/>
          </w:rPr>
          <w:t>B.2.5.3</w:t>
        </w:r>
        <w:r w:rsidR="00DC1E17">
          <w:rPr>
            <w:rFonts w:eastAsiaTheme="minorEastAsia" w:cstheme="minorBidi"/>
            <w:noProof/>
            <w:szCs w:val="22"/>
            <w:lang w:val="en-US" w:eastAsia="en-US"/>
          </w:rPr>
          <w:tab/>
        </w:r>
        <w:r w:rsidR="00DC1E17" w:rsidRPr="00EA2B17">
          <w:rPr>
            <w:rStyle w:val="Hyperlink"/>
            <w:noProof/>
          </w:rPr>
          <w:t>public m: *  source</w:t>
        </w:r>
        <w:r w:rsidR="00DC1E17">
          <w:rPr>
            <w:noProof/>
            <w:webHidden/>
          </w:rPr>
          <w:tab/>
        </w:r>
        <w:r>
          <w:rPr>
            <w:noProof/>
            <w:webHidden/>
          </w:rPr>
          <w:fldChar w:fldCharType="begin"/>
        </w:r>
        <w:r w:rsidR="00DC1E17">
          <w:rPr>
            <w:noProof/>
            <w:webHidden/>
          </w:rPr>
          <w:instrText xml:space="preserve"> PAGEREF _Toc443159278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79" w:history="1">
        <w:r w:rsidR="00DC1E17" w:rsidRPr="00EA2B17">
          <w:rPr>
            <w:rStyle w:val="Hyperlink"/>
            <w:noProof/>
          </w:rPr>
          <w:t>B.2.6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_Toc443159279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0" w:history="1">
        <w:r w:rsidR="00DC1E17" w:rsidRPr="00EA2B17">
          <w:rPr>
            <w:rStyle w:val="Hyperlink"/>
            <w:noProof/>
          </w:rPr>
          <w:t>B.2.6.1</w:t>
        </w:r>
        <w:r w:rsidR="00DC1E17">
          <w:rPr>
            <w:rFonts w:eastAsiaTheme="minorEastAsia" w:cstheme="minorBidi"/>
            <w:noProof/>
            <w:szCs w:val="22"/>
            <w:lang w:val="en-US" w:eastAsia="en-US"/>
          </w:rPr>
          <w:tab/>
        </w:r>
        <w:r w:rsidR="00DC1E17" w:rsidRPr="00EA2B17">
          <w:rPr>
            <w:rStyle w:val="Hyperlink"/>
            <w:noProof/>
          </w:rPr>
          <w:t>public add(v: *)  source</w:t>
        </w:r>
        <w:r w:rsidR="00DC1E17">
          <w:rPr>
            <w:noProof/>
            <w:webHidden/>
          </w:rPr>
          <w:tab/>
        </w:r>
        <w:r>
          <w:rPr>
            <w:noProof/>
            <w:webHidden/>
          </w:rPr>
          <w:fldChar w:fldCharType="begin"/>
        </w:r>
        <w:r w:rsidR="00DC1E17">
          <w:rPr>
            <w:noProof/>
            <w:webHidden/>
          </w:rPr>
          <w:instrText xml:space="preserve"> PAGEREF _Toc443159280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1" w:history="1">
        <w:r w:rsidR="00DC1E17" w:rsidRPr="00EA2B17">
          <w:rPr>
            <w:rStyle w:val="Hyperlink"/>
            <w:noProof/>
          </w:rPr>
          <w:t>B.2.6.2</w:t>
        </w:r>
        <w:r w:rsidR="00DC1E17">
          <w:rPr>
            <w:rFonts w:eastAsiaTheme="minorEastAsia" w:cstheme="minorBidi"/>
            <w:noProof/>
            <w:szCs w:val="22"/>
            <w:lang w:val="en-US" w:eastAsia="en-US"/>
          </w:rPr>
          <w:tab/>
        </w:r>
        <w:r w:rsidR="00DC1E17" w:rsidRPr="00EA2B17">
          <w:rPr>
            <w:rStyle w:val="Hyperlink"/>
            <w:noProof/>
          </w:rPr>
          <w:t>public addBloomFilter(v: *)  source</w:t>
        </w:r>
        <w:r w:rsidR="00DC1E17">
          <w:rPr>
            <w:noProof/>
            <w:webHidden/>
          </w:rPr>
          <w:tab/>
        </w:r>
        <w:r>
          <w:rPr>
            <w:noProof/>
            <w:webHidden/>
          </w:rPr>
          <w:fldChar w:fldCharType="begin"/>
        </w:r>
        <w:r w:rsidR="00DC1E17">
          <w:rPr>
            <w:noProof/>
            <w:webHidden/>
          </w:rPr>
          <w:instrText xml:space="preserve"> PAGEREF _Toc443159281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2" w:history="1">
        <w:r w:rsidR="00DC1E17" w:rsidRPr="00EA2B17">
          <w:rPr>
            <w:rStyle w:val="Hyperlink"/>
            <w:noProof/>
          </w:rPr>
          <w:t>B.2.6.3</w:t>
        </w:r>
        <w:r w:rsidR="00DC1E17">
          <w:rPr>
            <w:rFonts w:eastAsiaTheme="minorEastAsia" w:cstheme="minorBidi"/>
            <w:noProof/>
            <w:szCs w:val="22"/>
            <w:lang w:val="en-US" w:eastAsia="en-US"/>
          </w:rPr>
          <w:tab/>
        </w:r>
        <w:r w:rsidR="00DC1E17" w:rsidRPr="00EA2B17">
          <w:rPr>
            <w:rStyle w:val="Hyperlink"/>
            <w:noProof/>
          </w:rPr>
          <w:t>public fnv1a(v: *): *  source</w:t>
        </w:r>
        <w:r w:rsidR="00DC1E17">
          <w:rPr>
            <w:noProof/>
            <w:webHidden/>
          </w:rPr>
          <w:tab/>
        </w:r>
        <w:r>
          <w:rPr>
            <w:noProof/>
            <w:webHidden/>
          </w:rPr>
          <w:fldChar w:fldCharType="begin"/>
        </w:r>
        <w:r w:rsidR="00DC1E17">
          <w:rPr>
            <w:noProof/>
            <w:webHidden/>
          </w:rPr>
          <w:instrText xml:space="preserve"> PAGEREF _Toc443159282 \h </w:instrText>
        </w:r>
        <w:r>
          <w:rPr>
            <w:noProof/>
            <w:webHidden/>
          </w:rPr>
        </w:r>
        <w:r>
          <w:rPr>
            <w:noProof/>
            <w:webHidden/>
          </w:rPr>
          <w:fldChar w:fldCharType="separate"/>
        </w:r>
        <w:r w:rsidR="00DC1E17">
          <w:rPr>
            <w:noProof/>
            <w:webHidden/>
          </w:rPr>
          <w:t>108</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3" w:history="1">
        <w:r w:rsidR="00DC1E17" w:rsidRPr="00EA2B17">
          <w:rPr>
            <w:rStyle w:val="Hyperlink"/>
            <w:noProof/>
          </w:rPr>
          <w:t>B.2.6.4</w:t>
        </w:r>
        <w:r w:rsidR="00DC1E17">
          <w:rPr>
            <w:rFonts w:eastAsiaTheme="minorEastAsia" w:cstheme="minorBidi"/>
            <w:noProof/>
            <w:szCs w:val="22"/>
            <w:lang w:val="en-US" w:eastAsia="en-US"/>
          </w:rPr>
          <w:tab/>
        </w:r>
        <w:r w:rsidR="00DC1E17" w:rsidRPr="00EA2B17">
          <w:rPr>
            <w:rStyle w:val="Hyperlink"/>
            <w:noProof/>
          </w:rPr>
          <w:t>public fnv1ab(a: *): *  source</w:t>
        </w:r>
        <w:r w:rsidR="00DC1E17">
          <w:rPr>
            <w:noProof/>
            <w:webHidden/>
          </w:rPr>
          <w:tab/>
        </w:r>
        <w:r>
          <w:rPr>
            <w:noProof/>
            <w:webHidden/>
          </w:rPr>
          <w:fldChar w:fldCharType="begin"/>
        </w:r>
        <w:r w:rsidR="00DC1E17">
          <w:rPr>
            <w:noProof/>
            <w:webHidden/>
          </w:rPr>
          <w:instrText xml:space="preserve"> PAGEREF _Toc443159283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4" w:history="1">
        <w:r w:rsidR="00DC1E17" w:rsidRPr="00EA2B17">
          <w:rPr>
            <w:rStyle w:val="Hyperlink"/>
            <w:noProof/>
          </w:rPr>
          <w:t>B.2.6.5</w:t>
        </w:r>
        <w:r w:rsidR="00DC1E17">
          <w:rPr>
            <w:rFonts w:eastAsiaTheme="minorEastAsia" w:cstheme="minorBidi"/>
            <w:noProof/>
            <w:szCs w:val="22"/>
            <w:lang w:val="en-US" w:eastAsia="en-US"/>
          </w:rPr>
          <w:tab/>
        </w:r>
        <w:r w:rsidR="00DC1E17" w:rsidRPr="00EA2B17">
          <w:rPr>
            <w:rStyle w:val="Hyperlink"/>
            <w:noProof/>
          </w:rPr>
          <w:t>public fnvmix(a: *): *  source</w:t>
        </w:r>
        <w:r w:rsidR="00DC1E17">
          <w:rPr>
            <w:noProof/>
            <w:webHidden/>
          </w:rPr>
          <w:tab/>
        </w:r>
        <w:r>
          <w:rPr>
            <w:noProof/>
            <w:webHidden/>
          </w:rPr>
          <w:fldChar w:fldCharType="begin"/>
        </w:r>
        <w:r w:rsidR="00DC1E17">
          <w:rPr>
            <w:noProof/>
            <w:webHidden/>
          </w:rPr>
          <w:instrText xml:space="preserve"> PAGEREF _Toc443159284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5" w:history="1">
        <w:r w:rsidR="00DC1E17" w:rsidRPr="00EA2B17">
          <w:rPr>
            <w:rStyle w:val="Hyperlink"/>
            <w:noProof/>
          </w:rPr>
          <w:t>B.2.6.6</w:t>
        </w:r>
        <w:r w:rsidR="00DC1E17">
          <w:rPr>
            <w:rFonts w:eastAsiaTheme="minorEastAsia" w:cstheme="minorBidi"/>
            <w:noProof/>
            <w:szCs w:val="22"/>
            <w:lang w:val="en-US" w:eastAsia="en-US"/>
          </w:rPr>
          <w:tab/>
        </w:r>
        <w:r w:rsidR="00DC1E17" w:rsidRPr="00EA2B17">
          <w:rPr>
            <w:rStyle w:val="Hyperlink"/>
            <w:noProof/>
          </w:rPr>
          <w:t>public fnvmultiply(a: *): *  source</w:t>
        </w:r>
        <w:r w:rsidR="00DC1E17">
          <w:rPr>
            <w:noProof/>
            <w:webHidden/>
          </w:rPr>
          <w:tab/>
        </w:r>
        <w:r>
          <w:rPr>
            <w:noProof/>
            <w:webHidden/>
          </w:rPr>
          <w:fldChar w:fldCharType="begin"/>
        </w:r>
        <w:r w:rsidR="00DC1E17">
          <w:rPr>
            <w:noProof/>
            <w:webHidden/>
          </w:rPr>
          <w:instrText xml:space="preserve"> PAGEREF _Toc443159285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6" w:history="1">
        <w:r w:rsidR="00DC1E17" w:rsidRPr="00EA2B17">
          <w:rPr>
            <w:rStyle w:val="Hyperlink"/>
            <w:noProof/>
          </w:rPr>
          <w:t>B.2.6.7</w:t>
        </w:r>
        <w:r w:rsidR="00DC1E17">
          <w:rPr>
            <w:rFonts w:eastAsiaTheme="minorEastAsia" w:cstheme="minorBidi"/>
            <w:noProof/>
            <w:szCs w:val="22"/>
            <w:lang w:val="en-US" w:eastAsia="en-US"/>
          </w:rPr>
          <w:tab/>
        </w:r>
        <w:r w:rsidR="00DC1E17" w:rsidRPr="00EA2B17">
          <w:rPr>
            <w:rStyle w:val="Hyperlink"/>
            <w:noProof/>
          </w:rPr>
          <w:t>public locations(v: *): *  source</w:t>
        </w:r>
        <w:r w:rsidR="00DC1E17">
          <w:rPr>
            <w:noProof/>
            <w:webHidden/>
          </w:rPr>
          <w:tab/>
        </w:r>
        <w:r>
          <w:rPr>
            <w:noProof/>
            <w:webHidden/>
          </w:rPr>
          <w:fldChar w:fldCharType="begin"/>
        </w:r>
        <w:r w:rsidR="00DC1E17">
          <w:rPr>
            <w:noProof/>
            <w:webHidden/>
          </w:rPr>
          <w:instrText xml:space="preserve"> PAGEREF _Toc443159286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7" w:history="1">
        <w:r w:rsidR="00DC1E17" w:rsidRPr="00EA2B17">
          <w:rPr>
            <w:rStyle w:val="Hyperlink"/>
            <w:noProof/>
          </w:rPr>
          <w:t>B.2.6.8</w:t>
        </w:r>
        <w:r w:rsidR="00DC1E17">
          <w:rPr>
            <w:rFonts w:eastAsiaTheme="minorEastAsia" w:cstheme="minorBidi"/>
            <w:noProof/>
            <w:szCs w:val="22"/>
            <w:lang w:val="en-US" w:eastAsia="en-US"/>
          </w:rPr>
          <w:tab/>
        </w:r>
        <w:r w:rsidR="00DC1E17" w:rsidRPr="00EA2B17">
          <w:rPr>
            <w:rStyle w:val="Hyperlink"/>
            <w:noProof/>
          </w:rPr>
          <w:t>public popcnt(v: *): *  source</w:t>
        </w:r>
        <w:r w:rsidR="00DC1E17">
          <w:rPr>
            <w:noProof/>
            <w:webHidden/>
          </w:rPr>
          <w:tab/>
        </w:r>
        <w:r>
          <w:rPr>
            <w:noProof/>
            <w:webHidden/>
          </w:rPr>
          <w:fldChar w:fldCharType="begin"/>
        </w:r>
        <w:r w:rsidR="00DC1E17">
          <w:rPr>
            <w:noProof/>
            <w:webHidden/>
          </w:rPr>
          <w:instrText xml:space="preserve"> PAGEREF _Toc443159287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88" w:history="1">
        <w:r w:rsidR="00DC1E17" w:rsidRPr="00EA2B17">
          <w:rPr>
            <w:rStyle w:val="Hyperlink"/>
            <w:noProof/>
          </w:rPr>
          <w:t>B.2.6.9</w:t>
        </w:r>
        <w:r w:rsidR="00DC1E17">
          <w:rPr>
            <w:rFonts w:eastAsiaTheme="minorEastAsia" w:cstheme="minorBidi"/>
            <w:noProof/>
            <w:szCs w:val="22"/>
            <w:lang w:val="en-US" w:eastAsia="en-US"/>
          </w:rPr>
          <w:tab/>
        </w:r>
        <w:r w:rsidR="00DC1E17" w:rsidRPr="00EA2B17">
          <w:rPr>
            <w:rStyle w:val="Hyperlink"/>
            <w:noProof/>
          </w:rPr>
          <w:t>public size(): *  source</w:t>
        </w:r>
        <w:r w:rsidR="00DC1E17">
          <w:rPr>
            <w:noProof/>
            <w:webHidden/>
          </w:rPr>
          <w:tab/>
        </w:r>
        <w:r>
          <w:rPr>
            <w:noProof/>
            <w:webHidden/>
          </w:rPr>
          <w:fldChar w:fldCharType="begin"/>
        </w:r>
        <w:r w:rsidR="00DC1E17">
          <w:rPr>
            <w:noProof/>
            <w:webHidden/>
          </w:rPr>
          <w:instrText xml:space="preserve"> PAGEREF _Toc443159288 \h </w:instrText>
        </w:r>
        <w:r>
          <w:rPr>
            <w:noProof/>
            <w:webHidden/>
          </w:rPr>
        </w:r>
        <w:r>
          <w:rPr>
            <w:noProof/>
            <w:webHidden/>
          </w:rPr>
          <w:fldChar w:fldCharType="separate"/>
        </w:r>
        <w:r w:rsidR="00DC1E17">
          <w:rPr>
            <w:noProof/>
            <w:webHidden/>
          </w:rPr>
          <w:t>109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289" w:history="1">
        <w:r w:rsidR="00DC1E17" w:rsidRPr="00EA2B17">
          <w:rPr>
            <w:rStyle w:val="Hyperlink"/>
            <w:noProof/>
          </w:rPr>
          <w:t>B.2.6.10</w:t>
        </w:r>
        <w:r w:rsidR="00DC1E17">
          <w:rPr>
            <w:rFonts w:eastAsiaTheme="minorEastAsia" w:cstheme="minorBidi"/>
            <w:noProof/>
            <w:szCs w:val="22"/>
            <w:lang w:val="en-US" w:eastAsia="en-US"/>
          </w:rPr>
          <w:tab/>
        </w:r>
        <w:r w:rsidR="00DC1E17" w:rsidRPr="00EA2B17">
          <w:rPr>
            <w:rStyle w:val="Hyperlink"/>
            <w:noProof/>
          </w:rPr>
          <w:t>public test(v: *): boolean  source</w:t>
        </w:r>
        <w:r w:rsidR="00DC1E17">
          <w:rPr>
            <w:noProof/>
            <w:webHidden/>
          </w:rPr>
          <w:tab/>
        </w:r>
        <w:r>
          <w:rPr>
            <w:noProof/>
            <w:webHidden/>
          </w:rPr>
          <w:fldChar w:fldCharType="begin"/>
        </w:r>
        <w:r w:rsidR="00DC1E17">
          <w:rPr>
            <w:noProof/>
            <w:webHidden/>
          </w:rPr>
          <w:instrText xml:space="preserve"> PAGEREF _Toc443159289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290" w:history="1">
        <w:r w:rsidR="00DC1E17" w:rsidRPr="00EA2B17">
          <w:rPr>
            <w:rStyle w:val="Hyperlink"/>
            <w:noProof/>
          </w:rPr>
          <w:t>B.3</w:t>
        </w:r>
        <w:r w:rsidR="00DC1E17">
          <w:rPr>
            <w:rFonts w:eastAsiaTheme="minorEastAsia" w:cstheme="minorBidi"/>
            <w:noProof/>
            <w:szCs w:val="22"/>
            <w:lang w:val="en-US" w:eastAsia="en-US"/>
          </w:rPr>
          <w:tab/>
        </w:r>
        <w:r w:rsidR="00DC1E17" w:rsidRPr="00EA2B17">
          <w:rPr>
            <w:rStyle w:val="Hyperlink"/>
            <w:noProof/>
          </w:rPr>
          <w:t>Bus</w:t>
        </w:r>
        <w:r w:rsidR="00DC1E17">
          <w:rPr>
            <w:noProof/>
            <w:webHidden/>
          </w:rPr>
          <w:tab/>
        </w:r>
        <w:r>
          <w:rPr>
            <w:noProof/>
            <w:webHidden/>
          </w:rPr>
          <w:fldChar w:fldCharType="begin"/>
        </w:r>
        <w:r w:rsidR="00DC1E17">
          <w:rPr>
            <w:noProof/>
            <w:webHidden/>
          </w:rPr>
          <w:instrText xml:space="preserve"> PAGEREF _Toc443159290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91" w:history="1">
        <w:r w:rsidR="00DC1E17" w:rsidRPr="00EA2B17">
          <w:rPr>
            <w:rStyle w:val="Hyperlink"/>
            <w:noProof/>
          </w:rPr>
          <w:t>B.3.2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_Toc443159291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92" w:history="1">
        <w:r w:rsidR="00DC1E17" w:rsidRPr="00EA2B17">
          <w:rPr>
            <w:rStyle w:val="Hyperlink"/>
            <w:noProof/>
          </w:rPr>
          <w:t>B.3.3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_Toc443159292 \h </w:instrText>
        </w:r>
        <w:r>
          <w:rPr>
            <w:noProof/>
            <w:webHidden/>
          </w:rPr>
        </w:r>
        <w:r>
          <w:rPr>
            <w:noProof/>
            <w:webHidden/>
          </w:rPr>
          <w:fldChar w:fldCharType="separate"/>
        </w:r>
        <w:r w:rsidR="00DC1E17">
          <w:rPr>
            <w:noProof/>
            <w:webHidden/>
          </w:rPr>
          <w:t>110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93" w:history="1">
        <w:r w:rsidR="00DC1E17" w:rsidRPr="00EA2B17">
          <w:rPr>
            <w:rStyle w:val="Hyperlink"/>
            <w:noProof/>
          </w:rPr>
          <w:t>B.3.4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_Toc443159293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94" w:history="1">
        <w:r w:rsidR="00DC1E17" w:rsidRPr="00EA2B17">
          <w:rPr>
            <w:rStyle w:val="Hyperlink"/>
            <w:noProof/>
          </w:rPr>
          <w:t>B.3.4.1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_Toc443159294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295" w:history="1">
        <w:r w:rsidR="00DC1E17" w:rsidRPr="00EA2B17">
          <w:rPr>
            <w:rStyle w:val="Hyperlink"/>
            <w:noProof/>
          </w:rPr>
          <w:t>B.3.5</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_Toc443159295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96" w:history="1">
        <w:r w:rsidR="00DC1E17" w:rsidRPr="00EA2B17">
          <w:rPr>
            <w:rStyle w:val="Hyperlink"/>
            <w:noProof/>
          </w:rPr>
          <w:t>B.3.5.1</w:t>
        </w:r>
        <w:r w:rsidR="00DC1E17">
          <w:rPr>
            <w:rFonts w:eastAsiaTheme="minorEastAsia" w:cstheme="minorBidi"/>
            <w:noProof/>
            <w:szCs w:val="22"/>
            <w:lang w:val="en-US" w:eastAsia="en-US"/>
          </w:rPr>
          <w:tab/>
        </w:r>
        <w:r w:rsidR="00DC1E17" w:rsidRPr="00EA2B17">
          <w:rPr>
            <w:rStyle w:val="Hyperlink"/>
            <w:noProof/>
          </w:rPr>
          <w:t>public addListener(url: URL, listener: Listener): MsgListener  source</w:t>
        </w:r>
        <w:r w:rsidR="00DC1E17">
          <w:rPr>
            <w:noProof/>
            <w:webHidden/>
          </w:rPr>
          <w:tab/>
        </w:r>
        <w:r>
          <w:rPr>
            <w:noProof/>
            <w:webHidden/>
          </w:rPr>
          <w:fldChar w:fldCharType="begin"/>
        </w:r>
        <w:r w:rsidR="00DC1E17">
          <w:rPr>
            <w:noProof/>
            <w:webHidden/>
          </w:rPr>
          <w:instrText xml:space="preserve"> PAGEREF _Toc443159296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97" w:history="1">
        <w:r w:rsidR="00DC1E17" w:rsidRPr="00EA2B17">
          <w:rPr>
            <w:rStyle w:val="Hyperlink"/>
            <w:noProof/>
          </w:rPr>
          <w:t>B.3.5.2</w:t>
        </w:r>
        <w:r w:rsidR="00DC1E17">
          <w:rPr>
            <w:rFonts w:eastAsiaTheme="minorEastAsia" w:cstheme="minorBidi"/>
            <w:noProof/>
            <w:szCs w:val="22"/>
            <w:lang w:val="en-US" w:eastAsia="en-US"/>
          </w:rPr>
          <w:tab/>
        </w:r>
        <w:r w:rsidR="00DC1E17" w:rsidRPr="00EA2B17">
          <w:rPr>
            <w:rStyle w:val="Hyperlink"/>
            <w:noProof/>
          </w:rPr>
          <w:t>public addResponseListener(url: URL, msgId: number, responseListener: Function)  source</w:t>
        </w:r>
        <w:r w:rsidR="00DC1E17">
          <w:rPr>
            <w:noProof/>
            <w:webHidden/>
          </w:rPr>
          <w:tab/>
        </w:r>
        <w:r>
          <w:rPr>
            <w:noProof/>
            <w:webHidden/>
          </w:rPr>
          <w:fldChar w:fldCharType="begin"/>
        </w:r>
        <w:r w:rsidR="00DC1E17">
          <w:rPr>
            <w:noProof/>
            <w:webHidden/>
          </w:rPr>
          <w:instrText xml:space="preserve"> PAGEREF _Toc443159297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98" w:history="1">
        <w:r w:rsidR="00DC1E17" w:rsidRPr="00EA2B17">
          <w:rPr>
            <w:rStyle w:val="Hyperlink"/>
            <w:noProof/>
          </w:rPr>
          <w:t>B.3.5.3</w:t>
        </w:r>
        <w:r w:rsidR="00DC1E17">
          <w:rPr>
            <w:rFonts w:eastAsiaTheme="minorEastAsia" w:cstheme="minorBidi"/>
            <w:noProof/>
            <w:szCs w:val="22"/>
            <w:lang w:val="en-US" w:eastAsia="en-US"/>
          </w:rPr>
          <w:tab/>
        </w:r>
        <w:r w:rsidR="00DC1E17" w:rsidRPr="00EA2B17">
          <w:rPr>
            <w:rStyle w:val="Hyperlink"/>
            <w:noProof/>
          </w:rPr>
          <w:t>public bind(outUrl: URL, inUrl: URL, target: MiniBus): Bound  source</w:t>
        </w:r>
        <w:r w:rsidR="00DC1E17">
          <w:rPr>
            <w:noProof/>
            <w:webHidden/>
          </w:rPr>
          <w:tab/>
        </w:r>
        <w:r>
          <w:rPr>
            <w:noProof/>
            <w:webHidden/>
          </w:rPr>
          <w:fldChar w:fldCharType="begin"/>
        </w:r>
        <w:r w:rsidR="00DC1E17">
          <w:rPr>
            <w:noProof/>
            <w:webHidden/>
          </w:rPr>
          <w:instrText xml:space="preserve"> PAGEREF _Toc443159298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299" w:history="1">
        <w:r w:rsidR="00DC1E17" w:rsidRPr="00EA2B17">
          <w:rPr>
            <w:rStyle w:val="Hyperlink"/>
            <w:noProof/>
          </w:rPr>
          <w:t>B.3.5.4</w:t>
        </w:r>
        <w:r w:rsidR="00DC1E17">
          <w:rPr>
            <w:rFonts w:eastAsiaTheme="minorEastAsia" w:cstheme="minorBidi"/>
            <w:noProof/>
            <w:szCs w:val="22"/>
            <w:lang w:val="en-US" w:eastAsia="en-US"/>
          </w:rPr>
          <w:tab/>
        </w:r>
        <w:r w:rsidR="00DC1E17" w:rsidRPr="00EA2B17">
          <w:rPr>
            <w:rStyle w:val="Hyperlink"/>
            <w:noProof/>
          </w:rPr>
          <w:t>public postMessage(msg: Message, responseCallback: Function): number  source</w:t>
        </w:r>
        <w:r w:rsidR="00DC1E17">
          <w:rPr>
            <w:noProof/>
            <w:webHidden/>
          </w:rPr>
          <w:tab/>
        </w:r>
        <w:r>
          <w:rPr>
            <w:noProof/>
            <w:webHidden/>
          </w:rPr>
          <w:fldChar w:fldCharType="begin"/>
        </w:r>
        <w:r w:rsidR="00DC1E17">
          <w:rPr>
            <w:noProof/>
            <w:webHidden/>
          </w:rPr>
          <w:instrText xml:space="preserve"> PAGEREF _Toc443159299 \h </w:instrText>
        </w:r>
        <w:r>
          <w:rPr>
            <w:noProof/>
            <w:webHidden/>
          </w:rPr>
        </w:r>
        <w:r>
          <w:rPr>
            <w:noProof/>
            <w:webHidden/>
          </w:rPr>
          <w:fldChar w:fldCharType="separate"/>
        </w:r>
        <w:r w:rsidR="00DC1E17">
          <w:rPr>
            <w:noProof/>
            <w:webHidden/>
          </w:rPr>
          <w:t>111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00" w:history="1">
        <w:r w:rsidR="00DC1E17" w:rsidRPr="00EA2B17">
          <w:rPr>
            <w:rStyle w:val="Hyperlink"/>
            <w:noProof/>
          </w:rPr>
          <w:t>B.3.5.5</w:t>
        </w:r>
        <w:r w:rsidR="00DC1E17">
          <w:rPr>
            <w:rFonts w:eastAsiaTheme="minorEastAsia" w:cstheme="minorBidi"/>
            <w:noProof/>
            <w:szCs w:val="22"/>
            <w:lang w:val="en-US" w:eastAsia="en-US"/>
          </w:rPr>
          <w:tab/>
        </w:r>
        <w:r w:rsidR="00DC1E17" w:rsidRPr="00EA2B17">
          <w:rPr>
            <w:rStyle w:val="Hyperlink"/>
            <w:noProof/>
          </w:rPr>
          <w:t>public removeAllListenersOf(url: URL)  source</w:t>
        </w:r>
        <w:r w:rsidR="00DC1E17">
          <w:rPr>
            <w:noProof/>
            <w:webHidden/>
          </w:rPr>
          <w:tab/>
        </w:r>
        <w:r>
          <w:rPr>
            <w:noProof/>
            <w:webHidden/>
          </w:rPr>
          <w:fldChar w:fldCharType="begin"/>
        </w:r>
        <w:r w:rsidR="00DC1E17">
          <w:rPr>
            <w:noProof/>
            <w:webHidden/>
          </w:rPr>
          <w:instrText xml:space="preserve"> PAGEREF _Toc443159300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01" w:history="1">
        <w:r w:rsidR="00DC1E17" w:rsidRPr="00EA2B17">
          <w:rPr>
            <w:rStyle w:val="Hyperlink"/>
            <w:noProof/>
          </w:rPr>
          <w:t>B.3.5.6</w:t>
        </w:r>
        <w:r w:rsidR="00DC1E17">
          <w:rPr>
            <w:rFonts w:eastAsiaTheme="minorEastAsia" w:cstheme="minorBidi"/>
            <w:noProof/>
            <w:szCs w:val="22"/>
            <w:lang w:val="en-US" w:eastAsia="en-US"/>
          </w:rPr>
          <w:tab/>
        </w:r>
        <w:r w:rsidR="00DC1E17" w:rsidRPr="00EA2B17">
          <w:rPr>
            <w:rStyle w:val="Hyperlink"/>
            <w:noProof/>
          </w:rPr>
          <w:t>public removeResponseListener(url: URL, msgId: number)  source</w:t>
        </w:r>
        <w:r w:rsidR="00DC1E17">
          <w:rPr>
            <w:noProof/>
            <w:webHidden/>
          </w:rPr>
          <w:tab/>
        </w:r>
        <w:r>
          <w:rPr>
            <w:noProof/>
            <w:webHidden/>
          </w:rPr>
          <w:fldChar w:fldCharType="begin"/>
        </w:r>
        <w:r w:rsidR="00DC1E17">
          <w:rPr>
            <w:noProof/>
            <w:webHidden/>
          </w:rPr>
          <w:instrText xml:space="preserve"> PAGEREF _Toc443159301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02" w:history="1">
        <w:r w:rsidR="00DC1E17" w:rsidRPr="00EA2B17">
          <w:rPr>
            <w:rStyle w:val="Hyperlink"/>
            <w:noProof/>
          </w:rPr>
          <w:t>B.4</w:t>
        </w:r>
        <w:r w:rsidR="00DC1E17">
          <w:rPr>
            <w:rFonts w:eastAsiaTheme="minorEastAsia" w:cstheme="minorBidi"/>
            <w:noProof/>
            <w:szCs w:val="22"/>
            <w:lang w:val="en-US" w:eastAsia="en-US"/>
          </w:rPr>
          <w:tab/>
        </w:r>
        <w:r w:rsidR="00DC1E17" w:rsidRPr="00EA2B17">
          <w:rPr>
            <w:rStyle w:val="Hyperlink"/>
            <w:noProof/>
          </w:rPr>
          <w:t>EventEmitter</w:t>
        </w:r>
        <w:r w:rsidR="00DC1E17">
          <w:rPr>
            <w:noProof/>
            <w:webHidden/>
          </w:rPr>
          <w:tab/>
        </w:r>
        <w:r>
          <w:rPr>
            <w:noProof/>
            <w:webHidden/>
          </w:rPr>
          <w:fldChar w:fldCharType="begin"/>
        </w:r>
        <w:r w:rsidR="00DC1E17">
          <w:rPr>
            <w:noProof/>
            <w:webHidden/>
          </w:rPr>
          <w:instrText xml:space="preserve"> PAGEREF _Toc443159302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03" w:history="1">
        <w:r w:rsidR="00DC1E17" w:rsidRPr="00EA2B17">
          <w:rPr>
            <w:rStyle w:val="Hyperlink"/>
            <w:noProof/>
          </w:rPr>
          <w:t>B.4.2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_Toc443159303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04" w:history="1">
        <w:r w:rsidR="00DC1E17" w:rsidRPr="00EA2B17">
          <w:rPr>
            <w:rStyle w:val="Hyperlink"/>
            <w:noProof/>
          </w:rPr>
          <w:t>B.4.3</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_Toc443159304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05" w:history="1">
        <w:r w:rsidR="00DC1E17" w:rsidRPr="00EA2B17">
          <w:rPr>
            <w:rStyle w:val="Hyperlink"/>
            <w:noProof/>
          </w:rPr>
          <w:t>B.4.3.1</w:t>
        </w:r>
        <w:r w:rsidR="00DC1E17">
          <w:rPr>
            <w:rFonts w:eastAsiaTheme="minorEastAsia" w:cstheme="minorBidi"/>
            <w:noProof/>
            <w:szCs w:val="22"/>
            <w:lang w:val="en-US" w:eastAsia="en-US"/>
          </w:rPr>
          <w:tab/>
        </w:r>
        <w:r w:rsidR="00DC1E17" w:rsidRPr="00EA2B17">
          <w:rPr>
            <w:rStyle w:val="Hyperlink"/>
            <w:noProof/>
          </w:rPr>
          <w:t>public addEventListener(eventType: string, cb: Function)  source</w:t>
        </w:r>
        <w:r w:rsidR="00DC1E17">
          <w:rPr>
            <w:noProof/>
            <w:webHidden/>
          </w:rPr>
          <w:tab/>
        </w:r>
        <w:r>
          <w:rPr>
            <w:noProof/>
            <w:webHidden/>
          </w:rPr>
          <w:fldChar w:fldCharType="begin"/>
        </w:r>
        <w:r w:rsidR="00DC1E17">
          <w:rPr>
            <w:noProof/>
            <w:webHidden/>
          </w:rPr>
          <w:instrText xml:space="preserve"> PAGEREF _Toc443159305 \h </w:instrText>
        </w:r>
        <w:r>
          <w:rPr>
            <w:noProof/>
            <w:webHidden/>
          </w:rPr>
        </w:r>
        <w:r>
          <w:rPr>
            <w:noProof/>
            <w:webHidden/>
          </w:rPr>
          <w:fldChar w:fldCharType="separate"/>
        </w:r>
        <w:r w:rsidR="00DC1E17">
          <w:rPr>
            <w:noProof/>
            <w:webHidden/>
          </w:rPr>
          <w:t>112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06" w:history="1">
        <w:r w:rsidR="00DC1E17" w:rsidRPr="00EA2B17">
          <w:rPr>
            <w:rStyle w:val="Hyperlink"/>
            <w:noProof/>
          </w:rPr>
          <w:t>B.4.3.2</w:t>
        </w:r>
        <w:r w:rsidR="00DC1E17">
          <w:rPr>
            <w:rFonts w:eastAsiaTheme="minorEastAsia" w:cstheme="minorBidi"/>
            <w:noProof/>
            <w:szCs w:val="22"/>
            <w:lang w:val="en-US" w:eastAsia="en-US"/>
          </w:rPr>
          <w:tab/>
        </w:r>
        <w:r w:rsidR="00DC1E17" w:rsidRPr="00EA2B17">
          <w:rPr>
            <w:rStyle w:val="Hyperlink"/>
            <w:noProof/>
          </w:rPr>
          <w:t>public trigger(eventType: string, params: object)  source</w:t>
        </w:r>
        <w:r w:rsidR="00DC1E17">
          <w:rPr>
            <w:noProof/>
            <w:webHidden/>
          </w:rPr>
          <w:tab/>
        </w:r>
        <w:r>
          <w:rPr>
            <w:noProof/>
            <w:webHidden/>
          </w:rPr>
          <w:fldChar w:fldCharType="begin"/>
        </w:r>
        <w:r w:rsidR="00DC1E17">
          <w:rPr>
            <w:noProof/>
            <w:webHidden/>
          </w:rPr>
          <w:instrText xml:space="preserve"> PAGEREF _Toc443159306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07" w:history="1">
        <w:r w:rsidR="00DC1E17" w:rsidRPr="00EA2B17">
          <w:rPr>
            <w:rStyle w:val="Hyperlink"/>
            <w:noProof/>
          </w:rPr>
          <w:t>B.5</w:t>
        </w:r>
        <w:r w:rsidR="00DC1E17">
          <w:rPr>
            <w:rFonts w:eastAsiaTheme="minorEastAsia" w:cstheme="minorBidi"/>
            <w:noProof/>
            <w:szCs w:val="22"/>
            <w:lang w:val="en-US" w:eastAsia="en-US"/>
          </w:rPr>
          <w:tab/>
        </w:r>
        <w:r w:rsidR="00DC1E17" w:rsidRPr="00EA2B17">
          <w:rPr>
            <w:rStyle w:val="Hyperlink"/>
            <w:noProof/>
          </w:rPr>
          <w:t>GlobalRegistryRecord</w:t>
        </w:r>
        <w:r w:rsidR="00DC1E17">
          <w:rPr>
            <w:noProof/>
            <w:webHidden/>
          </w:rPr>
          <w:tab/>
        </w:r>
        <w:r>
          <w:rPr>
            <w:noProof/>
            <w:webHidden/>
          </w:rPr>
          <w:fldChar w:fldCharType="begin"/>
        </w:r>
        <w:r w:rsidR="00DC1E17">
          <w:rPr>
            <w:noProof/>
            <w:webHidden/>
          </w:rPr>
          <w:instrText xml:space="preserve"> PAGEREF _Toc443159307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08" w:history="1">
        <w:r w:rsidR="00DC1E17" w:rsidRPr="00EA2B17">
          <w:rPr>
            <w:rStyle w:val="Hyperlink"/>
            <w:noProof/>
          </w:rPr>
          <w:t>B.5.1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_Toc443159308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09" w:history="1">
        <w:r w:rsidR="00DC1E17" w:rsidRPr="00EA2B17">
          <w:rPr>
            <w:rStyle w:val="Hyperlink"/>
            <w:noProof/>
          </w:rPr>
          <w:t>B.5.2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_Toc443159309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10" w:history="1">
        <w:r w:rsidR="00DC1E17" w:rsidRPr="00EA2B17">
          <w:rPr>
            <w:rStyle w:val="Hyperlink"/>
            <w:noProof/>
          </w:rPr>
          <w:t>B.5.3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_Toc443159310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11" w:history="1">
        <w:r w:rsidR="00DC1E17" w:rsidRPr="00EA2B17">
          <w:rPr>
            <w:rStyle w:val="Hyperlink"/>
            <w:noProof/>
          </w:rPr>
          <w:t>B.5.4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_Toc443159311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12" w:history="1">
        <w:r w:rsidR="00DC1E17" w:rsidRPr="00EA2B17">
          <w:rPr>
            <w:rStyle w:val="Hyperlink"/>
            <w:noProof/>
          </w:rPr>
          <w:t>B.5.4.1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_Toc443159312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13" w:history="1">
        <w:r w:rsidR="00DC1E17" w:rsidRPr="00EA2B17">
          <w:rPr>
            <w:rStyle w:val="Hyperlink"/>
            <w:noProof/>
          </w:rPr>
          <w:t>B.5.5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_Toc443159313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14" w:history="1">
        <w:r w:rsidR="00DC1E17" w:rsidRPr="00EA2B17">
          <w:rPr>
            <w:rStyle w:val="Hyperlink"/>
            <w:noProof/>
          </w:rPr>
          <w:t>B.5.5.1</w:t>
        </w:r>
        <w:r w:rsidR="00DC1E17">
          <w:rPr>
            <w:rFonts w:eastAsiaTheme="minorEastAsia" w:cstheme="minorBidi"/>
            <w:noProof/>
            <w:szCs w:val="22"/>
            <w:lang w:val="en-US" w:eastAsia="en-US"/>
          </w:rPr>
          <w:tab/>
        </w:r>
        <w:r w:rsidR="00DC1E17" w:rsidRPr="00EA2B17">
          <w:rPr>
            <w:rStyle w:val="Hyperlink"/>
            <w:noProof/>
          </w:rPr>
          <w:t>public userIDs: *  source</w:t>
        </w:r>
        <w:r w:rsidR="00DC1E17">
          <w:rPr>
            <w:noProof/>
            <w:webHidden/>
          </w:rPr>
          <w:tab/>
        </w:r>
        <w:r>
          <w:rPr>
            <w:noProof/>
            <w:webHidden/>
          </w:rPr>
          <w:fldChar w:fldCharType="begin"/>
        </w:r>
        <w:r w:rsidR="00DC1E17">
          <w:rPr>
            <w:noProof/>
            <w:webHidden/>
          </w:rPr>
          <w:instrText xml:space="preserve"> PAGEREF _Toc443159314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15" w:history="1">
        <w:r w:rsidR="00DC1E17" w:rsidRPr="00EA2B17">
          <w:rPr>
            <w:rStyle w:val="Hyperlink"/>
            <w:noProof/>
          </w:rPr>
          <w:t>B.5.6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_Toc443159315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16" w:history="1">
        <w:r w:rsidR="00DC1E17" w:rsidRPr="00EA2B17">
          <w:rPr>
            <w:rStyle w:val="Hyperlink"/>
            <w:noProof/>
          </w:rPr>
          <w:t>B.5.6.1</w:t>
        </w:r>
        <w:r w:rsidR="00DC1E17">
          <w:rPr>
            <w:rFonts w:eastAsiaTheme="minorEastAsia" w:cstheme="minorBidi"/>
            <w:noProof/>
            <w:szCs w:val="22"/>
            <w:lang w:val="en-US" w:eastAsia="en-US"/>
          </w:rPr>
          <w:tab/>
        </w:r>
        <w:r w:rsidR="00DC1E17" w:rsidRPr="00EA2B17">
          <w:rPr>
            <w:rStyle w:val="Hyperlink"/>
            <w:noProof/>
          </w:rPr>
          <w:t>public getRecord(): Object  source</w:t>
        </w:r>
        <w:r w:rsidR="00DC1E17">
          <w:rPr>
            <w:noProof/>
            <w:webHidden/>
          </w:rPr>
          <w:tab/>
        </w:r>
        <w:r>
          <w:rPr>
            <w:noProof/>
            <w:webHidden/>
          </w:rPr>
          <w:fldChar w:fldCharType="begin"/>
        </w:r>
        <w:r w:rsidR="00DC1E17">
          <w:rPr>
            <w:noProof/>
            <w:webHidden/>
          </w:rPr>
          <w:instrText xml:space="preserve"> PAGEREF _Toc443159316 \h </w:instrText>
        </w:r>
        <w:r>
          <w:rPr>
            <w:noProof/>
            <w:webHidden/>
          </w:rPr>
        </w:r>
        <w:r>
          <w:rPr>
            <w:noProof/>
            <w:webHidden/>
          </w:rPr>
          <w:fldChar w:fldCharType="separate"/>
        </w:r>
        <w:r w:rsidR="00DC1E17">
          <w:rPr>
            <w:noProof/>
            <w:webHidden/>
          </w:rPr>
          <w:t>113</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17" w:history="1">
        <w:r w:rsidR="00DC1E17" w:rsidRPr="00EA2B17">
          <w:rPr>
            <w:rStyle w:val="Hyperlink"/>
            <w:noProof/>
          </w:rPr>
          <w:t>B.6</w:t>
        </w:r>
        <w:r w:rsidR="00DC1E17">
          <w:rPr>
            <w:rFonts w:eastAsiaTheme="minorEastAsia" w:cstheme="minorBidi"/>
            <w:noProof/>
            <w:szCs w:val="22"/>
            <w:lang w:val="en-US" w:eastAsia="en-US"/>
          </w:rPr>
          <w:tab/>
        </w:r>
        <w:r w:rsidR="00DC1E17" w:rsidRPr="00EA2B17">
          <w:rPr>
            <w:rStyle w:val="Hyperlink"/>
            <w:noProof/>
          </w:rPr>
          <w:t>GraphConnector</w:t>
        </w:r>
        <w:r w:rsidR="00DC1E17">
          <w:rPr>
            <w:noProof/>
            <w:webHidden/>
          </w:rPr>
          <w:tab/>
        </w:r>
        <w:r>
          <w:rPr>
            <w:noProof/>
            <w:webHidden/>
          </w:rPr>
          <w:fldChar w:fldCharType="begin"/>
        </w:r>
        <w:r w:rsidR="00DC1E17">
          <w:rPr>
            <w:noProof/>
            <w:webHidden/>
          </w:rPr>
          <w:instrText xml:space="preserve"> PAGEREF _Toc443159317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18" w:history="1">
        <w:r w:rsidR="00DC1E17" w:rsidRPr="00EA2B17">
          <w:rPr>
            <w:rStyle w:val="Hyperlink"/>
            <w:noProof/>
          </w:rPr>
          <w:t>B.6.1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_Toc443159318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19" w:history="1">
        <w:r w:rsidR="00DC1E17" w:rsidRPr="00EA2B17">
          <w:rPr>
            <w:rStyle w:val="Hyperlink"/>
            <w:noProof/>
          </w:rPr>
          <w:t>B.6.2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_Toc443159319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20" w:history="1">
        <w:r w:rsidR="00DC1E17" w:rsidRPr="00EA2B17">
          <w:rPr>
            <w:rStyle w:val="Hyperlink"/>
            <w:noProof/>
          </w:rPr>
          <w:t>B.6.3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_Toc443159320 \h </w:instrText>
        </w:r>
        <w:r>
          <w:rPr>
            <w:noProof/>
            <w:webHidden/>
          </w:rPr>
        </w:r>
        <w:r>
          <w:rPr>
            <w:noProof/>
            <w:webHidden/>
          </w:rPr>
          <w:fldChar w:fldCharType="separate"/>
        </w:r>
        <w:r w:rsidR="00DC1E17">
          <w:rPr>
            <w:noProof/>
            <w:webHidden/>
          </w:rPr>
          <w:t>114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21" w:history="1">
        <w:r w:rsidR="00DC1E17" w:rsidRPr="00EA2B17">
          <w:rPr>
            <w:rStyle w:val="Hyperlink"/>
            <w:noProof/>
          </w:rPr>
          <w:t>B.6.4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_Toc443159321 \h </w:instrText>
        </w:r>
        <w:r>
          <w:rPr>
            <w:noProof/>
            <w:webHidden/>
          </w:rPr>
        </w:r>
        <w:r>
          <w:rPr>
            <w:noProof/>
            <w:webHidden/>
          </w:rPr>
          <w:fldChar w:fldCharType="separate"/>
        </w:r>
        <w:r w:rsidR="00DC1E17">
          <w:rPr>
            <w:noProof/>
            <w:webHidden/>
          </w:rPr>
          <w:t>115</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22" w:history="1">
        <w:r w:rsidR="00DC1E17" w:rsidRPr="00EA2B17">
          <w:rPr>
            <w:rStyle w:val="Hyperlink"/>
            <w:noProof/>
          </w:rPr>
          <w:t>B.6.4.1</w:t>
        </w:r>
        <w:r w:rsidR="00DC1E17">
          <w:rPr>
            <w:rFonts w:eastAsiaTheme="minorEastAsia" w:cstheme="minorBidi"/>
            <w:noProof/>
            <w:szCs w:val="22"/>
            <w:lang w:val="en-US" w:eastAsia="en-US"/>
          </w:rPr>
          <w:tab/>
        </w:r>
        <w:r w:rsidR="00DC1E17" w:rsidRPr="00EA2B17">
          <w:rPr>
            <w:rStyle w:val="Hyperlink"/>
            <w:noProof/>
          </w:rPr>
          <w:t>public constructor(HypertyRuntimeURL: string, MessageBus: messageBus)  source</w:t>
        </w:r>
        <w:r w:rsidR="00DC1E17">
          <w:rPr>
            <w:noProof/>
            <w:webHidden/>
          </w:rPr>
          <w:tab/>
        </w:r>
        <w:r>
          <w:rPr>
            <w:noProof/>
            <w:webHidden/>
          </w:rPr>
          <w:fldChar w:fldCharType="begin"/>
        </w:r>
        <w:r w:rsidR="00DC1E17">
          <w:rPr>
            <w:noProof/>
            <w:webHidden/>
          </w:rPr>
          <w:instrText xml:space="preserve"> PAGEREF _Toc443159322 \h </w:instrText>
        </w:r>
        <w:r>
          <w:rPr>
            <w:noProof/>
            <w:webHidden/>
          </w:rPr>
        </w:r>
        <w:r>
          <w:rPr>
            <w:noProof/>
            <w:webHidden/>
          </w:rPr>
          <w:fldChar w:fldCharType="separate"/>
        </w:r>
        <w:r w:rsidR="00DC1E17">
          <w:rPr>
            <w:noProof/>
            <w:webHidden/>
          </w:rPr>
          <w:t>115</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23" w:history="1">
        <w:r w:rsidR="00DC1E17" w:rsidRPr="00EA2B17">
          <w:rPr>
            <w:rStyle w:val="Hyperlink"/>
            <w:noProof/>
          </w:rPr>
          <w:t>B.6.5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_Toc443159323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24" w:history="1">
        <w:r w:rsidR="00DC1E17" w:rsidRPr="00EA2B17">
          <w:rPr>
            <w:rStyle w:val="Hyperlink"/>
            <w:noProof/>
          </w:rPr>
          <w:t>B.6.5.1</w:t>
        </w:r>
        <w:r w:rsidR="00DC1E17">
          <w:rPr>
            <w:rFonts w:eastAsiaTheme="minorEastAsia" w:cstheme="minorBidi"/>
            <w:noProof/>
            <w:szCs w:val="22"/>
            <w:lang w:val="en-US" w:eastAsia="en-US"/>
          </w:rPr>
          <w:tab/>
        </w:r>
        <w:r w:rsidR="00DC1E17" w:rsidRPr="00EA2B17">
          <w:rPr>
            <w:rStyle w:val="Hyperlink"/>
            <w:noProof/>
          </w:rPr>
          <w:t>public contacts: *  source</w:t>
        </w:r>
        <w:r w:rsidR="00DC1E17">
          <w:rPr>
            <w:noProof/>
            <w:webHidden/>
          </w:rPr>
          <w:tab/>
        </w:r>
        <w:r>
          <w:rPr>
            <w:noProof/>
            <w:webHidden/>
          </w:rPr>
          <w:fldChar w:fldCharType="begin"/>
        </w:r>
        <w:r w:rsidR="00DC1E17">
          <w:rPr>
            <w:noProof/>
            <w:webHidden/>
          </w:rPr>
          <w:instrText xml:space="preserve"> PAGEREF _Toc443159324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25" w:history="1">
        <w:r w:rsidR="00DC1E17" w:rsidRPr="00EA2B17">
          <w:rPr>
            <w:rStyle w:val="Hyperlink"/>
            <w:noProof/>
          </w:rPr>
          <w:t>B.6.5.2</w:t>
        </w:r>
        <w:r w:rsidR="00DC1E17">
          <w:rPr>
            <w:rFonts w:eastAsiaTheme="minorEastAsia" w:cstheme="minorBidi"/>
            <w:noProof/>
            <w:szCs w:val="22"/>
            <w:lang w:val="en-US" w:eastAsia="en-US"/>
          </w:rPr>
          <w:tab/>
        </w:r>
        <w:r w:rsidR="00DC1E17" w:rsidRPr="00EA2B17">
          <w:rPr>
            <w:rStyle w:val="Hyperlink"/>
            <w:noProof/>
          </w:rPr>
          <w:t>public contactsBloomFilter1Hop: *  source</w:t>
        </w:r>
        <w:r w:rsidR="00DC1E17">
          <w:rPr>
            <w:noProof/>
            <w:webHidden/>
          </w:rPr>
          <w:tab/>
        </w:r>
        <w:r>
          <w:rPr>
            <w:noProof/>
            <w:webHidden/>
          </w:rPr>
          <w:fldChar w:fldCharType="begin"/>
        </w:r>
        <w:r w:rsidR="00DC1E17">
          <w:rPr>
            <w:noProof/>
            <w:webHidden/>
          </w:rPr>
          <w:instrText xml:space="preserve"> PAGEREF _Toc443159325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26" w:history="1">
        <w:r w:rsidR="00DC1E17" w:rsidRPr="00EA2B17">
          <w:rPr>
            <w:rStyle w:val="Hyperlink"/>
            <w:noProof/>
          </w:rPr>
          <w:t>B.6.5.3</w:t>
        </w:r>
        <w:r w:rsidR="00DC1E17">
          <w:rPr>
            <w:rFonts w:eastAsiaTheme="minorEastAsia" w:cstheme="minorBidi"/>
            <w:noProof/>
            <w:szCs w:val="22"/>
            <w:lang w:val="en-US" w:eastAsia="en-US"/>
          </w:rPr>
          <w:tab/>
        </w:r>
        <w:r w:rsidR="00DC1E17" w:rsidRPr="00EA2B17">
          <w:rPr>
            <w:rStyle w:val="Hyperlink"/>
            <w:noProof/>
          </w:rPr>
          <w:t>public globalRegistryRecord: *  source</w:t>
        </w:r>
        <w:r w:rsidR="00DC1E17">
          <w:rPr>
            <w:noProof/>
            <w:webHidden/>
          </w:rPr>
          <w:tab/>
        </w:r>
        <w:r>
          <w:rPr>
            <w:noProof/>
            <w:webHidden/>
          </w:rPr>
          <w:fldChar w:fldCharType="begin"/>
        </w:r>
        <w:r w:rsidR="00DC1E17">
          <w:rPr>
            <w:noProof/>
            <w:webHidden/>
          </w:rPr>
          <w:instrText xml:space="preserve"> PAGEREF _Toc443159326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27" w:history="1">
        <w:r w:rsidR="00DC1E17" w:rsidRPr="00EA2B17">
          <w:rPr>
            <w:rStyle w:val="Hyperlink"/>
            <w:noProof/>
          </w:rPr>
          <w:t>B.6.5.4</w:t>
        </w:r>
        <w:r w:rsidR="00DC1E17">
          <w:rPr>
            <w:rFonts w:eastAsiaTheme="minorEastAsia" w:cstheme="minorBidi"/>
            <w:noProof/>
            <w:szCs w:val="22"/>
            <w:lang w:val="en-US" w:eastAsia="en-US"/>
          </w:rPr>
          <w:tab/>
        </w:r>
        <w:r w:rsidR="00DC1E17" w:rsidRPr="00EA2B17">
          <w:rPr>
            <w:rStyle w:val="Hyperlink"/>
            <w:noProof/>
          </w:rPr>
          <w:t>public groups: *  source</w:t>
        </w:r>
        <w:r w:rsidR="00DC1E17">
          <w:rPr>
            <w:noProof/>
            <w:webHidden/>
          </w:rPr>
          <w:tab/>
        </w:r>
        <w:r>
          <w:rPr>
            <w:noProof/>
            <w:webHidden/>
          </w:rPr>
          <w:fldChar w:fldCharType="begin"/>
        </w:r>
        <w:r w:rsidR="00DC1E17">
          <w:rPr>
            <w:noProof/>
            <w:webHidden/>
          </w:rPr>
          <w:instrText xml:space="preserve"> PAGEREF _Toc443159327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28" w:history="1">
        <w:r w:rsidR="00DC1E17" w:rsidRPr="00EA2B17">
          <w:rPr>
            <w:rStyle w:val="Hyperlink"/>
            <w:noProof/>
          </w:rPr>
          <w:t>B.6.5.5</w:t>
        </w:r>
        <w:r w:rsidR="00DC1E17">
          <w:rPr>
            <w:rFonts w:eastAsiaTheme="minorEastAsia" w:cstheme="minorBidi"/>
            <w:noProof/>
            <w:szCs w:val="22"/>
            <w:lang w:val="en-US" w:eastAsia="en-US"/>
          </w:rPr>
          <w:tab/>
        </w:r>
        <w:r w:rsidR="00DC1E17" w:rsidRPr="00EA2B17">
          <w:rPr>
            <w:rStyle w:val="Hyperlink"/>
            <w:noProof/>
          </w:rPr>
          <w:t>public lastCalculationBloomFilter1Hop: *  source</w:t>
        </w:r>
        <w:r w:rsidR="00DC1E17">
          <w:rPr>
            <w:noProof/>
            <w:webHidden/>
          </w:rPr>
          <w:tab/>
        </w:r>
        <w:r>
          <w:rPr>
            <w:noProof/>
            <w:webHidden/>
          </w:rPr>
          <w:fldChar w:fldCharType="begin"/>
        </w:r>
        <w:r w:rsidR="00DC1E17">
          <w:rPr>
            <w:noProof/>
            <w:webHidden/>
          </w:rPr>
          <w:instrText xml:space="preserve"> PAGEREF _Toc443159328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29" w:history="1">
        <w:r w:rsidR="00DC1E17" w:rsidRPr="00EA2B17">
          <w:rPr>
            <w:rStyle w:val="Hyperlink"/>
            <w:noProof/>
          </w:rPr>
          <w:t>B.6.5.6</w:t>
        </w:r>
        <w:r w:rsidR="00DC1E17">
          <w:rPr>
            <w:rFonts w:eastAsiaTheme="minorEastAsia" w:cstheme="minorBidi"/>
            <w:noProof/>
            <w:szCs w:val="22"/>
            <w:lang w:val="en-US" w:eastAsia="en-US"/>
          </w:rPr>
          <w:tab/>
        </w:r>
        <w:r w:rsidR="00DC1E17" w:rsidRPr="00EA2B17">
          <w:rPr>
            <w:rStyle w:val="Hyperlink"/>
            <w:noProof/>
          </w:rPr>
          <w:t>public get messageBus(messageBus: MessageBus): *  source</w:t>
        </w:r>
        <w:r w:rsidR="00DC1E17">
          <w:rPr>
            <w:noProof/>
            <w:webHidden/>
          </w:rPr>
          <w:tab/>
        </w:r>
        <w:r>
          <w:rPr>
            <w:noProof/>
            <w:webHidden/>
          </w:rPr>
          <w:fldChar w:fldCharType="begin"/>
        </w:r>
        <w:r w:rsidR="00DC1E17">
          <w:rPr>
            <w:noProof/>
            <w:webHidden/>
          </w:rPr>
          <w:instrText xml:space="preserve"> PAGEREF _Toc443159329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0" w:history="1">
        <w:r w:rsidR="00DC1E17" w:rsidRPr="00EA2B17">
          <w:rPr>
            <w:rStyle w:val="Hyperlink"/>
            <w:noProof/>
          </w:rPr>
          <w:t>B.6.5.7</w:t>
        </w:r>
        <w:r w:rsidR="00DC1E17">
          <w:rPr>
            <w:rFonts w:eastAsiaTheme="minorEastAsia" w:cstheme="minorBidi"/>
            <w:noProof/>
            <w:szCs w:val="22"/>
            <w:lang w:val="en-US" w:eastAsia="en-US"/>
          </w:rPr>
          <w:tab/>
        </w:r>
        <w:r w:rsidR="00DC1E17" w:rsidRPr="00EA2B17">
          <w:rPr>
            <w:rStyle w:val="Hyperlink"/>
            <w:noProof/>
          </w:rPr>
          <w:t>public set messageBus(messageBus: MessageBus): *  source</w:t>
        </w:r>
        <w:r w:rsidR="00DC1E17">
          <w:rPr>
            <w:noProof/>
            <w:webHidden/>
          </w:rPr>
          <w:tab/>
        </w:r>
        <w:r>
          <w:rPr>
            <w:noProof/>
            <w:webHidden/>
          </w:rPr>
          <w:fldChar w:fldCharType="begin"/>
        </w:r>
        <w:r w:rsidR="00DC1E17">
          <w:rPr>
            <w:noProof/>
            <w:webHidden/>
          </w:rPr>
          <w:instrText xml:space="preserve"> PAGEREF _Toc443159330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31" w:history="1">
        <w:r w:rsidR="00DC1E17" w:rsidRPr="00EA2B17">
          <w:rPr>
            <w:rStyle w:val="Hyperlink"/>
            <w:noProof/>
          </w:rPr>
          <w:t>B.6.6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_Toc443159331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2" w:history="1">
        <w:r w:rsidR="00DC1E17" w:rsidRPr="00EA2B17">
          <w:rPr>
            <w:rStyle w:val="Hyperlink"/>
            <w:noProof/>
          </w:rPr>
          <w:t>B.6.6.1</w:t>
        </w:r>
        <w:r w:rsidR="00DC1E17">
          <w:rPr>
            <w:rFonts w:eastAsiaTheme="minorEastAsia" w:cstheme="minorBidi"/>
            <w:noProof/>
            <w:szCs w:val="22"/>
            <w:lang w:val="en-US" w:eastAsia="en-US"/>
          </w:rPr>
          <w:tab/>
        </w:r>
        <w:r w:rsidR="00DC1E17" w:rsidRPr="00EA2B17">
          <w:rPr>
            <w:rStyle w:val="Hyperlink"/>
            <w:noProof/>
          </w:rPr>
          <w:t>public addContact(guid: string, firstName: string, lastname: string)  source</w:t>
        </w:r>
        <w:r w:rsidR="00DC1E17">
          <w:rPr>
            <w:noProof/>
            <w:webHidden/>
          </w:rPr>
          <w:tab/>
        </w:r>
        <w:r>
          <w:rPr>
            <w:noProof/>
            <w:webHidden/>
          </w:rPr>
          <w:fldChar w:fldCharType="begin"/>
        </w:r>
        <w:r w:rsidR="00DC1E17">
          <w:rPr>
            <w:noProof/>
            <w:webHidden/>
          </w:rPr>
          <w:instrText xml:space="preserve"> PAGEREF _Toc443159332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3" w:history="1">
        <w:r w:rsidR="00DC1E17" w:rsidRPr="00EA2B17">
          <w:rPr>
            <w:rStyle w:val="Hyperlink"/>
            <w:noProof/>
          </w:rPr>
          <w:t>B.6.6.2</w:t>
        </w:r>
        <w:r w:rsidR="00DC1E17">
          <w:rPr>
            <w:rFonts w:eastAsiaTheme="minorEastAsia" w:cstheme="minorBidi"/>
            <w:noProof/>
            <w:szCs w:val="22"/>
            <w:lang w:val="en-US" w:eastAsia="en-US"/>
          </w:rPr>
          <w:tab/>
        </w:r>
        <w:r w:rsidR="00DC1E17" w:rsidRPr="00EA2B17">
          <w:rPr>
            <w:rStyle w:val="Hyperlink"/>
            <w:noProof/>
          </w:rPr>
          <w:t>public addUserID(userID: string)  source</w:t>
        </w:r>
        <w:r w:rsidR="00DC1E17">
          <w:rPr>
            <w:noProof/>
            <w:webHidden/>
          </w:rPr>
          <w:tab/>
        </w:r>
        <w:r>
          <w:rPr>
            <w:noProof/>
            <w:webHidden/>
          </w:rPr>
          <w:fldChar w:fldCharType="begin"/>
        </w:r>
        <w:r w:rsidR="00DC1E17">
          <w:rPr>
            <w:noProof/>
            <w:webHidden/>
          </w:rPr>
          <w:instrText xml:space="preserve"> PAGEREF _Toc443159333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4" w:history="1">
        <w:r w:rsidR="00DC1E17" w:rsidRPr="00EA2B17">
          <w:rPr>
            <w:rStyle w:val="Hyperlink"/>
            <w:noProof/>
          </w:rPr>
          <w:t>B.6.6.3</w:t>
        </w:r>
        <w:r w:rsidR="00DC1E17">
          <w:rPr>
            <w:rFonts w:eastAsiaTheme="minorEastAsia" w:cstheme="minorBidi"/>
            <w:noProof/>
            <w:szCs w:val="22"/>
            <w:lang w:val="en-US" w:eastAsia="en-US"/>
          </w:rPr>
          <w:tab/>
        </w:r>
        <w:r w:rsidR="00DC1E17" w:rsidRPr="00EA2B17">
          <w:rPr>
            <w:rStyle w:val="Hyperlink"/>
            <w:noProof/>
          </w:rPr>
          <w:t>public calculateBloomFilter1Hop()  source</w:t>
        </w:r>
        <w:r w:rsidR="00DC1E17">
          <w:rPr>
            <w:noProof/>
            <w:webHidden/>
          </w:rPr>
          <w:tab/>
        </w:r>
        <w:r>
          <w:rPr>
            <w:noProof/>
            <w:webHidden/>
          </w:rPr>
          <w:fldChar w:fldCharType="begin"/>
        </w:r>
        <w:r w:rsidR="00DC1E17">
          <w:rPr>
            <w:noProof/>
            <w:webHidden/>
          </w:rPr>
          <w:instrText xml:space="preserve"> PAGEREF _Toc443159334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5" w:history="1">
        <w:r w:rsidR="00DC1E17" w:rsidRPr="00EA2B17">
          <w:rPr>
            <w:rStyle w:val="Hyperlink"/>
            <w:noProof/>
          </w:rPr>
          <w:t>B.6.6.4</w:t>
        </w:r>
        <w:r w:rsidR="00DC1E17">
          <w:rPr>
            <w:rFonts w:eastAsiaTheme="minorEastAsia" w:cstheme="minorBidi"/>
            <w:noProof/>
            <w:szCs w:val="22"/>
            <w:lang w:val="en-US" w:eastAsia="en-US"/>
          </w:rPr>
          <w:tab/>
        </w:r>
        <w:r w:rsidR="00DC1E17" w:rsidRPr="00EA2B17">
          <w:rPr>
            <w:rStyle w:val="Hyperlink"/>
            <w:noProof/>
          </w:rPr>
          <w:t>public checkGUID(guid: string): array  source</w:t>
        </w:r>
        <w:r w:rsidR="00DC1E17">
          <w:rPr>
            <w:noProof/>
            <w:webHidden/>
          </w:rPr>
          <w:tab/>
        </w:r>
        <w:r>
          <w:rPr>
            <w:noProof/>
            <w:webHidden/>
          </w:rPr>
          <w:fldChar w:fldCharType="begin"/>
        </w:r>
        <w:r w:rsidR="00DC1E17">
          <w:rPr>
            <w:noProof/>
            <w:webHidden/>
          </w:rPr>
          <w:instrText xml:space="preserve"> PAGEREF _Toc443159335 \h </w:instrText>
        </w:r>
        <w:r>
          <w:rPr>
            <w:noProof/>
            <w:webHidden/>
          </w:rPr>
        </w:r>
        <w:r>
          <w:rPr>
            <w:noProof/>
            <w:webHidden/>
          </w:rPr>
          <w:fldChar w:fldCharType="separate"/>
        </w:r>
        <w:r w:rsidR="00DC1E17">
          <w:rPr>
            <w:noProof/>
            <w:webHidden/>
          </w:rPr>
          <w:t>116</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6" w:history="1">
        <w:r w:rsidR="00DC1E17" w:rsidRPr="00EA2B17">
          <w:rPr>
            <w:rStyle w:val="Hyperlink"/>
            <w:noProof/>
          </w:rPr>
          <w:t>B.6.6.5</w:t>
        </w:r>
        <w:r w:rsidR="00DC1E17">
          <w:rPr>
            <w:rFonts w:eastAsiaTheme="minorEastAsia" w:cstheme="minorBidi"/>
            <w:noProof/>
            <w:szCs w:val="22"/>
            <w:lang w:val="en-US" w:eastAsia="en-US"/>
          </w:rPr>
          <w:tab/>
        </w:r>
        <w:r w:rsidR="00DC1E17" w:rsidRPr="00EA2B17">
          <w:rPr>
            <w:rStyle w:val="Hyperlink"/>
            <w:noProof/>
          </w:rPr>
          <w:t>public generateGUID(): string  source</w:t>
        </w:r>
        <w:r w:rsidR="00DC1E17">
          <w:rPr>
            <w:noProof/>
            <w:webHidden/>
          </w:rPr>
          <w:tab/>
        </w:r>
        <w:r>
          <w:rPr>
            <w:noProof/>
            <w:webHidden/>
          </w:rPr>
          <w:fldChar w:fldCharType="begin"/>
        </w:r>
        <w:r w:rsidR="00DC1E17">
          <w:rPr>
            <w:noProof/>
            <w:webHidden/>
          </w:rPr>
          <w:instrText xml:space="preserve"> PAGEREF _Toc443159336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7" w:history="1">
        <w:r w:rsidR="00DC1E17" w:rsidRPr="00EA2B17">
          <w:rPr>
            <w:rStyle w:val="Hyperlink"/>
            <w:noProof/>
          </w:rPr>
          <w:t>B.6.6.6</w:t>
        </w:r>
        <w:r w:rsidR="00DC1E17">
          <w:rPr>
            <w:rFonts w:eastAsiaTheme="minorEastAsia" w:cstheme="minorBidi"/>
            <w:noProof/>
            <w:szCs w:val="22"/>
            <w:lang w:val="en-US" w:eastAsia="en-US"/>
          </w:rPr>
          <w:tab/>
        </w:r>
        <w:r w:rsidR="00DC1E17" w:rsidRPr="00EA2B17">
          <w:rPr>
            <w:rStyle w:val="Hyperlink"/>
            <w:noProof/>
          </w:rPr>
          <w:t>public getContact(name: string): array  source</w:t>
        </w:r>
        <w:r w:rsidR="00DC1E17">
          <w:rPr>
            <w:noProof/>
            <w:webHidden/>
          </w:rPr>
          <w:tab/>
        </w:r>
        <w:r>
          <w:rPr>
            <w:noProof/>
            <w:webHidden/>
          </w:rPr>
          <w:fldChar w:fldCharType="begin"/>
        </w:r>
        <w:r w:rsidR="00DC1E17">
          <w:rPr>
            <w:noProof/>
            <w:webHidden/>
          </w:rPr>
          <w:instrText xml:space="preserve"> PAGEREF _Toc443159337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8" w:history="1">
        <w:r w:rsidR="00DC1E17" w:rsidRPr="00EA2B17">
          <w:rPr>
            <w:rStyle w:val="Hyperlink"/>
            <w:noProof/>
          </w:rPr>
          <w:t>B.6.6.7</w:t>
        </w:r>
        <w:r w:rsidR="00DC1E17">
          <w:rPr>
            <w:rFonts w:eastAsiaTheme="minorEastAsia" w:cstheme="minorBidi"/>
            <w:noProof/>
            <w:szCs w:val="22"/>
            <w:lang w:val="en-US" w:eastAsia="en-US"/>
          </w:rPr>
          <w:tab/>
        </w:r>
        <w:r w:rsidR="00DC1E17" w:rsidRPr="00EA2B17">
          <w:rPr>
            <w:rStyle w:val="Hyperlink"/>
            <w:noProof/>
          </w:rPr>
          <w:t>public queryGlobalRegistry(guid: string): Promise  source</w:t>
        </w:r>
        <w:r w:rsidR="00DC1E17">
          <w:rPr>
            <w:noProof/>
            <w:webHidden/>
          </w:rPr>
          <w:tab/>
        </w:r>
        <w:r>
          <w:rPr>
            <w:noProof/>
            <w:webHidden/>
          </w:rPr>
          <w:fldChar w:fldCharType="begin"/>
        </w:r>
        <w:r w:rsidR="00DC1E17">
          <w:rPr>
            <w:noProof/>
            <w:webHidden/>
          </w:rPr>
          <w:instrText xml:space="preserve"> PAGEREF _Toc443159338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39" w:history="1">
        <w:r w:rsidR="00DC1E17" w:rsidRPr="00EA2B17">
          <w:rPr>
            <w:rStyle w:val="Hyperlink"/>
            <w:noProof/>
          </w:rPr>
          <w:t>B.6.6.8</w:t>
        </w:r>
        <w:r w:rsidR="00DC1E17">
          <w:rPr>
            <w:rFonts w:eastAsiaTheme="minorEastAsia" w:cstheme="minorBidi"/>
            <w:noProof/>
            <w:szCs w:val="22"/>
            <w:lang w:val="en-US" w:eastAsia="en-US"/>
          </w:rPr>
          <w:tab/>
        </w:r>
        <w:r w:rsidR="00DC1E17" w:rsidRPr="00EA2B17">
          <w:rPr>
            <w:rStyle w:val="Hyperlink"/>
            <w:noProof/>
          </w:rPr>
          <w:t>public removeContact(guid: string)  source</w:t>
        </w:r>
        <w:r w:rsidR="00DC1E17">
          <w:rPr>
            <w:noProof/>
            <w:webHidden/>
          </w:rPr>
          <w:tab/>
        </w:r>
        <w:r>
          <w:rPr>
            <w:noProof/>
            <w:webHidden/>
          </w:rPr>
          <w:fldChar w:fldCharType="begin"/>
        </w:r>
        <w:r w:rsidR="00DC1E17">
          <w:rPr>
            <w:noProof/>
            <w:webHidden/>
          </w:rPr>
          <w:instrText xml:space="preserve"> PAGEREF _Toc443159339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40" w:history="1">
        <w:r w:rsidR="00DC1E17" w:rsidRPr="00EA2B17">
          <w:rPr>
            <w:rStyle w:val="Hyperlink"/>
            <w:noProof/>
          </w:rPr>
          <w:t>B.6.6.9</w:t>
        </w:r>
        <w:r w:rsidR="00DC1E17">
          <w:rPr>
            <w:rFonts w:eastAsiaTheme="minorEastAsia" w:cstheme="minorBidi"/>
            <w:noProof/>
            <w:szCs w:val="22"/>
            <w:lang w:val="en-US" w:eastAsia="en-US"/>
          </w:rPr>
          <w:tab/>
        </w:r>
        <w:r w:rsidR="00DC1E17" w:rsidRPr="00EA2B17">
          <w:rPr>
            <w:rStyle w:val="Hyperlink"/>
            <w:noProof/>
          </w:rPr>
          <w:t>public removeUserID(userID: string)  source</w:t>
        </w:r>
        <w:r w:rsidR="00DC1E17">
          <w:rPr>
            <w:noProof/>
            <w:webHidden/>
          </w:rPr>
          <w:tab/>
        </w:r>
        <w:r>
          <w:rPr>
            <w:noProof/>
            <w:webHidden/>
          </w:rPr>
          <w:fldChar w:fldCharType="begin"/>
        </w:r>
        <w:r w:rsidR="00DC1E17">
          <w:rPr>
            <w:noProof/>
            <w:webHidden/>
          </w:rPr>
          <w:instrText xml:space="preserve"> PAGEREF _Toc443159340 \h </w:instrText>
        </w:r>
        <w:r>
          <w:rPr>
            <w:noProof/>
            <w:webHidden/>
          </w:rPr>
        </w:r>
        <w:r>
          <w:rPr>
            <w:noProof/>
            <w:webHidden/>
          </w:rPr>
          <w:fldChar w:fldCharType="separate"/>
        </w:r>
        <w:r w:rsidR="00DC1E17">
          <w:rPr>
            <w:noProof/>
            <w:webHidden/>
          </w:rPr>
          <w:t>117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41" w:history="1">
        <w:r w:rsidR="00DC1E17" w:rsidRPr="00EA2B17">
          <w:rPr>
            <w:rStyle w:val="Hyperlink"/>
            <w:noProof/>
          </w:rPr>
          <w:t>B.6.6.10</w:t>
        </w:r>
        <w:r w:rsidR="00DC1E17">
          <w:rPr>
            <w:rFonts w:eastAsiaTheme="minorEastAsia" w:cstheme="minorBidi"/>
            <w:noProof/>
            <w:szCs w:val="22"/>
            <w:lang w:val="en-US" w:eastAsia="en-US"/>
          </w:rPr>
          <w:tab/>
        </w:r>
        <w:r w:rsidR="00DC1E17" w:rsidRPr="00EA2B17">
          <w:rPr>
            <w:rStyle w:val="Hyperlink"/>
            <w:noProof/>
          </w:rPr>
          <w:t>public sendGlobalRegistryRecord(jwt: string): Propmise  source</w:t>
        </w:r>
        <w:r w:rsidR="00DC1E17">
          <w:rPr>
            <w:noProof/>
            <w:webHidden/>
          </w:rPr>
          <w:tab/>
        </w:r>
        <w:r>
          <w:rPr>
            <w:noProof/>
            <w:webHidden/>
          </w:rPr>
          <w:fldChar w:fldCharType="begin"/>
        </w:r>
        <w:r w:rsidR="00DC1E17">
          <w:rPr>
            <w:noProof/>
            <w:webHidden/>
          </w:rPr>
          <w:instrText xml:space="preserve"> PAGEREF _Toc443159341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42" w:history="1">
        <w:r w:rsidR="00DC1E17" w:rsidRPr="00EA2B17">
          <w:rPr>
            <w:rStyle w:val="Hyperlink"/>
            <w:noProof/>
          </w:rPr>
          <w:t>B.6.6.11</w:t>
        </w:r>
        <w:r w:rsidR="00DC1E17">
          <w:rPr>
            <w:rFonts w:eastAsiaTheme="minorEastAsia" w:cstheme="minorBidi"/>
            <w:noProof/>
            <w:szCs w:val="22"/>
            <w:lang w:val="en-US" w:eastAsia="en-US"/>
          </w:rPr>
          <w:tab/>
        </w:r>
        <w:r w:rsidR="00DC1E17" w:rsidRPr="00EA2B17">
          <w:rPr>
            <w:rStyle w:val="Hyperlink"/>
            <w:noProof/>
          </w:rPr>
          <w:t>public signGlobalRegistryRecord(): string  source</w:t>
        </w:r>
        <w:r w:rsidR="00DC1E17">
          <w:rPr>
            <w:noProof/>
            <w:webHidden/>
          </w:rPr>
          <w:tab/>
        </w:r>
        <w:r>
          <w:rPr>
            <w:noProof/>
            <w:webHidden/>
          </w:rPr>
          <w:fldChar w:fldCharType="begin"/>
        </w:r>
        <w:r w:rsidR="00DC1E17">
          <w:rPr>
            <w:noProof/>
            <w:webHidden/>
          </w:rPr>
          <w:instrText xml:space="preserve"> PAGEREF _Toc443159342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43" w:history="1">
        <w:r w:rsidR="00DC1E17" w:rsidRPr="00EA2B17">
          <w:rPr>
            <w:rStyle w:val="Hyperlink"/>
            <w:noProof/>
          </w:rPr>
          <w:t>B.6.6.12</w:t>
        </w:r>
        <w:r w:rsidR="00DC1E17">
          <w:rPr>
            <w:rFonts w:eastAsiaTheme="minorEastAsia" w:cstheme="minorBidi"/>
            <w:noProof/>
            <w:szCs w:val="22"/>
            <w:lang w:val="en-US" w:eastAsia="en-US"/>
          </w:rPr>
          <w:tab/>
        </w:r>
        <w:r w:rsidR="00DC1E17" w:rsidRPr="00EA2B17">
          <w:rPr>
            <w:rStyle w:val="Hyperlink"/>
            <w:noProof/>
          </w:rPr>
          <w:t>public useGUID(mnemonicAndSalt: string): Promise  source</w:t>
        </w:r>
        <w:r w:rsidR="00DC1E17">
          <w:rPr>
            <w:noProof/>
            <w:webHidden/>
          </w:rPr>
          <w:tab/>
        </w:r>
        <w:r>
          <w:rPr>
            <w:noProof/>
            <w:webHidden/>
          </w:rPr>
          <w:fldChar w:fldCharType="begin"/>
        </w:r>
        <w:r w:rsidR="00DC1E17">
          <w:rPr>
            <w:noProof/>
            <w:webHidden/>
          </w:rPr>
          <w:instrText xml:space="preserve"> PAGEREF _Toc443159343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44" w:history="1">
        <w:r w:rsidR="00DC1E17" w:rsidRPr="00EA2B17">
          <w:rPr>
            <w:rStyle w:val="Hyperlink"/>
            <w:noProof/>
          </w:rPr>
          <w:t>B.7</w:t>
        </w:r>
        <w:r w:rsidR="00DC1E17">
          <w:rPr>
            <w:rFonts w:eastAsiaTheme="minorEastAsia" w:cstheme="minorBidi"/>
            <w:noProof/>
            <w:szCs w:val="22"/>
            <w:lang w:val="en-US" w:eastAsia="en-US"/>
          </w:rPr>
          <w:tab/>
        </w:r>
        <w:r w:rsidR="00DC1E17" w:rsidRPr="00EA2B17">
          <w:rPr>
            <w:rStyle w:val="Hyperlink"/>
            <w:noProof/>
          </w:rPr>
          <w:t>GraphConnectorContactData</w:t>
        </w:r>
        <w:r w:rsidR="00DC1E17">
          <w:rPr>
            <w:noProof/>
            <w:webHidden/>
          </w:rPr>
          <w:tab/>
        </w:r>
        <w:r>
          <w:rPr>
            <w:noProof/>
            <w:webHidden/>
          </w:rPr>
          <w:fldChar w:fldCharType="begin"/>
        </w:r>
        <w:r w:rsidR="00DC1E17">
          <w:rPr>
            <w:noProof/>
            <w:webHidden/>
          </w:rPr>
          <w:instrText xml:space="preserve"> PAGEREF _Toc443159344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45" w:history="1">
        <w:r w:rsidR="00DC1E17" w:rsidRPr="00EA2B17">
          <w:rPr>
            <w:rStyle w:val="Hyperlink"/>
            <w:noProof/>
          </w:rPr>
          <w:t>B.7.1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_Toc443159345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46" w:history="1">
        <w:r w:rsidR="00DC1E17" w:rsidRPr="00EA2B17">
          <w:rPr>
            <w:rStyle w:val="Hyperlink"/>
            <w:noProof/>
          </w:rPr>
          <w:t>B.7.2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_Toc443159346 \h </w:instrText>
        </w:r>
        <w:r>
          <w:rPr>
            <w:noProof/>
            <w:webHidden/>
          </w:rPr>
        </w:r>
        <w:r>
          <w:rPr>
            <w:noProof/>
            <w:webHidden/>
          </w:rPr>
          <w:fldChar w:fldCharType="separate"/>
        </w:r>
        <w:r w:rsidR="00DC1E17">
          <w:rPr>
            <w:noProof/>
            <w:webHidden/>
          </w:rPr>
          <w:t>118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47" w:history="1">
        <w:r w:rsidR="00DC1E17" w:rsidRPr="00EA2B17">
          <w:rPr>
            <w:rStyle w:val="Hyperlink"/>
            <w:noProof/>
          </w:rPr>
          <w:t>B.7.3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_Toc443159347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48" w:history="1">
        <w:r w:rsidR="00DC1E17" w:rsidRPr="00EA2B17">
          <w:rPr>
            <w:rStyle w:val="Hyperlink"/>
            <w:noProof/>
          </w:rPr>
          <w:t>B.7.3.1</w:t>
        </w:r>
        <w:r w:rsidR="00DC1E17">
          <w:rPr>
            <w:rFonts w:eastAsiaTheme="minorEastAsia" w:cstheme="minorBidi"/>
            <w:noProof/>
            <w:szCs w:val="22"/>
            <w:lang w:val="en-US" w:eastAsia="en-US"/>
          </w:rPr>
          <w:tab/>
        </w:r>
        <w:r w:rsidR="00DC1E17" w:rsidRPr="00EA2B17">
          <w:rPr>
            <w:rStyle w:val="Hyperlink"/>
            <w:noProof/>
          </w:rPr>
          <w:t>public constructor(guid: String, firstName: String, lastName: String)  source</w:t>
        </w:r>
        <w:r w:rsidR="00DC1E17">
          <w:rPr>
            <w:noProof/>
            <w:webHidden/>
          </w:rPr>
          <w:tab/>
        </w:r>
        <w:r>
          <w:rPr>
            <w:noProof/>
            <w:webHidden/>
          </w:rPr>
          <w:fldChar w:fldCharType="begin"/>
        </w:r>
        <w:r w:rsidR="00DC1E17">
          <w:rPr>
            <w:noProof/>
            <w:webHidden/>
          </w:rPr>
          <w:instrText xml:space="preserve"> PAGEREF _Toc443159348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49" w:history="1">
        <w:r w:rsidR="00DC1E17" w:rsidRPr="00EA2B17">
          <w:rPr>
            <w:rStyle w:val="Hyperlink"/>
            <w:noProof/>
          </w:rPr>
          <w:t>B.7.4</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_Toc443159349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0" w:history="1">
        <w:r w:rsidR="00DC1E17" w:rsidRPr="00EA2B17">
          <w:rPr>
            <w:rStyle w:val="Hyperlink"/>
            <w:noProof/>
          </w:rPr>
          <w:t>B.7.4.1</w:t>
        </w:r>
        <w:r w:rsidR="00DC1E17">
          <w:rPr>
            <w:rFonts w:eastAsiaTheme="minorEastAsia" w:cstheme="minorBidi"/>
            <w:noProof/>
            <w:szCs w:val="22"/>
            <w:lang w:val="en-US" w:eastAsia="en-US"/>
          </w:rPr>
          <w:tab/>
        </w:r>
        <w:r w:rsidR="00DC1E17" w:rsidRPr="00EA2B17">
          <w:rPr>
            <w:rStyle w:val="Hyperlink"/>
            <w:noProof/>
          </w:rPr>
          <w:t>public set contactsBloomFilter1Hop(bf: BloomFilter): *  source</w:t>
        </w:r>
        <w:r w:rsidR="00DC1E17">
          <w:rPr>
            <w:noProof/>
            <w:webHidden/>
          </w:rPr>
          <w:tab/>
        </w:r>
        <w:r>
          <w:rPr>
            <w:noProof/>
            <w:webHidden/>
          </w:rPr>
          <w:fldChar w:fldCharType="begin"/>
        </w:r>
        <w:r w:rsidR="00DC1E17">
          <w:rPr>
            <w:noProof/>
            <w:webHidden/>
          </w:rPr>
          <w:instrText xml:space="preserve"> PAGEREF _Toc443159350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1" w:history="1">
        <w:r w:rsidR="00DC1E17" w:rsidRPr="00EA2B17">
          <w:rPr>
            <w:rStyle w:val="Hyperlink"/>
            <w:noProof/>
          </w:rPr>
          <w:t>B.7.4.2</w:t>
        </w:r>
        <w:r w:rsidR="00DC1E17">
          <w:rPr>
            <w:rFonts w:eastAsiaTheme="minorEastAsia" w:cstheme="minorBidi"/>
            <w:noProof/>
            <w:szCs w:val="22"/>
            <w:lang w:val="en-US" w:eastAsia="en-US"/>
          </w:rPr>
          <w:tab/>
        </w:r>
        <w:r w:rsidR="00DC1E17" w:rsidRPr="00EA2B17">
          <w:rPr>
            <w:rStyle w:val="Hyperlink"/>
            <w:noProof/>
          </w:rPr>
          <w:t>public get contactsBloomFilter1Hop: BloomFilter: *  source</w:t>
        </w:r>
        <w:r w:rsidR="00DC1E17">
          <w:rPr>
            <w:noProof/>
            <w:webHidden/>
          </w:rPr>
          <w:tab/>
        </w:r>
        <w:r>
          <w:rPr>
            <w:noProof/>
            <w:webHidden/>
          </w:rPr>
          <w:fldChar w:fldCharType="begin"/>
        </w:r>
        <w:r w:rsidR="00DC1E17">
          <w:rPr>
            <w:noProof/>
            <w:webHidden/>
          </w:rPr>
          <w:instrText xml:space="preserve"> PAGEREF _Toc443159351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2" w:history="1">
        <w:r w:rsidR="00DC1E17" w:rsidRPr="00EA2B17">
          <w:rPr>
            <w:rStyle w:val="Hyperlink"/>
            <w:noProof/>
          </w:rPr>
          <w:t>B.7.4.3</w:t>
        </w:r>
        <w:r w:rsidR="00DC1E17">
          <w:rPr>
            <w:rFonts w:eastAsiaTheme="minorEastAsia" w:cstheme="minorBidi"/>
            <w:noProof/>
            <w:szCs w:val="22"/>
            <w:lang w:val="en-US" w:eastAsia="en-US"/>
          </w:rPr>
          <w:tab/>
        </w:r>
        <w:r w:rsidR="00DC1E17" w:rsidRPr="00EA2B17">
          <w:rPr>
            <w:rStyle w:val="Hyperlink"/>
            <w:noProof/>
          </w:rPr>
          <w:t>public get firstName: String: *  source</w:t>
        </w:r>
        <w:r w:rsidR="00DC1E17">
          <w:rPr>
            <w:noProof/>
            <w:webHidden/>
          </w:rPr>
          <w:tab/>
        </w:r>
        <w:r>
          <w:rPr>
            <w:noProof/>
            <w:webHidden/>
          </w:rPr>
          <w:fldChar w:fldCharType="begin"/>
        </w:r>
        <w:r w:rsidR="00DC1E17">
          <w:rPr>
            <w:noProof/>
            <w:webHidden/>
          </w:rPr>
          <w:instrText xml:space="preserve"> PAGEREF _Toc443159352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3" w:history="1">
        <w:r w:rsidR="00DC1E17" w:rsidRPr="00EA2B17">
          <w:rPr>
            <w:rStyle w:val="Hyperlink"/>
            <w:noProof/>
          </w:rPr>
          <w:t>B.7.4.4</w:t>
        </w:r>
        <w:r w:rsidR="00DC1E17">
          <w:rPr>
            <w:rFonts w:eastAsiaTheme="minorEastAsia" w:cstheme="minorBidi"/>
            <w:noProof/>
            <w:szCs w:val="22"/>
            <w:lang w:val="en-US" w:eastAsia="en-US"/>
          </w:rPr>
          <w:tab/>
        </w:r>
        <w:r w:rsidR="00DC1E17" w:rsidRPr="00EA2B17">
          <w:rPr>
            <w:rStyle w:val="Hyperlink"/>
            <w:noProof/>
          </w:rPr>
          <w:t>public set firstName(firstName: String): *  source</w:t>
        </w:r>
        <w:r w:rsidR="00DC1E17">
          <w:rPr>
            <w:noProof/>
            <w:webHidden/>
          </w:rPr>
          <w:tab/>
        </w:r>
        <w:r>
          <w:rPr>
            <w:noProof/>
            <w:webHidden/>
          </w:rPr>
          <w:fldChar w:fldCharType="begin"/>
        </w:r>
        <w:r w:rsidR="00DC1E17">
          <w:rPr>
            <w:noProof/>
            <w:webHidden/>
          </w:rPr>
          <w:instrText xml:space="preserve"> PAGEREF _Toc443159353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4" w:history="1">
        <w:r w:rsidR="00DC1E17" w:rsidRPr="00EA2B17">
          <w:rPr>
            <w:rStyle w:val="Hyperlink"/>
            <w:noProof/>
          </w:rPr>
          <w:t>B.7.4.5</w:t>
        </w:r>
        <w:r w:rsidR="00DC1E17">
          <w:rPr>
            <w:rFonts w:eastAsiaTheme="minorEastAsia" w:cstheme="minorBidi"/>
            <w:noProof/>
            <w:szCs w:val="22"/>
            <w:lang w:val="en-US" w:eastAsia="en-US"/>
          </w:rPr>
          <w:tab/>
        </w:r>
        <w:r w:rsidR="00DC1E17" w:rsidRPr="00EA2B17">
          <w:rPr>
            <w:rStyle w:val="Hyperlink"/>
            <w:noProof/>
          </w:rPr>
          <w:t>public set groups(groups: List&lt;String&gt;): *  source</w:t>
        </w:r>
        <w:r w:rsidR="00DC1E17">
          <w:rPr>
            <w:noProof/>
            <w:webHidden/>
          </w:rPr>
          <w:tab/>
        </w:r>
        <w:r>
          <w:rPr>
            <w:noProof/>
            <w:webHidden/>
          </w:rPr>
          <w:fldChar w:fldCharType="begin"/>
        </w:r>
        <w:r w:rsidR="00DC1E17">
          <w:rPr>
            <w:noProof/>
            <w:webHidden/>
          </w:rPr>
          <w:instrText xml:space="preserve"> PAGEREF _Toc443159354 \h </w:instrText>
        </w:r>
        <w:r>
          <w:rPr>
            <w:noProof/>
            <w:webHidden/>
          </w:rPr>
        </w:r>
        <w:r>
          <w:rPr>
            <w:noProof/>
            <w:webHidden/>
          </w:rPr>
          <w:fldChar w:fldCharType="separate"/>
        </w:r>
        <w:r w:rsidR="00DC1E17">
          <w:rPr>
            <w:noProof/>
            <w:webHidden/>
          </w:rPr>
          <w:t>120</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5" w:history="1">
        <w:r w:rsidR="00DC1E17" w:rsidRPr="00EA2B17">
          <w:rPr>
            <w:rStyle w:val="Hyperlink"/>
            <w:noProof/>
          </w:rPr>
          <w:t>B.7.4.6</w:t>
        </w:r>
        <w:r w:rsidR="00DC1E17">
          <w:rPr>
            <w:rFonts w:eastAsiaTheme="minorEastAsia" w:cstheme="minorBidi"/>
            <w:noProof/>
            <w:szCs w:val="22"/>
            <w:lang w:val="en-US" w:eastAsia="en-US"/>
          </w:rPr>
          <w:tab/>
        </w:r>
        <w:r w:rsidR="00DC1E17" w:rsidRPr="00EA2B17">
          <w:rPr>
            <w:rStyle w:val="Hyperlink"/>
            <w:noProof/>
          </w:rPr>
          <w:t>public get groups: List&lt;String&gt;: *  source</w:t>
        </w:r>
        <w:r w:rsidR="00DC1E17">
          <w:rPr>
            <w:noProof/>
            <w:webHidden/>
          </w:rPr>
          <w:tab/>
        </w:r>
        <w:r>
          <w:rPr>
            <w:noProof/>
            <w:webHidden/>
          </w:rPr>
          <w:fldChar w:fldCharType="begin"/>
        </w:r>
        <w:r w:rsidR="00DC1E17">
          <w:rPr>
            <w:noProof/>
            <w:webHidden/>
          </w:rPr>
          <w:instrText xml:space="preserve"> PAGEREF _Toc443159355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6" w:history="1">
        <w:r w:rsidR="00DC1E17" w:rsidRPr="00EA2B17">
          <w:rPr>
            <w:rStyle w:val="Hyperlink"/>
            <w:noProof/>
          </w:rPr>
          <w:t>B.7.4.7</w:t>
        </w:r>
        <w:r w:rsidR="00DC1E17">
          <w:rPr>
            <w:rFonts w:eastAsiaTheme="minorEastAsia" w:cstheme="minorBidi"/>
            <w:noProof/>
            <w:szCs w:val="22"/>
            <w:lang w:val="en-US" w:eastAsia="en-US"/>
          </w:rPr>
          <w:tab/>
        </w:r>
        <w:r w:rsidR="00DC1E17" w:rsidRPr="00EA2B17">
          <w:rPr>
            <w:rStyle w:val="Hyperlink"/>
            <w:noProof/>
          </w:rPr>
          <w:t>public get guid: String: *  source</w:t>
        </w:r>
        <w:r w:rsidR="00DC1E17">
          <w:rPr>
            <w:noProof/>
            <w:webHidden/>
          </w:rPr>
          <w:tab/>
        </w:r>
        <w:r>
          <w:rPr>
            <w:noProof/>
            <w:webHidden/>
          </w:rPr>
          <w:fldChar w:fldCharType="begin"/>
        </w:r>
        <w:r w:rsidR="00DC1E17">
          <w:rPr>
            <w:noProof/>
            <w:webHidden/>
          </w:rPr>
          <w:instrText xml:space="preserve"> PAGEREF _Toc443159356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7" w:history="1">
        <w:r w:rsidR="00DC1E17" w:rsidRPr="00EA2B17">
          <w:rPr>
            <w:rStyle w:val="Hyperlink"/>
            <w:noProof/>
          </w:rPr>
          <w:t>B.7.4.8</w:t>
        </w:r>
        <w:r w:rsidR="00DC1E17">
          <w:rPr>
            <w:rFonts w:eastAsiaTheme="minorEastAsia" w:cstheme="minorBidi"/>
            <w:noProof/>
            <w:szCs w:val="22"/>
            <w:lang w:val="en-US" w:eastAsia="en-US"/>
          </w:rPr>
          <w:tab/>
        </w:r>
        <w:r w:rsidR="00DC1E17" w:rsidRPr="00EA2B17">
          <w:rPr>
            <w:rStyle w:val="Hyperlink"/>
            <w:noProof/>
          </w:rPr>
          <w:t>public set guid(GUID: String): *  source</w:t>
        </w:r>
        <w:r w:rsidR="00DC1E17">
          <w:rPr>
            <w:noProof/>
            <w:webHidden/>
          </w:rPr>
          <w:tab/>
        </w:r>
        <w:r>
          <w:rPr>
            <w:noProof/>
            <w:webHidden/>
          </w:rPr>
          <w:fldChar w:fldCharType="begin"/>
        </w:r>
        <w:r w:rsidR="00DC1E17">
          <w:rPr>
            <w:noProof/>
            <w:webHidden/>
          </w:rPr>
          <w:instrText xml:space="preserve"> PAGEREF _Toc443159357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58" w:history="1">
        <w:r w:rsidR="00DC1E17" w:rsidRPr="00EA2B17">
          <w:rPr>
            <w:rStyle w:val="Hyperlink"/>
            <w:noProof/>
          </w:rPr>
          <w:t>B.7.4.9</w:t>
        </w:r>
        <w:r w:rsidR="00DC1E17">
          <w:rPr>
            <w:rFonts w:eastAsiaTheme="minorEastAsia" w:cstheme="minorBidi"/>
            <w:noProof/>
            <w:szCs w:val="22"/>
            <w:lang w:val="en-US" w:eastAsia="en-US"/>
          </w:rPr>
          <w:tab/>
        </w:r>
        <w:r w:rsidR="00DC1E17" w:rsidRPr="00EA2B17">
          <w:rPr>
            <w:rStyle w:val="Hyperlink"/>
            <w:noProof/>
          </w:rPr>
          <w:t>public set lastName(lastName: String): *  source</w:t>
        </w:r>
        <w:r w:rsidR="00DC1E17">
          <w:rPr>
            <w:noProof/>
            <w:webHidden/>
          </w:rPr>
          <w:tab/>
        </w:r>
        <w:r>
          <w:rPr>
            <w:noProof/>
            <w:webHidden/>
          </w:rPr>
          <w:fldChar w:fldCharType="begin"/>
        </w:r>
        <w:r w:rsidR="00DC1E17">
          <w:rPr>
            <w:noProof/>
            <w:webHidden/>
          </w:rPr>
          <w:instrText xml:space="preserve"> PAGEREF _Toc443159358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59" w:history="1">
        <w:r w:rsidR="00DC1E17" w:rsidRPr="00EA2B17">
          <w:rPr>
            <w:rStyle w:val="Hyperlink"/>
            <w:noProof/>
          </w:rPr>
          <w:t>B.7.4.10</w:t>
        </w:r>
        <w:r w:rsidR="00DC1E17">
          <w:rPr>
            <w:rFonts w:eastAsiaTheme="minorEastAsia" w:cstheme="minorBidi"/>
            <w:noProof/>
            <w:szCs w:val="22"/>
            <w:lang w:val="en-US" w:eastAsia="en-US"/>
          </w:rPr>
          <w:tab/>
        </w:r>
        <w:r w:rsidR="00DC1E17" w:rsidRPr="00EA2B17">
          <w:rPr>
            <w:rStyle w:val="Hyperlink"/>
            <w:noProof/>
          </w:rPr>
          <w:t>public get lastName: String: *  source</w:t>
        </w:r>
        <w:r w:rsidR="00DC1E17">
          <w:rPr>
            <w:noProof/>
            <w:webHidden/>
          </w:rPr>
          <w:tab/>
        </w:r>
        <w:r>
          <w:rPr>
            <w:noProof/>
            <w:webHidden/>
          </w:rPr>
          <w:fldChar w:fldCharType="begin"/>
        </w:r>
        <w:r w:rsidR="00DC1E17">
          <w:rPr>
            <w:noProof/>
            <w:webHidden/>
          </w:rPr>
          <w:instrText xml:space="preserve"> PAGEREF _Toc443159359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60" w:history="1">
        <w:r w:rsidR="00DC1E17" w:rsidRPr="00EA2B17">
          <w:rPr>
            <w:rStyle w:val="Hyperlink"/>
            <w:noProof/>
          </w:rPr>
          <w:t>B.7.4.11</w:t>
        </w:r>
        <w:r w:rsidR="00DC1E17">
          <w:rPr>
            <w:rFonts w:eastAsiaTheme="minorEastAsia" w:cstheme="minorBidi"/>
            <w:noProof/>
            <w:szCs w:val="22"/>
            <w:lang w:val="en-US" w:eastAsia="en-US"/>
          </w:rPr>
          <w:tab/>
        </w:r>
        <w:r w:rsidR="00DC1E17" w:rsidRPr="00EA2B17">
          <w:rPr>
            <w:rStyle w:val="Hyperlink"/>
            <w:noProof/>
          </w:rPr>
          <w:t>public set privateContact(boolPrivate: Boolean): *  source</w:t>
        </w:r>
        <w:r w:rsidR="00DC1E17">
          <w:rPr>
            <w:noProof/>
            <w:webHidden/>
          </w:rPr>
          <w:tab/>
        </w:r>
        <w:r>
          <w:rPr>
            <w:noProof/>
            <w:webHidden/>
          </w:rPr>
          <w:fldChar w:fldCharType="begin"/>
        </w:r>
        <w:r w:rsidR="00DC1E17">
          <w:rPr>
            <w:noProof/>
            <w:webHidden/>
          </w:rPr>
          <w:instrText xml:space="preserve"> PAGEREF _Toc443159360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61" w:history="1">
        <w:r w:rsidR="00DC1E17" w:rsidRPr="00EA2B17">
          <w:rPr>
            <w:rStyle w:val="Hyperlink"/>
            <w:noProof/>
          </w:rPr>
          <w:t>B.7.4.12</w:t>
        </w:r>
        <w:r w:rsidR="00DC1E17">
          <w:rPr>
            <w:rFonts w:eastAsiaTheme="minorEastAsia" w:cstheme="minorBidi"/>
            <w:noProof/>
            <w:szCs w:val="22"/>
            <w:lang w:val="en-US" w:eastAsia="en-US"/>
          </w:rPr>
          <w:tab/>
        </w:r>
        <w:r w:rsidR="00DC1E17" w:rsidRPr="00EA2B17">
          <w:rPr>
            <w:rStyle w:val="Hyperlink"/>
            <w:noProof/>
          </w:rPr>
          <w:t>public get privateContact: Boolean: *  source</w:t>
        </w:r>
        <w:r w:rsidR="00DC1E17">
          <w:rPr>
            <w:noProof/>
            <w:webHidden/>
          </w:rPr>
          <w:tab/>
        </w:r>
        <w:r>
          <w:rPr>
            <w:noProof/>
            <w:webHidden/>
          </w:rPr>
          <w:fldChar w:fldCharType="begin"/>
        </w:r>
        <w:r w:rsidR="00DC1E17">
          <w:rPr>
            <w:noProof/>
            <w:webHidden/>
          </w:rPr>
          <w:instrText xml:space="preserve"> PAGEREF _Toc443159361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62" w:history="1">
        <w:r w:rsidR="00DC1E17" w:rsidRPr="00EA2B17">
          <w:rPr>
            <w:rStyle w:val="Hyperlink"/>
            <w:noProof/>
          </w:rPr>
          <w:t>B.7.4.13</w:t>
        </w:r>
        <w:r w:rsidR="00DC1E17">
          <w:rPr>
            <w:rFonts w:eastAsiaTheme="minorEastAsia" w:cstheme="minorBidi"/>
            <w:noProof/>
            <w:szCs w:val="22"/>
            <w:lang w:val="en-US" w:eastAsia="en-US"/>
          </w:rPr>
          <w:tab/>
        </w:r>
        <w:r w:rsidR="00DC1E17" w:rsidRPr="00EA2B17">
          <w:rPr>
            <w:rStyle w:val="Hyperlink"/>
            <w:noProof/>
          </w:rPr>
          <w:t>public get residenceLocation: String: *  source</w:t>
        </w:r>
        <w:r w:rsidR="00DC1E17">
          <w:rPr>
            <w:noProof/>
            <w:webHidden/>
          </w:rPr>
          <w:tab/>
        </w:r>
        <w:r>
          <w:rPr>
            <w:noProof/>
            <w:webHidden/>
          </w:rPr>
          <w:fldChar w:fldCharType="begin"/>
        </w:r>
        <w:r w:rsidR="00DC1E17">
          <w:rPr>
            <w:noProof/>
            <w:webHidden/>
          </w:rPr>
          <w:instrText xml:space="preserve"> PAGEREF _Toc443159362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63" w:history="1">
        <w:r w:rsidR="00DC1E17" w:rsidRPr="00EA2B17">
          <w:rPr>
            <w:rStyle w:val="Hyperlink"/>
            <w:noProof/>
          </w:rPr>
          <w:t>B.7.4.14</w:t>
        </w:r>
        <w:r w:rsidR="00DC1E17">
          <w:rPr>
            <w:rFonts w:eastAsiaTheme="minorEastAsia" w:cstheme="minorBidi"/>
            <w:noProof/>
            <w:szCs w:val="22"/>
            <w:lang w:val="en-US" w:eastAsia="en-US"/>
          </w:rPr>
          <w:tab/>
        </w:r>
        <w:r w:rsidR="00DC1E17" w:rsidRPr="00EA2B17">
          <w:rPr>
            <w:rStyle w:val="Hyperlink"/>
            <w:noProof/>
          </w:rPr>
          <w:t>public set residenceLocation(geohash: String): *  source</w:t>
        </w:r>
        <w:r w:rsidR="00DC1E17">
          <w:rPr>
            <w:noProof/>
            <w:webHidden/>
          </w:rPr>
          <w:tab/>
        </w:r>
        <w:r>
          <w:rPr>
            <w:noProof/>
            <w:webHidden/>
          </w:rPr>
          <w:fldChar w:fldCharType="begin"/>
        </w:r>
        <w:r w:rsidR="00DC1E17">
          <w:rPr>
            <w:noProof/>
            <w:webHidden/>
          </w:rPr>
          <w:instrText xml:space="preserve"> PAGEREF _Toc443159363 \h </w:instrText>
        </w:r>
        <w:r>
          <w:rPr>
            <w:noProof/>
            <w:webHidden/>
          </w:rPr>
        </w:r>
        <w:r>
          <w:rPr>
            <w:noProof/>
            <w:webHidden/>
          </w:rPr>
          <w:fldChar w:fldCharType="separate"/>
        </w:r>
        <w:r w:rsidR="00DC1E17">
          <w:rPr>
            <w:noProof/>
            <w:webHidden/>
          </w:rPr>
          <w:t>121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64" w:history="1">
        <w:r w:rsidR="00DC1E17" w:rsidRPr="00EA2B17">
          <w:rPr>
            <w:rStyle w:val="Hyperlink"/>
            <w:noProof/>
          </w:rPr>
          <w:t>B.7.4.15</w:t>
        </w:r>
        <w:r w:rsidR="00DC1E17">
          <w:rPr>
            <w:rFonts w:eastAsiaTheme="minorEastAsia" w:cstheme="minorBidi"/>
            <w:noProof/>
            <w:szCs w:val="22"/>
            <w:lang w:val="en-US" w:eastAsia="en-US"/>
          </w:rPr>
          <w:tab/>
        </w:r>
        <w:r w:rsidR="00DC1E17" w:rsidRPr="00EA2B17">
          <w:rPr>
            <w:rStyle w:val="Hyperlink"/>
            <w:noProof/>
          </w:rPr>
          <w:t>public set userIDs(userIDs: List&lt;String&gt;): *  source</w:t>
        </w:r>
        <w:r w:rsidR="00DC1E17">
          <w:rPr>
            <w:noProof/>
            <w:webHidden/>
          </w:rPr>
          <w:tab/>
        </w:r>
        <w:r>
          <w:rPr>
            <w:noProof/>
            <w:webHidden/>
          </w:rPr>
          <w:fldChar w:fldCharType="begin"/>
        </w:r>
        <w:r w:rsidR="00DC1E17">
          <w:rPr>
            <w:noProof/>
            <w:webHidden/>
          </w:rPr>
          <w:instrText xml:space="preserve"> PAGEREF _Toc443159364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65" w:history="1">
        <w:r w:rsidR="00DC1E17" w:rsidRPr="00EA2B17">
          <w:rPr>
            <w:rStyle w:val="Hyperlink"/>
            <w:noProof/>
          </w:rPr>
          <w:t>B.7.4.16</w:t>
        </w:r>
        <w:r w:rsidR="00DC1E17">
          <w:rPr>
            <w:rFonts w:eastAsiaTheme="minorEastAsia" w:cstheme="minorBidi"/>
            <w:noProof/>
            <w:szCs w:val="22"/>
            <w:lang w:val="en-US" w:eastAsia="en-US"/>
          </w:rPr>
          <w:tab/>
        </w:r>
        <w:r w:rsidR="00DC1E17" w:rsidRPr="00EA2B17">
          <w:rPr>
            <w:rStyle w:val="Hyperlink"/>
            <w:noProof/>
          </w:rPr>
          <w:t>public get userIDs: List&lt;String&gt;: *  source</w:t>
        </w:r>
        <w:r w:rsidR="00DC1E17">
          <w:rPr>
            <w:noProof/>
            <w:webHidden/>
          </w:rPr>
          <w:tab/>
        </w:r>
        <w:r>
          <w:rPr>
            <w:noProof/>
            <w:webHidden/>
          </w:rPr>
          <w:fldChar w:fldCharType="begin"/>
        </w:r>
        <w:r w:rsidR="00DC1E17">
          <w:rPr>
            <w:noProof/>
            <w:webHidden/>
          </w:rPr>
          <w:instrText xml:space="preserve"> PAGEREF _Toc443159365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66" w:history="1">
        <w:r w:rsidR="00DC1E17" w:rsidRPr="00EA2B17">
          <w:rPr>
            <w:rStyle w:val="Hyperlink"/>
            <w:noProof/>
          </w:rPr>
          <w:t>B.8</w:t>
        </w:r>
        <w:r w:rsidR="00DC1E17">
          <w:rPr>
            <w:rFonts w:eastAsiaTheme="minorEastAsia" w:cstheme="minorBidi"/>
            <w:noProof/>
            <w:szCs w:val="22"/>
            <w:lang w:val="en-US" w:eastAsia="en-US"/>
          </w:rPr>
          <w:tab/>
        </w:r>
        <w:r w:rsidR="00DC1E17" w:rsidRPr="00EA2B17">
          <w:rPr>
            <w:rStyle w:val="Hyperlink"/>
            <w:noProof/>
          </w:rPr>
          <w:t>HypertyDiscovery</w:t>
        </w:r>
        <w:r w:rsidR="00DC1E17">
          <w:rPr>
            <w:noProof/>
            <w:webHidden/>
          </w:rPr>
          <w:tab/>
        </w:r>
        <w:r>
          <w:rPr>
            <w:noProof/>
            <w:webHidden/>
          </w:rPr>
          <w:fldChar w:fldCharType="begin"/>
        </w:r>
        <w:r w:rsidR="00DC1E17">
          <w:rPr>
            <w:noProof/>
            <w:webHidden/>
          </w:rPr>
          <w:instrText xml:space="preserve"> PAGEREF _Toc443159366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67" w:history="1">
        <w:r w:rsidR="00DC1E17" w:rsidRPr="00EA2B17">
          <w:rPr>
            <w:rStyle w:val="Hyperlink"/>
            <w:noProof/>
          </w:rPr>
          <w:t>B.8.1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_Toc443159367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68" w:history="1">
        <w:r w:rsidR="00DC1E17" w:rsidRPr="00EA2B17">
          <w:rPr>
            <w:rStyle w:val="Hyperlink"/>
            <w:noProof/>
          </w:rPr>
          <w:t>B.8.2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_Toc443159368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69" w:history="1">
        <w:r w:rsidR="00DC1E17" w:rsidRPr="00EA2B17">
          <w:rPr>
            <w:rStyle w:val="Hyperlink"/>
            <w:noProof/>
          </w:rPr>
          <w:t>B.8.3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_Toc443159369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70" w:history="1">
        <w:r w:rsidR="00DC1E17" w:rsidRPr="00EA2B17">
          <w:rPr>
            <w:rStyle w:val="Hyperlink"/>
            <w:noProof/>
          </w:rPr>
          <w:t>B.8.3.1</w:t>
        </w:r>
        <w:r w:rsidR="00DC1E17">
          <w:rPr>
            <w:rFonts w:eastAsiaTheme="minorEastAsia" w:cstheme="minorBidi"/>
            <w:noProof/>
            <w:szCs w:val="22"/>
            <w:lang w:val="en-US" w:eastAsia="en-US"/>
          </w:rPr>
          <w:tab/>
        </w:r>
        <w:r w:rsidR="00DC1E17" w:rsidRPr="00EA2B17">
          <w:rPr>
            <w:rStyle w:val="Hyperlink"/>
            <w:noProof/>
          </w:rPr>
          <w:t>public constructor(msgbus: MessageBus, runtimeURL: RuntimeURL)  source</w:t>
        </w:r>
        <w:r w:rsidR="00DC1E17">
          <w:rPr>
            <w:noProof/>
            <w:webHidden/>
          </w:rPr>
          <w:tab/>
        </w:r>
        <w:r>
          <w:rPr>
            <w:noProof/>
            <w:webHidden/>
          </w:rPr>
          <w:fldChar w:fldCharType="begin"/>
        </w:r>
        <w:r w:rsidR="00DC1E17">
          <w:rPr>
            <w:noProof/>
            <w:webHidden/>
          </w:rPr>
          <w:instrText xml:space="preserve"> PAGEREF _Toc443159370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71" w:history="1">
        <w:r w:rsidR="00DC1E17" w:rsidRPr="00EA2B17">
          <w:rPr>
            <w:rStyle w:val="Hyperlink"/>
            <w:noProof/>
          </w:rPr>
          <w:t>B.8.4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_Toc443159371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72" w:history="1">
        <w:r w:rsidR="00DC1E17" w:rsidRPr="00EA2B17">
          <w:rPr>
            <w:rStyle w:val="Hyperlink"/>
            <w:noProof/>
          </w:rPr>
          <w:t>B.8.4.1</w:t>
        </w:r>
        <w:r w:rsidR="00DC1E17">
          <w:rPr>
            <w:rFonts w:eastAsiaTheme="minorEastAsia" w:cstheme="minorBidi"/>
            <w:noProof/>
            <w:szCs w:val="22"/>
            <w:lang w:val="en-US" w:eastAsia="en-US"/>
          </w:rPr>
          <w:tab/>
        </w:r>
        <w:r w:rsidR="00DC1E17" w:rsidRPr="00EA2B17">
          <w:rPr>
            <w:rStyle w:val="Hyperlink"/>
            <w:noProof/>
          </w:rPr>
          <w:t>public discoverHypertyPerUser(email: email): Promise  source</w:t>
        </w:r>
        <w:r w:rsidR="00DC1E17">
          <w:rPr>
            <w:noProof/>
            <w:webHidden/>
          </w:rPr>
          <w:tab/>
        </w:r>
        <w:r>
          <w:rPr>
            <w:noProof/>
            <w:webHidden/>
          </w:rPr>
          <w:fldChar w:fldCharType="begin"/>
        </w:r>
        <w:r w:rsidR="00DC1E17">
          <w:rPr>
            <w:noProof/>
            <w:webHidden/>
          </w:rPr>
          <w:instrText xml:space="preserve"> PAGEREF _Toc443159372 \h </w:instrText>
        </w:r>
        <w:r>
          <w:rPr>
            <w:noProof/>
            <w:webHidden/>
          </w:rPr>
        </w:r>
        <w:r>
          <w:rPr>
            <w:noProof/>
            <w:webHidden/>
          </w:rPr>
          <w:fldChar w:fldCharType="separate"/>
        </w:r>
        <w:r w:rsidR="00DC1E17">
          <w:rPr>
            <w:noProof/>
            <w:webHidden/>
          </w:rPr>
          <w:t>122</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73" w:history="1">
        <w:r w:rsidR="00DC1E17" w:rsidRPr="00EA2B17">
          <w:rPr>
            <w:rStyle w:val="Hyperlink"/>
            <w:noProof/>
          </w:rPr>
          <w:t>B.9</w:t>
        </w:r>
        <w:r w:rsidR="00DC1E17">
          <w:rPr>
            <w:rFonts w:eastAsiaTheme="minorEastAsia" w:cstheme="minorBidi"/>
            <w:noProof/>
            <w:szCs w:val="22"/>
            <w:lang w:val="en-US" w:eastAsia="en-US"/>
          </w:rPr>
          <w:tab/>
        </w:r>
        <w:r w:rsidR="00DC1E17" w:rsidRPr="00EA2B17">
          <w:rPr>
            <w:rStyle w:val="Hyperlink"/>
            <w:noProof/>
          </w:rPr>
          <w:t>HypertyInstance</w:t>
        </w:r>
        <w:r w:rsidR="00DC1E17">
          <w:rPr>
            <w:noProof/>
            <w:webHidden/>
          </w:rPr>
          <w:tab/>
        </w:r>
        <w:r>
          <w:rPr>
            <w:noProof/>
            <w:webHidden/>
          </w:rPr>
          <w:fldChar w:fldCharType="begin"/>
        </w:r>
        <w:r w:rsidR="00DC1E17">
          <w:rPr>
            <w:noProof/>
            <w:webHidden/>
          </w:rPr>
          <w:instrText xml:space="preserve"> PAGEREF _Toc443159373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74" w:history="1">
        <w:r w:rsidR="00DC1E17" w:rsidRPr="00EA2B17">
          <w:rPr>
            <w:rStyle w:val="Hyperlink"/>
            <w:noProof/>
          </w:rPr>
          <w:t>B.9.2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_Toc443159374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75" w:history="1">
        <w:r w:rsidR="00DC1E17" w:rsidRPr="00EA2B17">
          <w:rPr>
            <w:rStyle w:val="Hyperlink"/>
            <w:noProof/>
          </w:rPr>
          <w:t>B.9.3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_Toc443159375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76" w:history="1">
        <w:r w:rsidR="00DC1E17" w:rsidRPr="00EA2B17">
          <w:rPr>
            <w:rStyle w:val="Hyperlink"/>
            <w:noProof/>
          </w:rPr>
          <w:t>B.9.4</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_Toc443159376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77" w:history="1">
        <w:r w:rsidR="00DC1E17" w:rsidRPr="00EA2B17">
          <w:rPr>
            <w:rStyle w:val="Hyperlink"/>
            <w:noProof/>
          </w:rPr>
          <w:t>B.9.5</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_Toc443159377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78" w:history="1">
        <w:r w:rsidR="00DC1E17" w:rsidRPr="00EA2B17">
          <w:rPr>
            <w:rStyle w:val="Hyperlink"/>
            <w:noProof/>
          </w:rPr>
          <w:t>B.9.5.1</w:t>
        </w:r>
        <w:r w:rsidR="00DC1E17">
          <w:rPr>
            <w:rFonts w:eastAsiaTheme="minorEastAsia" w:cstheme="minorBidi"/>
            <w:noProof/>
            <w:szCs w:val="22"/>
            <w:lang w:val="en-US" w:eastAsia="en-US"/>
          </w:rPr>
          <w:tab/>
        </w:r>
        <w:r w:rsidR="00DC1E17" w:rsidRPr="00EA2B17">
          <w:rPr>
            <w:rStyle w:val="Hyperlink"/>
            <w:noProof/>
          </w:rPr>
          <w:t>public constructor(id: *, url: *, descriptor: *, hypertyURL: *, user: *, guid: *, runtime: *, context: *)  source</w:t>
        </w:r>
        <w:r w:rsidR="00DC1E17">
          <w:rPr>
            <w:noProof/>
            <w:webHidden/>
          </w:rPr>
          <w:tab/>
        </w:r>
        <w:r>
          <w:rPr>
            <w:noProof/>
            <w:webHidden/>
          </w:rPr>
          <w:fldChar w:fldCharType="begin"/>
        </w:r>
        <w:r w:rsidR="00DC1E17">
          <w:rPr>
            <w:noProof/>
            <w:webHidden/>
          </w:rPr>
          <w:instrText xml:space="preserve"> PAGEREF _Toc443159378 \h </w:instrText>
        </w:r>
        <w:r>
          <w:rPr>
            <w:noProof/>
            <w:webHidden/>
          </w:rPr>
        </w:r>
        <w:r>
          <w:rPr>
            <w:noProof/>
            <w:webHidden/>
          </w:rPr>
          <w:fldChar w:fldCharType="separate"/>
        </w:r>
        <w:r w:rsidR="00DC1E17">
          <w:rPr>
            <w:noProof/>
            <w:webHidden/>
          </w:rPr>
          <w:t>123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79" w:history="1">
        <w:r w:rsidR="00DC1E17" w:rsidRPr="00EA2B17">
          <w:rPr>
            <w:rStyle w:val="Hyperlink"/>
            <w:noProof/>
          </w:rPr>
          <w:t>B.9.6</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_Toc443159379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80" w:history="1">
        <w:r w:rsidR="00DC1E17" w:rsidRPr="00EA2B17">
          <w:rPr>
            <w:rStyle w:val="Hyperlink"/>
            <w:noProof/>
          </w:rPr>
          <w:t>B.9.6.1</w:t>
        </w:r>
        <w:r w:rsidR="00DC1E17">
          <w:rPr>
            <w:rFonts w:eastAsiaTheme="minorEastAsia" w:cstheme="minorBidi"/>
            <w:noProof/>
            <w:szCs w:val="22"/>
            <w:lang w:val="en-US" w:eastAsia="en-US"/>
          </w:rPr>
          <w:tab/>
        </w:r>
        <w:r w:rsidR="00DC1E17" w:rsidRPr="00EA2B17">
          <w:rPr>
            <w:rStyle w:val="Hyperlink"/>
            <w:noProof/>
          </w:rPr>
          <w:t>public get hypertyURL: *  source</w:t>
        </w:r>
        <w:r w:rsidR="00DC1E17">
          <w:rPr>
            <w:noProof/>
            <w:webHidden/>
          </w:rPr>
          <w:tab/>
        </w:r>
        <w:r>
          <w:rPr>
            <w:noProof/>
            <w:webHidden/>
          </w:rPr>
          <w:fldChar w:fldCharType="begin"/>
        </w:r>
        <w:r w:rsidR="00DC1E17">
          <w:rPr>
            <w:noProof/>
            <w:webHidden/>
          </w:rPr>
          <w:instrText xml:space="preserve"> PAGEREF _Toc443159380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81" w:history="1">
        <w:r w:rsidR="00DC1E17" w:rsidRPr="00EA2B17">
          <w:rPr>
            <w:rStyle w:val="Hyperlink"/>
            <w:noProof/>
          </w:rPr>
          <w:t>B.9.6.2</w:t>
        </w:r>
        <w:r w:rsidR="00DC1E17">
          <w:rPr>
            <w:rFonts w:eastAsiaTheme="minorEastAsia" w:cstheme="minorBidi"/>
            <w:noProof/>
            <w:szCs w:val="22"/>
            <w:lang w:val="en-US" w:eastAsia="en-US"/>
          </w:rPr>
          <w:tab/>
        </w:r>
        <w:r w:rsidR="00DC1E17" w:rsidRPr="00EA2B17">
          <w:rPr>
            <w:rStyle w:val="Hyperlink"/>
            <w:noProof/>
          </w:rPr>
          <w:t>public set user: *  source</w:t>
        </w:r>
        <w:r w:rsidR="00DC1E17">
          <w:rPr>
            <w:noProof/>
            <w:webHidden/>
          </w:rPr>
          <w:tab/>
        </w:r>
        <w:r>
          <w:rPr>
            <w:noProof/>
            <w:webHidden/>
          </w:rPr>
          <w:fldChar w:fldCharType="begin"/>
        </w:r>
        <w:r w:rsidR="00DC1E17">
          <w:rPr>
            <w:noProof/>
            <w:webHidden/>
          </w:rPr>
          <w:instrText xml:space="preserve"> PAGEREF _Toc443159381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6020F6">
      <w:pPr>
        <w:pStyle w:val="TOC3"/>
        <w:tabs>
          <w:tab w:val="left" w:pos="1320"/>
          <w:tab w:val="right" w:leader="dot" w:pos="9061"/>
        </w:tabs>
        <w:rPr>
          <w:rFonts w:eastAsiaTheme="minorEastAsia" w:cstheme="minorBidi"/>
          <w:noProof/>
          <w:szCs w:val="22"/>
          <w:lang w:val="en-US" w:eastAsia="en-US"/>
        </w:rPr>
      </w:pPr>
      <w:hyperlink w:anchor="_Toc443159382" w:history="1">
        <w:r w:rsidR="00DC1E17" w:rsidRPr="00EA2B17">
          <w:rPr>
            <w:rStyle w:val="Hyperlink"/>
            <w:noProof/>
          </w:rPr>
          <w:t>B.9.6.3</w:t>
        </w:r>
        <w:r w:rsidR="00DC1E17">
          <w:rPr>
            <w:rFonts w:eastAsiaTheme="minorEastAsia" w:cstheme="minorBidi"/>
            <w:noProof/>
            <w:szCs w:val="22"/>
            <w:lang w:val="en-US" w:eastAsia="en-US"/>
          </w:rPr>
          <w:tab/>
        </w:r>
        <w:r w:rsidR="00DC1E17" w:rsidRPr="00EA2B17">
          <w:rPr>
            <w:rStyle w:val="Hyperlink"/>
            <w:noProof/>
          </w:rPr>
          <w:t>public get user: *  source</w:t>
        </w:r>
        <w:r w:rsidR="00DC1E17">
          <w:rPr>
            <w:noProof/>
            <w:webHidden/>
          </w:rPr>
          <w:tab/>
        </w:r>
        <w:r>
          <w:rPr>
            <w:noProof/>
            <w:webHidden/>
          </w:rPr>
          <w:fldChar w:fldCharType="begin"/>
        </w:r>
        <w:r w:rsidR="00DC1E17">
          <w:rPr>
            <w:noProof/>
            <w:webHidden/>
          </w:rPr>
          <w:instrText xml:space="preserve"> PAGEREF _Toc443159382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83" w:history="1">
        <w:r w:rsidR="00DC1E17" w:rsidRPr="00EA2B17">
          <w:rPr>
            <w:rStyle w:val="Hyperlink"/>
            <w:noProof/>
          </w:rPr>
          <w:t>B.10</w:t>
        </w:r>
        <w:r w:rsidR="00DC1E17">
          <w:rPr>
            <w:rFonts w:eastAsiaTheme="minorEastAsia" w:cstheme="minorBidi"/>
            <w:noProof/>
            <w:szCs w:val="22"/>
            <w:lang w:val="en-US" w:eastAsia="en-US"/>
          </w:rPr>
          <w:tab/>
        </w:r>
        <w:r w:rsidR="00DC1E17" w:rsidRPr="00EA2B17">
          <w:rPr>
            <w:rStyle w:val="Hyperlink"/>
            <w:noProof/>
          </w:rPr>
          <w:t>IdentityModule</w:t>
        </w:r>
        <w:r w:rsidR="00DC1E17">
          <w:rPr>
            <w:noProof/>
            <w:webHidden/>
          </w:rPr>
          <w:tab/>
        </w:r>
        <w:r>
          <w:rPr>
            <w:noProof/>
            <w:webHidden/>
          </w:rPr>
          <w:fldChar w:fldCharType="begin"/>
        </w:r>
        <w:r w:rsidR="00DC1E17">
          <w:rPr>
            <w:noProof/>
            <w:webHidden/>
          </w:rPr>
          <w:instrText xml:space="preserve"> PAGEREF _Toc443159383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84" w:history="1">
        <w:r w:rsidR="00DC1E17" w:rsidRPr="00EA2B17">
          <w:rPr>
            <w:rStyle w:val="Hyperlink"/>
            <w:noProof/>
          </w:rPr>
          <w:t>B.10.1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_Toc443159384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85" w:history="1">
        <w:r w:rsidR="00DC1E17" w:rsidRPr="00EA2B17">
          <w:rPr>
            <w:rStyle w:val="Hyperlink"/>
            <w:noProof/>
          </w:rPr>
          <w:t>B.10.2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_Toc443159385 \h </w:instrText>
        </w:r>
        <w:r>
          <w:rPr>
            <w:noProof/>
            <w:webHidden/>
          </w:rPr>
        </w:r>
        <w:r>
          <w:rPr>
            <w:noProof/>
            <w:webHidden/>
          </w:rPr>
          <w:fldChar w:fldCharType="separate"/>
        </w:r>
        <w:r w:rsidR="00DC1E17">
          <w:rPr>
            <w:noProof/>
            <w:webHidden/>
          </w:rPr>
          <w:t>124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86" w:history="1">
        <w:r w:rsidR="00DC1E17" w:rsidRPr="00EA2B17">
          <w:rPr>
            <w:rStyle w:val="Hyperlink"/>
            <w:noProof/>
          </w:rPr>
          <w:t>B.10.3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_Toc443159386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87" w:history="1">
        <w:r w:rsidR="00DC1E17" w:rsidRPr="00EA2B17">
          <w:rPr>
            <w:rStyle w:val="Hyperlink"/>
            <w:noProof/>
          </w:rPr>
          <w:t>B.10.3.1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_Toc443159387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88" w:history="1">
        <w:r w:rsidR="00DC1E17" w:rsidRPr="00EA2B17">
          <w:rPr>
            <w:rStyle w:val="Hyperlink"/>
            <w:noProof/>
          </w:rPr>
          <w:t>B.10.4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_Toc443159388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89" w:history="1">
        <w:r w:rsidR="00DC1E17" w:rsidRPr="00EA2B17">
          <w:rPr>
            <w:rStyle w:val="Hyperlink"/>
            <w:noProof/>
          </w:rPr>
          <w:t>B.10.4.1</w:t>
        </w:r>
        <w:r w:rsidR="00DC1E17">
          <w:rPr>
            <w:rFonts w:eastAsiaTheme="minorEastAsia" w:cstheme="minorBidi"/>
            <w:noProof/>
            <w:szCs w:val="22"/>
            <w:lang w:val="en-US" w:eastAsia="en-US"/>
          </w:rPr>
          <w:tab/>
        </w:r>
        <w:r w:rsidR="00DC1E17" w:rsidRPr="00EA2B17">
          <w:rPr>
            <w:rStyle w:val="Hyperlink"/>
            <w:noProof/>
          </w:rPr>
          <w:t>public generateAssertion(contents: DOMString, origin: DOMString, usernameHint: DOMString): IdAssertion  source</w:t>
        </w:r>
        <w:r w:rsidR="00DC1E17">
          <w:rPr>
            <w:noProof/>
            <w:webHidden/>
          </w:rPr>
          <w:tab/>
        </w:r>
        <w:r>
          <w:rPr>
            <w:noProof/>
            <w:webHidden/>
          </w:rPr>
          <w:fldChar w:fldCharType="begin"/>
        </w:r>
        <w:r w:rsidR="00DC1E17">
          <w:rPr>
            <w:noProof/>
            <w:webHidden/>
          </w:rPr>
          <w:instrText xml:space="preserve"> PAGEREF _Toc443159389 \h </w:instrText>
        </w:r>
        <w:r>
          <w:rPr>
            <w:noProof/>
            <w:webHidden/>
          </w:rPr>
        </w:r>
        <w:r>
          <w:rPr>
            <w:noProof/>
            <w:webHidden/>
          </w:rPr>
          <w:fldChar w:fldCharType="separate"/>
        </w:r>
        <w:r w:rsidR="00DC1E17">
          <w:rPr>
            <w:noProof/>
            <w:webHidden/>
          </w:rPr>
          <w:t>125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90" w:history="1">
        <w:r w:rsidR="00DC1E17" w:rsidRPr="00EA2B17">
          <w:rPr>
            <w:rStyle w:val="Hyperlink"/>
            <w:noProof/>
          </w:rPr>
          <w:t>B.10.4.2</w:t>
        </w:r>
        <w:r w:rsidR="00DC1E17">
          <w:rPr>
            <w:rFonts w:eastAsiaTheme="minorEastAsia" w:cstheme="minorBidi"/>
            <w:noProof/>
            <w:szCs w:val="22"/>
            <w:lang w:val="en-US" w:eastAsia="en-US"/>
          </w:rPr>
          <w:tab/>
        </w:r>
        <w:r w:rsidR="00DC1E17" w:rsidRPr="00EA2B17">
          <w:rPr>
            <w:rStyle w:val="Hyperlink"/>
            <w:noProof/>
          </w:rPr>
          <w:t>public getAssertionTrustLevel(assertion: DOMString)  source</w:t>
        </w:r>
        <w:r w:rsidR="00DC1E17">
          <w:rPr>
            <w:noProof/>
            <w:webHidden/>
          </w:rPr>
          <w:tab/>
        </w:r>
        <w:r>
          <w:rPr>
            <w:noProof/>
            <w:webHidden/>
          </w:rPr>
          <w:fldChar w:fldCharType="begin"/>
        </w:r>
        <w:r w:rsidR="00DC1E17">
          <w:rPr>
            <w:noProof/>
            <w:webHidden/>
          </w:rPr>
          <w:instrText xml:space="preserve"> PAGEREF _Toc443159390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91" w:history="1">
        <w:r w:rsidR="00DC1E17" w:rsidRPr="00EA2B17">
          <w:rPr>
            <w:rStyle w:val="Hyperlink"/>
            <w:noProof/>
          </w:rPr>
          <w:t>B.10.4.3</w:t>
        </w:r>
        <w:r w:rsidR="00DC1E17">
          <w:rPr>
            <w:rFonts w:eastAsiaTheme="minorEastAsia" w:cstheme="minorBidi"/>
            <w:noProof/>
            <w:szCs w:val="22"/>
            <w:lang w:val="en-US" w:eastAsia="en-US"/>
          </w:rPr>
          <w:tab/>
        </w:r>
        <w:r w:rsidR="00DC1E17" w:rsidRPr="00EA2B17">
          <w:rPr>
            <w:rStyle w:val="Hyperlink"/>
            <w:noProof/>
          </w:rPr>
          <w:t>public getIdentities(): Array&lt;Identities&gt;  source</w:t>
        </w:r>
        <w:r w:rsidR="00DC1E17">
          <w:rPr>
            <w:noProof/>
            <w:webHidden/>
          </w:rPr>
          <w:tab/>
        </w:r>
        <w:r>
          <w:rPr>
            <w:noProof/>
            <w:webHidden/>
          </w:rPr>
          <w:fldChar w:fldCharType="begin"/>
        </w:r>
        <w:r w:rsidR="00DC1E17">
          <w:rPr>
            <w:noProof/>
            <w:webHidden/>
          </w:rPr>
          <w:instrText xml:space="preserve"> PAGEREF _Toc443159391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92" w:history="1">
        <w:r w:rsidR="00DC1E17" w:rsidRPr="00EA2B17">
          <w:rPr>
            <w:rStyle w:val="Hyperlink"/>
            <w:noProof/>
          </w:rPr>
          <w:t>B.10.4.4</w:t>
        </w:r>
        <w:r w:rsidR="00DC1E17">
          <w:rPr>
            <w:rFonts w:eastAsiaTheme="minorEastAsia" w:cstheme="minorBidi"/>
            <w:noProof/>
            <w:szCs w:val="22"/>
            <w:lang w:val="en-US" w:eastAsia="en-US"/>
          </w:rPr>
          <w:tab/>
        </w:r>
        <w:r w:rsidR="00DC1E17" w:rsidRPr="00EA2B17">
          <w:rPr>
            <w:rStyle w:val="Hyperlink"/>
            <w:noProof/>
          </w:rPr>
          <w:t>public loginWithRP(identifier: Identifier, scope: Scope): Promise  source</w:t>
        </w:r>
        <w:r w:rsidR="00DC1E17">
          <w:rPr>
            <w:noProof/>
            <w:webHidden/>
          </w:rPr>
          <w:tab/>
        </w:r>
        <w:r>
          <w:rPr>
            <w:noProof/>
            <w:webHidden/>
          </w:rPr>
          <w:fldChar w:fldCharType="begin"/>
        </w:r>
        <w:r w:rsidR="00DC1E17">
          <w:rPr>
            <w:noProof/>
            <w:webHidden/>
          </w:rPr>
          <w:instrText xml:space="preserve"> PAGEREF _Toc443159392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93" w:history="1">
        <w:r w:rsidR="00DC1E17" w:rsidRPr="00EA2B17">
          <w:rPr>
            <w:rStyle w:val="Hyperlink"/>
            <w:noProof/>
          </w:rPr>
          <w:t>B.10.4.5</w:t>
        </w:r>
        <w:r w:rsidR="00DC1E17">
          <w:rPr>
            <w:rFonts w:eastAsiaTheme="minorEastAsia" w:cstheme="minorBidi"/>
            <w:noProof/>
            <w:szCs w:val="22"/>
            <w:lang w:val="en-US" w:eastAsia="en-US"/>
          </w:rPr>
          <w:tab/>
        </w:r>
        <w:r w:rsidR="00DC1E17" w:rsidRPr="00EA2B17">
          <w:rPr>
            <w:rStyle w:val="Hyperlink"/>
            <w:noProof/>
          </w:rPr>
          <w:t>public registerIdentity()  source</w:t>
        </w:r>
        <w:r w:rsidR="00DC1E17">
          <w:rPr>
            <w:noProof/>
            <w:webHidden/>
          </w:rPr>
          <w:tab/>
        </w:r>
        <w:r>
          <w:rPr>
            <w:noProof/>
            <w:webHidden/>
          </w:rPr>
          <w:fldChar w:fldCharType="begin"/>
        </w:r>
        <w:r w:rsidR="00DC1E17">
          <w:rPr>
            <w:noProof/>
            <w:webHidden/>
          </w:rPr>
          <w:instrText xml:space="preserve"> PAGEREF _Toc443159393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94" w:history="1">
        <w:r w:rsidR="00DC1E17" w:rsidRPr="00EA2B17">
          <w:rPr>
            <w:rStyle w:val="Hyperlink"/>
            <w:noProof/>
          </w:rPr>
          <w:t>B.10.4.6</w:t>
        </w:r>
        <w:r w:rsidR="00DC1E17">
          <w:rPr>
            <w:rFonts w:eastAsiaTheme="minorEastAsia" w:cstheme="minorBidi"/>
            <w:noProof/>
            <w:szCs w:val="22"/>
            <w:lang w:val="en-US" w:eastAsia="en-US"/>
          </w:rPr>
          <w:tab/>
        </w:r>
        <w:r w:rsidR="00DC1E17" w:rsidRPr="00EA2B17">
          <w:rPr>
            <w:rStyle w:val="Hyperlink"/>
            <w:noProof/>
          </w:rPr>
          <w:t>public registerWithRP()  source</w:t>
        </w:r>
        <w:r w:rsidR="00DC1E17">
          <w:rPr>
            <w:noProof/>
            <w:webHidden/>
          </w:rPr>
          <w:tab/>
        </w:r>
        <w:r>
          <w:rPr>
            <w:noProof/>
            <w:webHidden/>
          </w:rPr>
          <w:fldChar w:fldCharType="begin"/>
        </w:r>
        <w:r w:rsidR="00DC1E17">
          <w:rPr>
            <w:noProof/>
            <w:webHidden/>
          </w:rPr>
          <w:instrText xml:space="preserve"> PAGEREF _Toc443159394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95" w:history="1">
        <w:r w:rsidR="00DC1E17" w:rsidRPr="00EA2B17">
          <w:rPr>
            <w:rStyle w:val="Hyperlink"/>
            <w:noProof/>
          </w:rPr>
          <w:t>B.10.4.7</w:t>
        </w:r>
        <w:r w:rsidR="00DC1E17">
          <w:rPr>
            <w:rFonts w:eastAsiaTheme="minorEastAsia" w:cstheme="minorBidi"/>
            <w:noProof/>
            <w:szCs w:val="22"/>
            <w:lang w:val="en-US" w:eastAsia="en-US"/>
          </w:rPr>
          <w:tab/>
        </w:r>
        <w:r w:rsidR="00DC1E17" w:rsidRPr="00EA2B17">
          <w:rPr>
            <w:rStyle w:val="Hyperlink"/>
            <w:noProof/>
          </w:rPr>
          <w:t>public setHypertyIdentity()  source</w:t>
        </w:r>
        <w:r w:rsidR="00DC1E17">
          <w:rPr>
            <w:noProof/>
            <w:webHidden/>
          </w:rPr>
          <w:tab/>
        </w:r>
        <w:r>
          <w:rPr>
            <w:noProof/>
            <w:webHidden/>
          </w:rPr>
          <w:fldChar w:fldCharType="begin"/>
        </w:r>
        <w:r w:rsidR="00DC1E17">
          <w:rPr>
            <w:noProof/>
            <w:webHidden/>
          </w:rPr>
          <w:instrText xml:space="preserve"> PAGEREF _Toc443159395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396" w:history="1">
        <w:r w:rsidR="00DC1E17" w:rsidRPr="00EA2B17">
          <w:rPr>
            <w:rStyle w:val="Hyperlink"/>
            <w:noProof/>
          </w:rPr>
          <w:t>B.10.4.8</w:t>
        </w:r>
        <w:r w:rsidR="00DC1E17">
          <w:rPr>
            <w:rFonts w:eastAsiaTheme="minorEastAsia" w:cstheme="minorBidi"/>
            <w:noProof/>
            <w:szCs w:val="22"/>
            <w:lang w:val="en-US" w:eastAsia="en-US"/>
          </w:rPr>
          <w:tab/>
        </w:r>
        <w:r w:rsidR="00DC1E17" w:rsidRPr="00EA2B17">
          <w:rPr>
            <w:rStyle w:val="Hyperlink"/>
            <w:noProof/>
          </w:rPr>
          <w:t>public validateAssertion(assertion: DOMString): Promise  source</w:t>
        </w:r>
        <w:r w:rsidR="00DC1E17">
          <w:rPr>
            <w:noProof/>
            <w:webHidden/>
          </w:rPr>
          <w:tab/>
        </w:r>
        <w:r>
          <w:rPr>
            <w:noProof/>
            <w:webHidden/>
          </w:rPr>
          <w:fldChar w:fldCharType="begin"/>
        </w:r>
        <w:r w:rsidR="00DC1E17">
          <w:rPr>
            <w:noProof/>
            <w:webHidden/>
          </w:rPr>
          <w:instrText xml:space="preserve"> PAGEREF _Toc443159396 \h </w:instrText>
        </w:r>
        <w:r>
          <w:rPr>
            <w:noProof/>
            <w:webHidden/>
          </w:rPr>
        </w:r>
        <w:r>
          <w:rPr>
            <w:noProof/>
            <w:webHidden/>
          </w:rPr>
          <w:fldChar w:fldCharType="separate"/>
        </w:r>
        <w:r w:rsidR="00DC1E17">
          <w:rPr>
            <w:noProof/>
            <w:webHidden/>
          </w:rPr>
          <w:t>126</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397" w:history="1">
        <w:r w:rsidR="00DC1E17" w:rsidRPr="00EA2B17">
          <w:rPr>
            <w:rStyle w:val="Hyperlink"/>
            <w:noProof/>
          </w:rPr>
          <w:t>B.11</w:t>
        </w:r>
        <w:r w:rsidR="00DC1E17">
          <w:rPr>
            <w:rFonts w:eastAsiaTheme="minorEastAsia" w:cstheme="minorBidi"/>
            <w:noProof/>
            <w:szCs w:val="22"/>
            <w:lang w:val="en-US" w:eastAsia="en-US"/>
          </w:rPr>
          <w:tab/>
        </w:r>
        <w:r w:rsidR="00DC1E17" w:rsidRPr="00EA2B17">
          <w:rPr>
            <w:rStyle w:val="Hyperlink"/>
            <w:noProof/>
          </w:rPr>
          <w:t>MessageBus</w:t>
        </w:r>
        <w:r w:rsidR="00DC1E17">
          <w:rPr>
            <w:noProof/>
            <w:webHidden/>
          </w:rPr>
          <w:tab/>
        </w:r>
        <w:r>
          <w:rPr>
            <w:noProof/>
            <w:webHidden/>
          </w:rPr>
          <w:fldChar w:fldCharType="begin"/>
        </w:r>
        <w:r w:rsidR="00DC1E17">
          <w:rPr>
            <w:noProof/>
            <w:webHidden/>
          </w:rPr>
          <w:instrText xml:space="preserve"> PAGEREF _Toc443159397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98" w:history="1">
        <w:r w:rsidR="00DC1E17" w:rsidRPr="00EA2B17">
          <w:rPr>
            <w:rStyle w:val="Hyperlink"/>
            <w:noProof/>
          </w:rPr>
          <w:t>B.11.2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_Toc443159398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399" w:history="1">
        <w:r w:rsidR="00DC1E17" w:rsidRPr="00EA2B17">
          <w:rPr>
            <w:rStyle w:val="Hyperlink"/>
            <w:noProof/>
          </w:rPr>
          <w:t>B.11.3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_Toc443159399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00" w:history="1">
        <w:r w:rsidR="00DC1E17" w:rsidRPr="00EA2B17">
          <w:rPr>
            <w:rStyle w:val="Hyperlink"/>
            <w:noProof/>
          </w:rPr>
          <w:t>B.11.4</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_Toc443159400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01" w:history="1">
        <w:r w:rsidR="00DC1E17" w:rsidRPr="00EA2B17">
          <w:rPr>
            <w:rStyle w:val="Hyperlink"/>
            <w:noProof/>
          </w:rPr>
          <w:t>B.11.5</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_Toc443159401 \h </w:instrText>
        </w:r>
        <w:r>
          <w:rPr>
            <w:noProof/>
            <w:webHidden/>
          </w:rPr>
        </w:r>
        <w:r>
          <w:rPr>
            <w:noProof/>
            <w:webHidden/>
          </w:rPr>
          <w:fldChar w:fldCharType="separate"/>
        </w:r>
        <w:r w:rsidR="00DC1E17">
          <w:rPr>
            <w:noProof/>
            <w:webHidden/>
          </w:rPr>
          <w:t>127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02" w:history="1">
        <w:r w:rsidR="00DC1E17" w:rsidRPr="00EA2B17">
          <w:rPr>
            <w:rStyle w:val="Hyperlink"/>
            <w:noProof/>
          </w:rPr>
          <w:t>B.11.6</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_Toc443159402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03" w:history="1">
        <w:r w:rsidR="00DC1E17" w:rsidRPr="00EA2B17">
          <w:rPr>
            <w:rStyle w:val="Hyperlink"/>
            <w:noProof/>
          </w:rPr>
          <w:t>B.11.6.1</w:t>
        </w:r>
        <w:r w:rsidR="00DC1E17">
          <w:rPr>
            <w:rFonts w:eastAsiaTheme="minorEastAsia" w:cstheme="minorBidi"/>
            <w:noProof/>
            <w:szCs w:val="22"/>
            <w:lang w:val="en-US" w:eastAsia="en-US"/>
          </w:rPr>
          <w:tab/>
        </w:r>
        <w:r w:rsidR="00DC1E17" w:rsidRPr="00EA2B17">
          <w:rPr>
            <w:rStyle w:val="Hyperlink"/>
            <w:noProof/>
          </w:rPr>
          <w:t>public constructor(registry: *)  source</w:t>
        </w:r>
        <w:r w:rsidR="00DC1E17">
          <w:rPr>
            <w:noProof/>
            <w:webHidden/>
          </w:rPr>
          <w:tab/>
        </w:r>
        <w:r>
          <w:rPr>
            <w:noProof/>
            <w:webHidden/>
          </w:rPr>
          <w:fldChar w:fldCharType="begin"/>
        </w:r>
        <w:r w:rsidR="00DC1E17">
          <w:rPr>
            <w:noProof/>
            <w:webHidden/>
          </w:rPr>
          <w:instrText xml:space="preserve"> PAGEREF _Toc443159403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04" w:history="1">
        <w:r w:rsidR="00DC1E17" w:rsidRPr="00EA2B17">
          <w:rPr>
            <w:rStyle w:val="Hyperlink"/>
            <w:noProof/>
          </w:rPr>
          <w:t>B.11.7</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_Toc443159404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05" w:history="1">
        <w:r w:rsidR="00DC1E17" w:rsidRPr="00EA2B17">
          <w:rPr>
            <w:rStyle w:val="Hyperlink"/>
            <w:noProof/>
          </w:rPr>
          <w:t>B.11.7.1</w:t>
        </w:r>
        <w:r w:rsidR="00DC1E17">
          <w:rPr>
            <w:rFonts w:eastAsiaTheme="minorEastAsia" w:cstheme="minorBidi"/>
            <w:noProof/>
            <w:szCs w:val="22"/>
            <w:lang w:val="en-US" w:eastAsia="en-US"/>
          </w:rPr>
          <w:tab/>
        </w:r>
        <w:r w:rsidR="00DC1E17" w:rsidRPr="00EA2B17">
          <w:rPr>
            <w:rStyle w:val="Hyperlink"/>
            <w:noProof/>
          </w:rPr>
          <w:t>public get pipeline: *  source</w:t>
        </w:r>
        <w:r w:rsidR="00DC1E17">
          <w:rPr>
            <w:noProof/>
            <w:webHidden/>
          </w:rPr>
          <w:tab/>
        </w:r>
        <w:r>
          <w:rPr>
            <w:noProof/>
            <w:webHidden/>
          </w:rPr>
          <w:fldChar w:fldCharType="begin"/>
        </w:r>
        <w:r w:rsidR="00DC1E17">
          <w:rPr>
            <w:noProof/>
            <w:webHidden/>
          </w:rPr>
          <w:instrText xml:space="preserve"> PAGEREF _Toc443159405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06" w:history="1">
        <w:r w:rsidR="00DC1E17" w:rsidRPr="00EA2B17">
          <w:rPr>
            <w:rStyle w:val="Hyperlink"/>
            <w:noProof/>
          </w:rPr>
          <w:t>B.11.8</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_Toc443159406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07" w:history="1">
        <w:r w:rsidR="00DC1E17" w:rsidRPr="00EA2B17">
          <w:rPr>
            <w:rStyle w:val="Hyperlink"/>
            <w:noProof/>
          </w:rPr>
          <w:t>B.11.8.1</w:t>
        </w:r>
        <w:r w:rsidR="00DC1E17">
          <w:rPr>
            <w:rFonts w:eastAsiaTheme="minorEastAsia" w:cstheme="minorBidi"/>
            <w:noProof/>
            <w:szCs w:val="22"/>
            <w:lang w:val="en-US" w:eastAsia="en-US"/>
          </w:rPr>
          <w:tab/>
        </w:r>
        <w:r w:rsidR="00DC1E17" w:rsidRPr="00EA2B17">
          <w:rPr>
            <w:rStyle w:val="Hyperlink"/>
            <w:noProof/>
          </w:rPr>
          <w:t>public addForward(from: *, to: *): *  source</w:t>
        </w:r>
        <w:r w:rsidR="00DC1E17">
          <w:rPr>
            <w:noProof/>
            <w:webHidden/>
          </w:rPr>
          <w:tab/>
        </w:r>
        <w:r>
          <w:rPr>
            <w:noProof/>
            <w:webHidden/>
          </w:rPr>
          <w:fldChar w:fldCharType="begin"/>
        </w:r>
        <w:r w:rsidR="00DC1E17">
          <w:rPr>
            <w:noProof/>
            <w:webHidden/>
          </w:rPr>
          <w:instrText xml:space="preserve"> PAGEREF _Toc443159407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08" w:history="1">
        <w:r w:rsidR="00DC1E17" w:rsidRPr="00EA2B17">
          <w:rPr>
            <w:rStyle w:val="Hyperlink"/>
            <w:noProof/>
          </w:rPr>
          <w:t>B.11.8.2</w:t>
        </w:r>
        <w:r w:rsidR="00DC1E17">
          <w:rPr>
            <w:rFonts w:eastAsiaTheme="minorEastAsia" w:cstheme="minorBidi"/>
            <w:noProof/>
            <w:szCs w:val="22"/>
            <w:lang w:val="en-US" w:eastAsia="en-US"/>
          </w:rPr>
          <w:tab/>
        </w:r>
        <w:r w:rsidR="00DC1E17" w:rsidRPr="00EA2B17">
          <w:rPr>
            <w:rStyle w:val="Hyperlink"/>
            <w:noProof/>
          </w:rPr>
          <w:t>public postMessage(inMsg: *, responseCallback: *): *  source</w:t>
        </w:r>
        <w:r w:rsidR="00DC1E17">
          <w:rPr>
            <w:noProof/>
            <w:webHidden/>
          </w:rPr>
          <w:tab/>
        </w:r>
        <w:r>
          <w:rPr>
            <w:noProof/>
            <w:webHidden/>
          </w:rPr>
          <w:fldChar w:fldCharType="begin"/>
        </w:r>
        <w:r w:rsidR="00DC1E17">
          <w:rPr>
            <w:noProof/>
            <w:webHidden/>
          </w:rPr>
          <w:instrText xml:space="preserve"> PAGEREF _Toc443159408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09" w:history="1">
        <w:r w:rsidR="00DC1E17" w:rsidRPr="00EA2B17">
          <w:rPr>
            <w:rStyle w:val="Hyperlink"/>
            <w:noProof/>
          </w:rPr>
          <w:t>B.12</w:t>
        </w:r>
        <w:r w:rsidR="00DC1E17">
          <w:rPr>
            <w:rFonts w:eastAsiaTheme="minorEastAsia" w:cstheme="minorBidi"/>
            <w:noProof/>
            <w:szCs w:val="22"/>
            <w:lang w:val="en-US" w:eastAsia="en-US"/>
          </w:rPr>
          <w:tab/>
        </w:r>
        <w:r w:rsidR="00DC1E17" w:rsidRPr="00EA2B17">
          <w:rPr>
            <w:rStyle w:val="Hyperlink"/>
            <w:noProof/>
          </w:rPr>
          <w:t>MiniBus</w:t>
        </w:r>
        <w:r w:rsidR="00DC1E17">
          <w:rPr>
            <w:noProof/>
            <w:webHidden/>
          </w:rPr>
          <w:tab/>
        </w:r>
        <w:r>
          <w:rPr>
            <w:noProof/>
            <w:webHidden/>
          </w:rPr>
          <w:fldChar w:fldCharType="begin"/>
        </w:r>
        <w:r w:rsidR="00DC1E17">
          <w:rPr>
            <w:noProof/>
            <w:webHidden/>
          </w:rPr>
          <w:instrText xml:space="preserve"> PAGEREF _Toc443159409 \h </w:instrText>
        </w:r>
        <w:r>
          <w:rPr>
            <w:noProof/>
            <w:webHidden/>
          </w:rPr>
        </w:r>
        <w:r>
          <w:rPr>
            <w:noProof/>
            <w:webHidden/>
          </w:rPr>
          <w:fldChar w:fldCharType="separate"/>
        </w:r>
        <w:r w:rsidR="00DC1E17">
          <w:rPr>
            <w:noProof/>
            <w:webHidden/>
          </w:rPr>
          <w:t>128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10" w:history="1">
        <w:r w:rsidR="00DC1E17" w:rsidRPr="00EA2B17">
          <w:rPr>
            <w:rStyle w:val="Hyperlink"/>
            <w:noProof/>
          </w:rPr>
          <w:t>B.12.2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_Toc443159410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11" w:history="1">
        <w:r w:rsidR="00DC1E17" w:rsidRPr="00EA2B17">
          <w:rPr>
            <w:rStyle w:val="Hyperlink"/>
            <w:noProof/>
          </w:rPr>
          <w:t>B.12.3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_Toc443159411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12" w:history="1">
        <w:r w:rsidR="00DC1E17" w:rsidRPr="00EA2B17">
          <w:rPr>
            <w:rStyle w:val="Hyperlink"/>
            <w:noProof/>
          </w:rPr>
          <w:t>B.12.4</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_Toc443159412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13" w:history="1">
        <w:r w:rsidR="00DC1E17" w:rsidRPr="00EA2B17">
          <w:rPr>
            <w:rStyle w:val="Hyperlink"/>
            <w:noProof/>
          </w:rPr>
          <w:t>B.12.5</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_Toc443159413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14" w:history="1">
        <w:r w:rsidR="00DC1E17" w:rsidRPr="00EA2B17">
          <w:rPr>
            <w:rStyle w:val="Hyperlink"/>
            <w:noProof/>
          </w:rPr>
          <w:t>B.12.5.1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_Toc443159414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15" w:history="1">
        <w:r w:rsidR="00DC1E17" w:rsidRPr="00EA2B17">
          <w:rPr>
            <w:rStyle w:val="Hyperlink"/>
            <w:noProof/>
          </w:rPr>
          <w:t>B.12.6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_Toc443159415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16" w:history="1">
        <w:r w:rsidR="00DC1E17" w:rsidRPr="00EA2B17">
          <w:rPr>
            <w:rStyle w:val="Hyperlink"/>
            <w:noProof/>
          </w:rPr>
          <w:t>B.12.6.1</w:t>
        </w:r>
        <w:r w:rsidR="00DC1E17">
          <w:rPr>
            <w:rFonts w:eastAsiaTheme="minorEastAsia" w:cstheme="minorBidi"/>
            <w:noProof/>
            <w:szCs w:val="22"/>
            <w:lang w:val="en-US" w:eastAsia="en-US"/>
          </w:rPr>
          <w:tab/>
        </w:r>
        <w:r w:rsidR="00DC1E17" w:rsidRPr="00EA2B17">
          <w:rPr>
            <w:rStyle w:val="Hyperlink"/>
            <w:noProof/>
          </w:rPr>
          <w:t>public postMessage(inMsg: *, responseCallback: *): *  source</w:t>
        </w:r>
        <w:r w:rsidR="00DC1E17">
          <w:rPr>
            <w:noProof/>
            <w:webHidden/>
          </w:rPr>
          <w:tab/>
        </w:r>
        <w:r>
          <w:rPr>
            <w:noProof/>
            <w:webHidden/>
          </w:rPr>
          <w:fldChar w:fldCharType="begin"/>
        </w:r>
        <w:r w:rsidR="00DC1E17">
          <w:rPr>
            <w:noProof/>
            <w:webHidden/>
          </w:rPr>
          <w:instrText xml:space="preserve"> PAGEREF _Toc443159416 \h </w:instrText>
        </w:r>
        <w:r>
          <w:rPr>
            <w:noProof/>
            <w:webHidden/>
          </w:rPr>
        </w:r>
        <w:r>
          <w:rPr>
            <w:noProof/>
            <w:webHidden/>
          </w:rPr>
          <w:fldChar w:fldCharType="separate"/>
        </w:r>
        <w:r w:rsidR="00DC1E17">
          <w:rPr>
            <w:noProof/>
            <w:webHidden/>
          </w:rPr>
          <w:t>129</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17" w:history="1">
        <w:r w:rsidR="00DC1E17" w:rsidRPr="00EA2B17">
          <w:rPr>
            <w:rStyle w:val="Hyperlink"/>
            <w:noProof/>
          </w:rPr>
          <w:t>B.13</w:t>
        </w:r>
        <w:r w:rsidR="00DC1E17">
          <w:rPr>
            <w:rFonts w:eastAsiaTheme="minorEastAsia" w:cstheme="minorBidi"/>
            <w:noProof/>
            <w:szCs w:val="22"/>
            <w:lang w:val="en-US" w:eastAsia="en-US"/>
          </w:rPr>
          <w:tab/>
        </w:r>
        <w:r w:rsidR="00DC1E17" w:rsidRPr="00EA2B17">
          <w:rPr>
            <w:rStyle w:val="Hyperlink"/>
            <w:noProof/>
          </w:rPr>
          <w:t>ObjectAllocation</w:t>
        </w:r>
        <w:r w:rsidR="00DC1E17">
          <w:rPr>
            <w:noProof/>
            <w:webHidden/>
          </w:rPr>
          <w:tab/>
        </w:r>
        <w:r>
          <w:rPr>
            <w:noProof/>
            <w:webHidden/>
          </w:rPr>
          <w:fldChar w:fldCharType="begin"/>
        </w:r>
        <w:r w:rsidR="00DC1E17">
          <w:rPr>
            <w:noProof/>
            <w:webHidden/>
          </w:rPr>
          <w:instrText xml:space="preserve"> PAGEREF _Toc443159417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18" w:history="1">
        <w:r w:rsidR="00DC1E17" w:rsidRPr="00EA2B17">
          <w:rPr>
            <w:rStyle w:val="Hyperlink"/>
            <w:noProof/>
          </w:rPr>
          <w:t>B.13.1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_Toc443159418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19" w:history="1">
        <w:r w:rsidR="00DC1E17" w:rsidRPr="00EA2B17">
          <w:rPr>
            <w:rStyle w:val="Hyperlink"/>
            <w:noProof/>
          </w:rPr>
          <w:t>B.13.2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_Toc443159419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20" w:history="1">
        <w:r w:rsidR="00DC1E17" w:rsidRPr="00EA2B17">
          <w:rPr>
            <w:rStyle w:val="Hyperlink"/>
            <w:noProof/>
          </w:rPr>
          <w:t>B.13.3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_Toc443159420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21" w:history="1">
        <w:r w:rsidR="00DC1E17" w:rsidRPr="00EA2B17">
          <w:rPr>
            <w:rStyle w:val="Hyperlink"/>
            <w:noProof/>
          </w:rPr>
          <w:t>B.13.4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_Toc443159421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22" w:history="1">
        <w:r w:rsidR="00DC1E17" w:rsidRPr="00EA2B17">
          <w:rPr>
            <w:rStyle w:val="Hyperlink"/>
            <w:noProof/>
          </w:rPr>
          <w:t>B.13.4.1</w:t>
        </w:r>
        <w:r w:rsidR="00DC1E17">
          <w:rPr>
            <w:rFonts w:eastAsiaTheme="minorEastAsia" w:cstheme="minorBidi"/>
            <w:noProof/>
            <w:szCs w:val="22"/>
            <w:lang w:val="en-US" w:eastAsia="en-US"/>
          </w:rPr>
          <w:tab/>
        </w:r>
        <w:r w:rsidR="00DC1E17" w:rsidRPr="00EA2B17">
          <w:rPr>
            <w:rStyle w:val="Hyperlink"/>
            <w:noProof/>
          </w:rPr>
          <w:t>public constructor(url: URL.URL, bus: MiniBus)  source</w:t>
        </w:r>
        <w:r w:rsidR="00DC1E17">
          <w:rPr>
            <w:noProof/>
            <w:webHidden/>
          </w:rPr>
          <w:tab/>
        </w:r>
        <w:r>
          <w:rPr>
            <w:noProof/>
            <w:webHidden/>
          </w:rPr>
          <w:fldChar w:fldCharType="begin"/>
        </w:r>
        <w:r w:rsidR="00DC1E17">
          <w:rPr>
            <w:noProof/>
            <w:webHidden/>
          </w:rPr>
          <w:instrText xml:space="preserve"> PAGEREF _Toc443159422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23" w:history="1">
        <w:r w:rsidR="00DC1E17" w:rsidRPr="00EA2B17">
          <w:rPr>
            <w:rStyle w:val="Hyperlink"/>
            <w:noProof/>
          </w:rPr>
          <w:t>B.13.5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_Toc443159423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24" w:history="1">
        <w:r w:rsidR="00DC1E17" w:rsidRPr="00EA2B17">
          <w:rPr>
            <w:rStyle w:val="Hyperlink"/>
            <w:noProof/>
          </w:rPr>
          <w:t>B.13.5.1</w:t>
        </w:r>
        <w:r w:rsidR="00DC1E17">
          <w:rPr>
            <w:rFonts w:eastAsiaTheme="minorEastAsia" w:cstheme="minorBidi"/>
            <w:noProof/>
            <w:szCs w:val="22"/>
            <w:lang w:val="en-US" w:eastAsia="en-US"/>
          </w:rPr>
          <w:tab/>
        </w:r>
        <w:r w:rsidR="00DC1E17" w:rsidRPr="00EA2B17">
          <w:rPr>
            <w:rStyle w:val="Hyperlink"/>
            <w:noProof/>
          </w:rPr>
          <w:t>public get url: string: *  source</w:t>
        </w:r>
        <w:r w:rsidR="00DC1E17">
          <w:rPr>
            <w:noProof/>
            <w:webHidden/>
          </w:rPr>
          <w:tab/>
        </w:r>
        <w:r>
          <w:rPr>
            <w:noProof/>
            <w:webHidden/>
          </w:rPr>
          <w:fldChar w:fldCharType="begin"/>
        </w:r>
        <w:r w:rsidR="00DC1E17">
          <w:rPr>
            <w:noProof/>
            <w:webHidden/>
          </w:rPr>
          <w:instrText xml:space="preserve"> PAGEREF _Toc443159424 \h </w:instrText>
        </w:r>
        <w:r>
          <w:rPr>
            <w:noProof/>
            <w:webHidden/>
          </w:rPr>
        </w:r>
        <w:r>
          <w:rPr>
            <w:noProof/>
            <w:webHidden/>
          </w:rPr>
          <w:fldChar w:fldCharType="separate"/>
        </w:r>
        <w:r w:rsidR="00DC1E17">
          <w:rPr>
            <w:noProof/>
            <w:webHidden/>
          </w:rPr>
          <w:t>130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25" w:history="1">
        <w:r w:rsidR="00DC1E17" w:rsidRPr="00EA2B17">
          <w:rPr>
            <w:rStyle w:val="Hyperlink"/>
            <w:noProof/>
          </w:rPr>
          <w:t>B.13.6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_Toc443159425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26" w:history="1">
        <w:r w:rsidR="00DC1E17" w:rsidRPr="00EA2B17">
          <w:rPr>
            <w:rStyle w:val="Hyperlink"/>
            <w:noProof/>
          </w:rPr>
          <w:t>B.13.6.1</w:t>
        </w:r>
        <w:r w:rsidR="00DC1E17">
          <w:rPr>
            <w:rFonts w:eastAsiaTheme="minorEastAsia" w:cstheme="minorBidi"/>
            <w:noProof/>
            <w:szCs w:val="22"/>
            <w:lang w:val="en-US" w:eastAsia="en-US"/>
          </w:rPr>
          <w:tab/>
        </w:r>
        <w:r w:rsidR="00DC1E17" w:rsidRPr="00EA2B17">
          <w:rPr>
            <w:rStyle w:val="Hyperlink"/>
            <w:noProof/>
          </w:rPr>
          <w:t>public create(domain: Domain, number: number): Promise&lt;ObjectURL&gt;  source</w:t>
        </w:r>
        <w:r w:rsidR="00DC1E17">
          <w:rPr>
            <w:noProof/>
            <w:webHidden/>
          </w:rPr>
          <w:tab/>
        </w:r>
        <w:r>
          <w:rPr>
            <w:noProof/>
            <w:webHidden/>
          </w:rPr>
          <w:fldChar w:fldCharType="begin"/>
        </w:r>
        <w:r w:rsidR="00DC1E17">
          <w:rPr>
            <w:noProof/>
            <w:webHidden/>
          </w:rPr>
          <w:instrText xml:space="preserve"> PAGEREF _Toc443159426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27" w:history="1">
        <w:r w:rsidR="00DC1E17" w:rsidRPr="00EA2B17">
          <w:rPr>
            <w:rStyle w:val="Hyperlink"/>
            <w:noProof/>
          </w:rPr>
          <w:t>B.14</w:t>
        </w:r>
        <w:r w:rsidR="00DC1E17">
          <w:rPr>
            <w:rFonts w:eastAsiaTheme="minorEastAsia" w:cstheme="minorBidi"/>
            <w:noProof/>
            <w:szCs w:val="22"/>
            <w:lang w:val="en-US" w:eastAsia="en-US"/>
          </w:rPr>
          <w:tab/>
        </w:r>
        <w:r w:rsidR="00DC1E17" w:rsidRPr="00EA2B17">
          <w:rPr>
            <w:rStyle w:val="Hyperlink"/>
            <w:noProof/>
          </w:rPr>
          <w:t>Pipeline</w:t>
        </w:r>
        <w:r w:rsidR="00DC1E17">
          <w:rPr>
            <w:noProof/>
            <w:webHidden/>
          </w:rPr>
          <w:tab/>
        </w:r>
        <w:r>
          <w:rPr>
            <w:noProof/>
            <w:webHidden/>
          </w:rPr>
          <w:fldChar w:fldCharType="begin"/>
        </w:r>
        <w:r w:rsidR="00DC1E17">
          <w:rPr>
            <w:noProof/>
            <w:webHidden/>
          </w:rPr>
          <w:instrText xml:space="preserve"> PAGEREF _Toc443159427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28" w:history="1">
        <w:r w:rsidR="00DC1E17" w:rsidRPr="00EA2B17">
          <w:rPr>
            <w:rStyle w:val="Hyperlink"/>
            <w:noProof/>
          </w:rPr>
          <w:t>B.14.1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_Toc443159428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29" w:history="1">
        <w:r w:rsidR="00DC1E17" w:rsidRPr="00EA2B17">
          <w:rPr>
            <w:rStyle w:val="Hyperlink"/>
            <w:noProof/>
          </w:rPr>
          <w:t>B.14.2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_Toc443159429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30" w:history="1">
        <w:r w:rsidR="00DC1E17" w:rsidRPr="00EA2B17">
          <w:rPr>
            <w:rStyle w:val="Hyperlink"/>
            <w:noProof/>
          </w:rPr>
          <w:t>B.14.3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_Toc443159430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31" w:history="1">
        <w:r w:rsidR="00DC1E17" w:rsidRPr="00EA2B17">
          <w:rPr>
            <w:rStyle w:val="Hyperlink"/>
            <w:noProof/>
          </w:rPr>
          <w:t>B.14.3.1</w:t>
        </w:r>
        <w:r w:rsidR="00DC1E17">
          <w:rPr>
            <w:rFonts w:eastAsiaTheme="minorEastAsia" w:cstheme="minorBidi"/>
            <w:noProof/>
            <w:szCs w:val="22"/>
            <w:lang w:val="en-US" w:eastAsia="en-US"/>
          </w:rPr>
          <w:tab/>
        </w:r>
        <w:r w:rsidR="00DC1E17" w:rsidRPr="00EA2B17">
          <w:rPr>
            <w:rStyle w:val="Hyperlink"/>
            <w:noProof/>
          </w:rPr>
          <w:t>public constructor(_onFail: *)  source</w:t>
        </w:r>
        <w:r w:rsidR="00DC1E17">
          <w:rPr>
            <w:noProof/>
            <w:webHidden/>
          </w:rPr>
          <w:tab/>
        </w:r>
        <w:r>
          <w:rPr>
            <w:noProof/>
            <w:webHidden/>
          </w:rPr>
          <w:fldChar w:fldCharType="begin"/>
        </w:r>
        <w:r w:rsidR="00DC1E17">
          <w:rPr>
            <w:noProof/>
            <w:webHidden/>
          </w:rPr>
          <w:instrText xml:space="preserve"> PAGEREF _Toc443159431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32" w:history="1">
        <w:r w:rsidR="00DC1E17" w:rsidRPr="00EA2B17">
          <w:rPr>
            <w:rStyle w:val="Hyperlink"/>
            <w:noProof/>
          </w:rPr>
          <w:t>B.14.4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_Toc443159432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33" w:history="1">
        <w:r w:rsidR="00DC1E17" w:rsidRPr="00EA2B17">
          <w:rPr>
            <w:rStyle w:val="Hyperlink"/>
            <w:noProof/>
          </w:rPr>
          <w:t>B.14.4.1</w:t>
        </w:r>
        <w:r w:rsidR="00DC1E17">
          <w:rPr>
            <w:rFonts w:eastAsiaTheme="minorEastAsia" w:cstheme="minorBidi"/>
            <w:noProof/>
            <w:szCs w:val="22"/>
            <w:lang w:val="en-US" w:eastAsia="en-US"/>
          </w:rPr>
          <w:tab/>
        </w:r>
        <w:r w:rsidR="00DC1E17" w:rsidRPr="00EA2B17">
          <w:rPr>
            <w:rStyle w:val="Hyperlink"/>
            <w:noProof/>
          </w:rPr>
          <w:t>public process(msg: *, onDeliver: *)  source</w:t>
        </w:r>
        <w:r w:rsidR="00DC1E17">
          <w:rPr>
            <w:noProof/>
            <w:webHidden/>
          </w:rPr>
          <w:tab/>
        </w:r>
        <w:r>
          <w:rPr>
            <w:noProof/>
            <w:webHidden/>
          </w:rPr>
          <w:fldChar w:fldCharType="begin"/>
        </w:r>
        <w:r w:rsidR="00DC1E17">
          <w:rPr>
            <w:noProof/>
            <w:webHidden/>
          </w:rPr>
          <w:instrText xml:space="preserve"> PAGEREF _Toc443159433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34" w:history="1">
        <w:r w:rsidR="00DC1E17" w:rsidRPr="00EA2B17">
          <w:rPr>
            <w:rStyle w:val="Hyperlink"/>
            <w:noProof/>
          </w:rPr>
          <w:t>B.15</w:t>
        </w:r>
        <w:r w:rsidR="00DC1E17">
          <w:rPr>
            <w:rFonts w:eastAsiaTheme="minorEastAsia" w:cstheme="minorBidi"/>
            <w:noProof/>
            <w:szCs w:val="22"/>
            <w:lang w:val="en-US" w:eastAsia="en-US"/>
          </w:rPr>
          <w:tab/>
        </w:r>
        <w:r w:rsidR="00DC1E17" w:rsidRPr="00EA2B17">
          <w:rPr>
            <w:rStyle w:val="Hyperlink"/>
            <w:noProof/>
          </w:rPr>
          <w:t>PolicyEngine</w:t>
        </w:r>
        <w:r w:rsidR="00DC1E17">
          <w:rPr>
            <w:noProof/>
            <w:webHidden/>
          </w:rPr>
          <w:tab/>
        </w:r>
        <w:r>
          <w:rPr>
            <w:noProof/>
            <w:webHidden/>
          </w:rPr>
          <w:fldChar w:fldCharType="begin"/>
        </w:r>
        <w:r w:rsidR="00DC1E17">
          <w:rPr>
            <w:noProof/>
            <w:webHidden/>
          </w:rPr>
          <w:instrText xml:space="preserve"> PAGEREF _Toc443159434 \h </w:instrText>
        </w:r>
        <w:r>
          <w:rPr>
            <w:noProof/>
            <w:webHidden/>
          </w:rPr>
        </w:r>
        <w:r>
          <w:rPr>
            <w:noProof/>
            <w:webHidden/>
          </w:rPr>
          <w:fldChar w:fldCharType="separate"/>
        </w:r>
        <w:r w:rsidR="00DC1E17">
          <w:rPr>
            <w:noProof/>
            <w:webHidden/>
          </w:rPr>
          <w:t>131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35" w:history="1">
        <w:r w:rsidR="00DC1E17" w:rsidRPr="00EA2B17">
          <w:rPr>
            <w:rStyle w:val="Hyperlink"/>
            <w:noProof/>
          </w:rPr>
          <w:t>B.15.1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_Toc443159435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36" w:history="1">
        <w:r w:rsidR="00DC1E17" w:rsidRPr="00EA2B17">
          <w:rPr>
            <w:rStyle w:val="Hyperlink"/>
            <w:noProof/>
          </w:rPr>
          <w:t>B.15.2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_Toc443159436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37" w:history="1">
        <w:r w:rsidR="00DC1E17" w:rsidRPr="00EA2B17">
          <w:rPr>
            <w:rStyle w:val="Hyperlink"/>
            <w:noProof/>
          </w:rPr>
          <w:t>B.15.3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_Toc443159437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38" w:history="1">
        <w:r w:rsidR="00DC1E17" w:rsidRPr="00EA2B17">
          <w:rPr>
            <w:rStyle w:val="Hyperlink"/>
            <w:noProof/>
          </w:rPr>
          <w:t>B.15.3.1</w:t>
        </w:r>
        <w:r w:rsidR="00DC1E17">
          <w:rPr>
            <w:rFonts w:eastAsiaTheme="minorEastAsia" w:cstheme="minorBidi"/>
            <w:noProof/>
            <w:szCs w:val="22"/>
            <w:lang w:val="en-US" w:eastAsia="en-US"/>
          </w:rPr>
          <w:tab/>
        </w:r>
        <w:r w:rsidR="00DC1E17" w:rsidRPr="00EA2B17">
          <w:rPr>
            <w:rStyle w:val="Hyperlink"/>
            <w:noProof/>
          </w:rPr>
          <w:t>public constructor(IdentityModule: *, Registry: *)  source</w:t>
        </w:r>
        <w:r w:rsidR="00DC1E17">
          <w:rPr>
            <w:noProof/>
            <w:webHidden/>
          </w:rPr>
          <w:tab/>
        </w:r>
        <w:r>
          <w:rPr>
            <w:noProof/>
            <w:webHidden/>
          </w:rPr>
          <w:fldChar w:fldCharType="begin"/>
        </w:r>
        <w:r w:rsidR="00DC1E17">
          <w:rPr>
            <w:noProof/>
            <w:webHidden/>
          </w:rPr>
          <w:instrText xml:space="preserve"> PAGEREF _Toc443159438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39" w:history="1">
        <w:r w:rsidR="00DC1E17" w:rsidRPr="00EA2B17">
          <w:rPr>
            <w:rStyle w:val="Hyperlink"/>
            <w:noProof/>
          </w:rPr>
          <w:t>B.15.4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_Toc443159439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40" w:history="1">
        <w:r w:rsidR="00DC1E17" w:rsidRPr="00EA2B17">
          <w:rPr>
            <w:rStyle w:val="Hyperlink"/>
            <w:noProof/>
          </w:rPr>
          <w:t>B.15.4.1</w:t>
        </w:r>
        <w:r w:rsidR="00DC1E17">
          <w:rPr>
            <w:rFonts w:eastAsiaTheme="minorEastAsia" w:cstheme="minorBidi"/>
            <w:noProof/>
            <w:szCs w:val="22"/>
            <w:lang w:val="en-US" w:eastAsia="en-US"/>
          </w:rPr>
          <w:tab/>
        </w:r>
        <w:r w:rsidR="00DC1E17" w:rsidRPr="00EA2B17">
          <w:rPr>
            <w:rStyle w:val="Hyperlink"/>
            <w:noProof/>
          </w:rPr>
          <w:t>public addPolicies(hyperty: URL.HypertyURL, policies: HypertyPolicyList)  source</w:t>
        </w:r>
        <w:r w:rsidR="00DC1E17">
          <w:rPr>
            <w:noProof/>
            <w:webHidden/>
          </w:rPr>
          <w:tab/>
        </w:r>
        <w:r>
          <w:rPr>
            <w:noProof/>
            <w:webHidden/>
          </w:rPr>
          <w:fldChar w:fldCharType="begin"/>
        </w:r>
        <w:r w:rsidR="00DC1E17">
          <w:rPr>
            <w:noProof/>
            <w:webHidden/>
          </w:rPr>
          <w:instrText xml:space="preserve"> PAGEREF _Toc443159440 \h </w:instrText>
        </w:r>
        <w:r>
          <w:rPr>
            <w:noProof/>
            <w:webHidden/>
          </w:rPr>
        </w:r>
        <w:r>
          <w:rPr>
            <w:noProof/>
            <w:webHidden/>
          </w:rPr>
          <w:fldChar w:fldCharType="separate"/>
        </w:r>
        <w:r w:rsidR="00DC1E17">
          <w:rPr>
            <w:noProof/>
            <w:webHidden/>
          </w:rPr>
          <w:t>132</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41" w:history="1">
        <w:r w:rsidR="00DC1E17" w:rsidRPr="00EA2B17">
          <w:rPr>
            <w:rStyle w:val="Hyperlink"/>
            <w:noProof/>
          </w:rPr>
          <w:t>B.15.4.2</w:t>
        </w:r>
        <w:r w:rsidR="00DC1E17">
          <w:rPr>
            <w:rFonts w:eastAsiaTheme="minorEastAsia" w:cstheme="minorBidi"/>
            <w:noProof/>
            <w:szCs w:val="22"/>
            <w:lang w:val="en-US" w:eastAsia="en-US"/>
          </w:rPr>
          <w:tab/>
        </w:r>
        <w:r w:rsidR="00DC1E17" w:rsidRPr="00EA2B17">
          <w:rPr>
            <w:rStyle w:val="Hyperlink"/>
            <w:noProof/>
          </w:rPr>
          <w:t>public authorise(message: Message.Message): AuthorisationResponse  source</w:t>
        </w:r>
        <w:r w:rsidR="00DC1E17">
          <w:rPr>
            <w:noProof/>
            <w:webHidden/>
          </w:rPr>
          <w:tab/>
        </w:r>
        <w:r>
          <w:rPr>
            <w:noProof/>
            <w:webHidden/>
          </w:rPr>
          <w:fldChar w:fldCharType="begin"/>
        </w:r>
        <w:r w:rsidR="00DC1E17">
          <w:rPr>
            <w:noProof/>
            <w:webHidden/>
          </w:rPr>
          <w:instrText xml:space="preserve"> PAGEREF _Toc443159441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42" w:history="1">
        <w:r w:rsidR="00DC1E17" w:rsidRPr="00EA2B17">
          <w:rPr>
            <w:rStyle w:val="Hyperlink"/>
            <w:noProof/>
          </w:rPr>
          <w:t>B.15.4.3</w:t>
        </w:r>
        <w:r w:rsidR="00DC1E17">
          <w:rPr>
            <w:rFonts w:eastAsiaTheme="minorEastAsia" w:cstheme="minorBidi"/>
            <w:noProof/>
            <w:szCs w:val="22"/>
            <w:lang w:val="en-US" w:eastAsia="en-US"/>
          </w:rPr>
          <w:tab/>
        </w:r>
        <w:r w:rsidR="00DC1E17" w:rsidRPr="00EA2B17">
          <w:rPr>
            <w:rStyle w:val="Hyperlink"/>
            <w:noProof/>
          </w:rPr>
          <w:t>public checkPolicies(message: *): string  source</w:t>
        </w:r>
        <w:r w:rsidR="00DC1E17">
          <w:rPr>
            <w:noProof/>
            <w:webHidden/>
          </w:rPr>
          <w:tab/>
        </w:r>
        <w:r>
          <w:rPr>
            <w:noProof/>
            <w:webHidden/>
          </w:rPr>
          <w:fldChar w:fldCharType="begin"/>
        </w:r>
        <w:r w:rsidR="00DC1E17">
          <w:rPr>
            <w:noProof/>
            <w:webHidden/>
          </w:rPr>
          <w:instrText xml:space="preserve"> PAGEREF _Toc443159442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43" w:history="1">
        <w:r w:rsidR="00DC1E17" w:rsidRPr="00EA2B17">
          <w:rPr>
            <w:rStyle w:val="Hyperlink"/>
            <w:noProof/>
          </w:rPr>
          <w:t>B.15.4.4</w:t>
        </w:r>
        <w:r w:rsidR="00DC1E17">
          <w:rPr>
            <w:rFonts w:eastAsiaTheme="minorEastAsia" w:cstheme="minorBidi"/>
            <w:noProof/>
            <w:szCs w:val="22"/>
            <w:lang w:val="en-US" w:eastAsia="en-US"/>
          </w:rPr>
          <w:tab/>
        </w:r>
        <w:r w:rsidR="00DC1E17" w:rsidRPr="00EA2B17">
          <w:rPr>
            <w:rStyle w:val="Hyperlink"/>
            <w:noProof/>
          </w:rPr>
          <w:t>public removePolicies(hyperty: URL.HypertyURL)  source</w:t>
        </w:r>
        <w:r w:rsidR="00DC1E17">
          <w:rPr>
            <w:noProof/>
            <w:webHidden/>
          </w:rPr>
          <w:tab/>
        </w:r>
        <w:r>
          <w:rPr>
            <w:noProof/>
            <w:webHidden/>
          </w:rPr>
          <w:fldChar w:fldCharType="begin"/>
        </w:r>
        <w:r w:rsidR="00DC1E17">
          <w:rPr>
            <w:noProof/>
            <w:webHidden/>
          </w:rPr>
          <w:instrText xml:space="preserve"> PAGEREF _Toc443159443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44" w:history="1">
        <w:r w:rsidR="00DC1E17" w:rsidRPr="00EA2B17">
          <w:rPr>
            <w:rStyle w:val="Hyperlink"/>
            <w:noProof/>
          </w:rPr>
          <w:t>B.16</w:t>
        </w:r>
        <w:r w:rsidR="00DC1E17">
          <w:rPr>
            <w:rFonts w:eastAsiaTheme="minorEastAsia" w:cstheme="minorBidi"/>
            <w:noProof/>
            <w:szCs w:val="22"/>
            <w:lang w:val="en-US" w:eastAsia="en-US"/>
          </w:rPr>
          <w:tab/>
        </w:r>
        <w:r w:rsidR="00DC1E17" w:rsidRPr="00EA2B17">
          <w:rPr>
            <w:rStyle w:val="Hyperlink"/>
            <w:noProof/>
          </w:rPr>
          <w:t>Registry</w:t>
        </w:r>
        <w:r w:rsidR="00DC1E17">
          <w:rPr>
            <w:noProof/>
            <w:webHidden/>
          </w:rPr>
          <w:tab/>
        </w:r>
        <w:r>
          <w:rPr>
            <w:noProof/>
            <w:webHidden/>
          </w:rPr>
          <w:fldChar w:fldCharType="begin"/>
        </w:r>
        <w:r w:rsidR="00DC1E17">
          <w:rPr>
            <w:noProof/>
            <w:webHidden/>
          </w:rPr>
          <w:instrText xml:space="preserve"> PAGEREF _Toc443159444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45" w:history="1">
        <w:r w:rsidR="00DC1E17" w:rsidRPr="00EA2B17">
          <w:rPr>
            <w:rStyle w:val="Hyperlink"/>
            <w:noProof/>
          </w:rPr>
          <w:t>B.16.2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_Toc443159445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46" w:history="1">
        <w:r w:rsidR="00DC1E17" w:rsidRPr="00EA2B17">
          <w:rPr>
            <w:rStyle w:val="Hyperlink"/>
            <w:noProof/>
          </w:rPr>
          <w:t>B.16.3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_Toc443159446 \h </w:instrText>
        </w:r>
        <w:r>
          <w:rPr>
            <w:noProof/>
            <w:webHidden/>
          </w:rPr>
        </w:r>
        <w:r>
          <w:rPr>
            <w:noProof/>
            <w:webHidden/>
          </w:rPr>
          <w:fldChar w:fldCharType="separate"/>
        </w:r>
        <w:r w:rsidR="00DC1E17">
          <w:rPr>
            <w:noProof/>
            <w:webHidden/>
          </w:rPr>
          <w:t>133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47" w:history="1">
        <w:r w:rsidR="00DC1E17" w:rsidRPr="00EA2B17">
          <w:rPr>
            <w:rStyle w:val="Hyperlink"/>
            <w:noProof/>
          </w:rPr>
          <w:t>B.16.4</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_Toc443159447 \h </w:instrText>
        </w:r>
        <w:r>
          <w:rPr>
            <w:noProof/>
            <w:webHidden/>
          </w:rPr>
        </w:r>
        <w:r>
          <w:rPr>
            <w:noProof/>
            <w:webHidden/>
          </w:rPr>
          <w:fldChar w:fldCharType="separate"/>
        </w:r>
        <w:r w:rsidR="00DC1E17">
          <w:rPr>
            <w:noProof/>
            <w:webHidden/>
          </w:rPr>
          <w:t>134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48" w:history="1">
        <w:r w:rsidR="00DC1E17" w:rsidRPr="00EA2B17">
          <w:rPr>
            <w:rStyle w:val="Hyperlink"/>
            <w:noProof/>
          </w:rPr>
          <w:t>B.16.5</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_Toc443159448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49" w:history="1">
        <w:r w:rsidR="00DC1E17" w:rsidRPr="00EA2B17">
          <w:rPr>
            <w:rStyle w:val="Hyperlink"/>
            <w:noProof/>
          </w:rPr>
          <w:t>B.16.6</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_Toc443159449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0" w:history="1">
        <w:r w:rsidR="00DC1E17" w:rsidRPr="00EA2B17">
          <w:rPr>
            <w:rStyle w:val="Hyperlink"/>
            <w:noProof/>
          </w:rPr>
          <w:t>B.16.6.1</w:t>
        </w:r>
        <w:r w:rsidR="00DC1E17">
          <w:rPr>
            <w:rFonts w:eastAsiaTheme="minorEastAsia" w:cstheme="minorBidi"/>
            <w:noProof/>
            <w:szCs w:val="22"/>
            <w:lang w:val="en-US" w:eastAsia="en-US"/>
          </w:rPr>
          <w:tab/>
        </w:r>
        <w:r w:rsidR="00DC1E17" w:rsidRPr="00EA2B17">
          <w:rPr>
            <w:rStyle w:val="Hyperlink"/>
            <w:noProof/>
          </w:rPr>
          <w:t>public constructor(msgbus: MessageBus, runtimeURL: HypertyRuntimeURL, appSandbox: AppSandbox, remoteRegistry: DomainURL)  source</w:t>
        </w:r>
        <w:r w:rsidR="00DC1E17">
          <w:rPr>
            <w:noProof/>
            <w:webHidden/>
          </w:rPr>
          <w:tab/>
        </w:r>
        <w:r>
          <w:rPr>
            <w:noProof/>
            <w:webHidden/>
          </w:rPr>
          <w:fldChar w:fldCharType="begin"/>
        </w:r>
        <w:r w:rsidR="00DC1E17">
          <w:rPr>
            <w:noProof/>
            <w:webHidden/>
          </w:rPr>
          <w:instrText xml:space="preserve"> PAGEREF _Toc443159450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51" w:history="1">
        <w:r w:rsidR="00DC1E17" w:rsidRPr="00EA2B17">
          <w:rPr>
            <w:rStyle w:val="Hyperlink"/>
            <w:noProof/>
          </w:rPr>
          <w:t>B.16.7</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_Toc443159451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2" w:history="1">
        <w:r w:rsidR="00DC1E17" w:rsidRPr="00EA2B17">
          <w:rPr>
            <w:rStyle w:val="Hyperlink"/>
            <w:noProof/>
          </w:rPr>
          <w:t>B.16.7.1</w:t>
        </w:r>
        <w:r w:rsidR="00DC1E17">
          <w:rPr>
            <w:rFonts w:eastAsiaTheme="minorEastAsia" w:cstheme="minorBidi"/>
            <w:noProof/>
            <w:szCs w:val="22"/>
            <w:lang w:val="en-US" w:eastAsia="en-US"/>
          </w:rPr>
          <w:tab/>
        </w:r>
        <w:r w:rsidR="00DC1E17" w:rsidRPr="00EA2B17">
          <w:rPr>
            <w:rStyle w:val="Hyperlink"/>
            <w:noProof/>
          </w:rPr>
          <w:t>public get messageBus(messageBus: MessageBus): *  source</w:t>
        </w:r>
        <w:r w:rsidR="00DC1E17">
          <w:rPr>
            <w:noProof/>
            <w:webHidden/>
          </w:rPr>
          <w:tab/>
        </w:r>
        <w:r>
          <w:rPr>
            <w:noProof/>
            <w:webHidden/>
          </w:rPr>
          <w:fldChar w:fldCharType="begin"/>
        </w:r>
        <w:r w:rsidR="00DC1E17">
          <w:rPr>
            <w:noProof/>
            <w:webHidden/>
          </w:rPr>
          <w:instrText xml:space="preserve"> PAGEREF _Toc443159452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3" w:history="1">
        <w:r w:rsidR="00DC1E17" w:rsidRPr="00EA2B17">
          <w:rPr>
            <w:rStyle w:val="Hyperlink"/>
            <w:noProof/>
          </w:rPr>
          <w:t>B.16.7.2</w:t>
        </w:r>
        <w:r w:rsidR="00DC1E17">
          <w:rPr>
            <w:rFonts w:eastAsiaTheme="minorEastAsia" w:cstheme="minorBidi"/>
            <w:noProof/>
            <w:szCs w:val="22"/>
            <w:lang w:val="en-US" w:eastAsia="en-US"/>
          </w:rPr>
          <w:tab/>
        </w:r>
        <w:r w:rsidR="00DC1E17" w:rsidRPr="00EA2B17">
          <w:rPr>
            <w:rStyle w:val="Hyperlink"/>
            <w:noProof/>
          </w:rPr>
          <w:t>public set messageBus(messageBus: MessageBus): *  source</w:t>
        </w:r>
        <w:r w:rsidR="00DC1E17">
          <w:rPr>
            <w:noProof/>
            <w:webHidden/>
          </w:rPr>
          <w:tab/>
        </w:r>
        <w:r>
          <w:rPr>
            <w:noProof/>
            <w:webHidden/>
          </w:rPr>
          <w:fldChar w:fldCharType="begin"/>
        </w:r>
        <w:r w:rsidR="00DC1E17">
          <w:rPr>
            <w:noProof/>
            <w:webHidden/>
          </w:rPr>
          <w:instrText xml:space="preserve"> PAGEREF _Toc443159453 \h </w:instrText>
        </w:r>
        <w:r>
          <w:rPr>
            <w:noProof/>
            <w:webHidden/>
          </w:rPr>
        </w:r>
        <w:r>
          <w:rPr>
            <w:noProof/>
            <w:webHidden/>
          </w:rPr>
          <w:fldChar w:fldCharType="separate"/>
        </w:r>
        <w:r w:rsidR="00DC1E17">
          <w:rPr>
            <w:noProof/>
            <w:webHidden/>
          </w:rPr>
          <w:t>135</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54" w:history="1">
        <w:r w:rsidR="00DC1E17" w:rsidRPr="00EA2B17">
          <w:rPr>
            <w:rStyle w:val="Hyperlink"/>
            <w:noProof/>
          </w:rPr>
          <w:t>B.16.8</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_Toc443159454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5" w:history="1">
        <w:r w:rsidR="00DC1E17" w:rsidRPr="00EA2B17">
          <w:rPr>
            <w:rStyle w:val="Hyperlink"/>
            <w:noProof/>
          </w:rPr>
          <w:t>B.16.8.1</w:t>
        </w:r>
        <w:r w:rsidR="00DC1E17">
          <w:rPr>
            <w:rFonts w:eastAsiaTheme="minorEastAsia" w:cstheme="minorBidi"/>
            <w:noProof/>
            <w:szCs w:val="22"/>
            <w:lang w:val="en-US" w:eastAsia="en-US"/>
          </w:rPr>
          <w:tab/>
        </w:r>
        <w:r w:rsidR="00DC1E17" w:rsidRPr="00EA2B17">
          <w:rPr>
            <w:rStyle w:val="Hyperlink"/>
            <w:noProof/>
          </w:rPr>
          <w:t>public discoverProtostub(DomainURL: DomainURL): RuntimeURL  source</w:t>
        </w:r>
        <w:r w:rsidR="00DC1E17">
          <w:rPr>
            <w:noProof/>
            <w:webHidden/>
          </w:rPr>
          <w:tab/>
        </w:r>
        <w:r>
          <w:rPr>
            <w:noProof/>
            <w:webHidden/>
          </w:rPr>
          <w:fldChar w:fldCharType="begin"/>
        </w:r>
        <w:r w:rsidR="00DC1E17">
          <w:rPr>
            <w:noProof/>
            <w:webHidden/>
          </w:rPr>
          <w:instrText xml:space="preserve"> PAGEREF _Toc443159455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6" w:history="1">
        <w:r w:rsidR="00DC1E17" w:rsidRPr="00EA2B17">
          <w:rPr>
            <w:rStyle w:val="Hyperlink"/>
            <w:noProof/>
          </w:rPr>
          <w:t>B.16.8.2</w:t>
        </w:r>
        <w:r w:rsidR="00DC1E17">
          <w:rPr>
            <w:rFonts w:eastAsiaTheme="minorEastAsia" w:cstheme="minorBidi"/>
            <w:noProof/>
            <w:szCs w:val="22"/>
            <w:lang w:val="en-US" w:eastAsia="en-US"/>
          </w:rPr>
          <w:tab/>
        </w:r>
        <w:r w:rsidR="00DC1E17" w:rsidRPr="00EA2B17">
          <w:rPr>
            <w:rStyle w:val="Hyperlink"/>
            <w:noProof/>
          </w:rPr>
          <w:t>public getAppSandbox(): *  source</w:t>
        </w:r>
        <w:r w:rsidR="00DC1E17">
          <w:rPr>
            <w:noProof/>
            <w:webHidden/>
          </w:rPr>
          <w:tab/>
        </w:r>
        <w:r>
          <w:rPr>
            <w:noProof/>
            <w:webHidden/>
          </w:rPr>
          <w:fldChar w:fldCharType="begin"/>
        </w:r>
        <w:r w:rsidR="00DC1E17">
          <w:rPr>
            <w:noProof/>
            <w:webHidden/>
          </w:rPr>
          <w:instrText xml:space="preserve"> PAGEREF _Toc443159456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7" w:history="1">
        <w:r w:rsidR="00DC1E17" w:rsidRPr="00EA2B17">
          <w:rPr>
            <w:rStyle w:val="Hyperlink"/>
            <w:noProof/>
          </w:rPr>
          <w:t>B.16.8.3</w:t>
        </w:r>
        <w:r w:rsidR="00DC1E17">
          <w:rPr>
            <w:rFonts w:eastAsiaTheme="minorEastAsia" w:cstheme="minorBidi"/>
            <w:noProof/>
            <w:szCs w:val="22"/>
            <w:lang w:val="en-US" w:eastAsia="en-US"/>
          </w:rPr>
          <w:tab/>
        </w:r>
        <w:r w:rsidR="00DC1E17" w:rsidRPr="00EA2B17">
          <w:rPr>
            <w:rStyle w:val="Hyperlink"/>
            <w:noProof/>
          </w:rPr>
          <w:t>public getSandbox(DomainURL: DomainURL): RuntimeSandbox  source</w:t>
        </w:r>
        <w:r w:rsidR="00DC1E17">
          <w:rPr>
            <w:noProof/>
            <w:webHidden/>
          </w:rPr>
          <w:tab/>
        </w:r>
        <w:r>
          <w:rPr>
            <w:noProof/>
            <w:webHidden/>
          </w:rPr>
          <w:fldChar w:fldCharType="begin"/>
        </w:r>
        <w:r w:rsidR="00DC1E17">
          <w:rPr>
            <w:noProof/>
            <w:webHidden/>
          </w:rPr>
          <w:instrText xml:space="preserve"> PAGEREF _Toc443159457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8" w:history="1">
        <w:r w:rsidR="00DC1E17" w:rsidRPr="00EA2B17">
          <w:rPr>
            <w:rStyle w:val="Hyperlink"/>
            <w:noProof/>
          </w:rPr>
          <w:t>B.16.8.4</w:t>
        </w:r>
        <w:r w:rsidR="00DC1E17">
          <w:rPr>
            <w:rFonts w:eastAsiaTheme="minorEastAsia" w:cstheme="minorBidi"/>
            <w:noProof/>
            <w:szCs w:val="22"/>
            <w:lang w:val="en-US" w:eastAsia="en-US"/>
          </w:rPr>
          <w:tab/>
        </w:r>
        <w:r w:rsidR="00DC1E17" w:rsidRPr="00EA2B17">
          <w:rPr>
            <w:rStyle w:val="Hyperlink"/>
            <w:noProof/>
          </w:rPr>
          <w:t>public getUserHyperty(email: *): *  source</w:t>
        </w:r>
        <w:r w:rsidR="00DC1E17">
          <w:rPr>
            <w:noProof/>
            <w:webHidden/>
          </w:rPr>
          <w:tab/>
        </w:r>
        <w:r>
          <w:rPr>
            <w:noProof/>
            <w:webHidden/>
          </w:rPr>
          <w:fldChar w:fldCharType="begin"/>
        </w:r>
        <w:r w:rsidR="00DC1E17">
          <w:rPr>
            <w:noProof/>
            <w:webHidden/>
          </w:rPr>
          <w:instrText xml:space="preserve"> PAGEREF _Toc443159458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59" w:history="1">
        <w:r w:rsidR="00DC1E17" w:rsidRPr="00EA2B17">
          <w:rPr>
            <w:rStyle w:val="Hyperlink"/>
            <w:noProof/>
          </w:rPr>
          <w:t>B.16.8.5</w:t>
        </w:r>
        <w:r w:rsidR="00DC1E17">
          <w:rPr>
            <w:rFonts w:eastAsiaTheme="minorEastAsia" w:cstheme="minorBidi"/>
            <w:noProof/>
            <w:szCs w:val="22"/>
            <w:lang w:val="en-US" w:eastAsia="en-US"/>
          </w:rPr>
          <w:tab/>
        </w:r>
        <w:r w:rsidR="00DC1E17" w:rsidRPr="00EA2B17">
          <w:rPr>
            <w:rStyle w:val="Hyperlink"/>
            <w:noProof/>
          </w:rPr>
          <w:t>public onEvent()  source</w:t>
        </w:r>
        <w:r w:rsidR="00DC1E17">
          <w:rPr>
            <w:noProof/>
            <w:webHidden/>
          </w:rPr>
          <w:tab/>
        </w:r>
        <w:r>
          <w:rPr>
            <w:noProof/>
            <w:webHidden/>
          </w:rPr>
          <w:fldChar w:fldCharType="begin"/>
        </w:r>
        <w:r w:rsidR="00DC1E17">
          <w:rPr>
            <w:noProof/>
            <w:webHidden/>
          </w:rPr>
          <w:instrText xml:space="preserve"> PAGEREF _Toc443159459 \h </w:instrText>
        </w:r>
        <w:r>
          <w:rPr>
            <w:noProof/>
            <w:webHidden/>
          </w:rPr>
        </w:r>
        <w:r>
          <w:rPr>
            <w:noProof/>
            <w:webHidden/>
          </w:rPr>
          <w:fldChar w:fldCharType="separate"/>
        </w:r>
        <w:r w:rsidR="00DC1E17">
          <w:rPr>
            <w:noProof/>
            <w:webHidden/>
          </w:rPr>
          <w:t>136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60" w:history="1">
        <w:r w:rsidR="00DC1E17" w:rsidRPr="00EA2B17">
          <w:rPr>
            <w:rStyle w:val="Hyperlink"/>
            <w:noProof/>
          </w:rPr>
          <w:t>B.16.8.6</w:t>
        </w:r>
        <w:r w:rsidR="00DC1E17">
          <w:rPr>
            <w:rFonts w:eastAsiaTheme="minorEastAsia" w:cstheme="minorBidi"/>
            <w:noProof/>
            <w:szCs w:val="22"/>
            <w:lang w:val="en-US" w:eastAsia="en-US"/>
          </w:rPr>
          <w:tab/>
        </w:r>
        <w:r w:rsidR="00DC1E17" w:rsidRPr="00EA2B17">
          <w:rPr>
            <w:rStyle w:val="Hyperlink"/>
            <w:noProof/>
          </w:rPr>
          <w:t>public registerHyperty(sandbox: Sandbox, HypertyCatalogueURL: HypertyCatalogueURL): HypertyURL  source</w:t>
        </w:r>
        <w:r w:rsidR="00DC1E17">
          <w:rPr>
            <w:noProof/>
            <w:webHidden/>
          </w:rPr>
          <w:tab/>
        </w:r>
        <w:r>
          <w:rPr>
            <w:noProof/>
            <w:webHidden/>
          </w:rPr>
          <w:fldChar w:fldCharType="begin"/>
        </w:r>
        <w:r w:rsidR="00DC1E17">
          <w:rPr>
            <w:noProof/>
            <w:webHidden/>
          </w:rPr>
          <w:instrText xml:space="preserve"> PAGEREF _Toc443159460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61" w:history="1">
        <w:r w:rsidR="00DC1E17" w:rsidRPr="00EA2B17">
          <w:rPr>
            <w:rStyle w:val="Hyperlink"/>
            <w:noProof/>
          </w:rPr>
          <w:t>B.16.8.7</w:t>
        </w:r>
        <w:r w:rsidR="00DC1E17">
          <w:rPr>
            <w:rFonts w:eastAsiaTheme="minorEastAsia" w:cstheme="minorBidi"/>
            <w:noProof/>
            <w:szCs w:val="22"/>
            <w:lang w:val="en-US" w:eastAsia="en-US"/>
          </w:rPr>
          <w:tab/>
        </w:r>
        <w:r w:rsidR="00DC1E17" w:rsidRPr="00EA2B17">
          <w:rPr>
            <w:rStyle w:val="Hyperlink"/>
            <w:noProof/>
          </w:rPr>
          <w:t>public registerPEP(postMessage: Message.Message, HypertyURL: HypertyURL): HypertyRuntimeURL  source</w:t>
        </w:r>
        <w:r w:rsidR="00DC1E17">
          <w:rPr>
            <w:noProof/>
            <w:webHidden/>
          </w:rPr>
          <w:tab/>
        </w:r>
        <w:r>
          <w:rPr>
            <w:noProof/>
            <w:webHidden/>
          </w:rPr>
          <w:fldChar w:fldCharType="begin"/>
        </w:r>
        <w:r w:rsidR="00DC1E17">
          <w:rPr>
            <w:noProof/>
            <w:webHidden/>
          </w:rPr>
          <w:instrText xml:space="preserve"> PAGEREF _Toc443159461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62" w:history="1">
        <w:r w:rsidR="00DC1E17" w:rsidRPr="00EA2B17">
          <w:rPr>
            <w:rStyle w:val="Hyperlink"/>
            <w:noProof/>
          </w:rPr>
          <w:t>B.16.8.8</w:t>
        </w:r>
        <w:r w:rsidR="00DC1E17">
          <w:rPr>
            <w:rFonts w:eastAsiaTheme="minorEastAsia" w:cstheme="minorBidi"/>
            <w:noProof/>
            <w:szCs w:val="22"/>
            <w:lang w:val="en-US" w:eastAsia="en-US"/>
          </w:rPr>
          <w:tab/>
        </w:r>
        <w:r w:rsidR="00DC1E17" w:rsidRPr="00EA2B17">
          <w:rPr>
            <w:rStyle w:val="Hyperlink"/>
            <w:noProof/>
          </w:rPr>
          <w:t>public registerStub(Sandbox: Sandbox, DomainURL: DomainURL): RuntimeProtoStubURL  source</w:t>
        </w:r>
        <w:r w:rsidR="00DC1E17">
          <w:rPr>
            <w:noProof/>
            <w:webHidden/>
          </w:rPr>
          <w:tab/>
        </w:r>
        <w:r>
          <w:rPr>
            <w:noProof/>
            <w:webHidden/>
          </w:rPr>
          <w:fldChar w:fldCharType="begin"/>
        </w:r>
        <w:r w:rsidR="00DC1E17">
          <w:rPr>
            <w:noProof/>
            <w:webHidden/>
          </w:rPr>
          <w:instrText xml:space="preserve"> PAGEREF _Toc443159462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63" w:history="1">
        <w:r w:rsidR="00DC1E17" w:rsidRPr="00EA2B17">
          <w:rPr>
            <w:rStyle w:val="Hyperlink"/>
            <w:noProof/>
          </w:rPr>
          <w:t>B.16.8.9</w:t>
        </w:r>
        <w:r w:rsidR="00DC1E17">
          <w:rPr>
            <w:rFonts w:eastAsiaTheme="minorEastAsia" w:cstheme="minorBidi"/>
            <w:noProof/>
            <w:szCs w:val="22"/>
            <w:lang w:val="en-US" w:eastAsia="en-US"/>
          </w:rPr>
          <w:tab/>
        </w:r>
        <w:r w:rsidR="00DC1E17" w:rsidRPr="00EA2B17">
          <w:rPr>
            <w:rStyle w:val="Hyperlink"/>
            <w:noProof/>
          </w:rPr>
          <w:t>public resolve(url: URL.URL): Promise&lt;URL.URL&gt;  source</w:t>
        </w:r>
        <w:r w:rsidR="00DC1E17">
          <w:rPr>
            <w:noProof/>
            <w:webHidden/>
          </w:rPr>
          <w:tab/>
        </w:r>
        <w:r>
          <w:rPr>
            <w:noProof/>
            <w:webHidden/>
          </w:rPr>
          <w:fldChar w:fldCharType="begin"/>
        </w:r>
        <w:r w:rsidR="00DC1E17">
          <w:rPr>
            <w:noProof/>
            <w:webHidden/>
          </w:rPr>
          <w:instrText xml:space="preserve"> PAGEREF _Toc443159463 \h </w:instrText>
        </w:r>
        <w:r>
          <w:rPr>
            <w:noProof/>
            <w:webHidden/>
          </w:rPr>
        </w:r>
        <w:r>
          <w:rPr>
            <w:noProof/>
            <w:webHidden/>
          </w:rPr>
          <w:fldChar w:fldCharType="separate"/>
        </w:r>
        <w:r w:rsidR="00DC1E17">
          <w:rPr>
            <w:noProof/>
            <w:webHidden/>
          </w:rPr>
          <w:t>137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64" w:history="1">
        <w:r w:rsidR="00DC1E17" w:rsidRPr="00EA2B17">
          <w:rPr>
            <w:rStyle w:val="Hyperlink"/>
            <w:noProof/>
          </w:rPr>
          <w:t>B.16.8.10</w:t>
        </w:r>
        <w:r w:rsidR="00DC1E17">
          <w:rPr>
            <w:rFonts w:eastAsiaTheme="minorEastAsia" w:cstheme="minorBidi"/>
            <w:noProof/>
            <w:szCs w:val="22"/>
            <w:lang w:val="en-US" w:eastAsia="en-US"/>
          </w:rPr>
          <w:tab/>
        </w:r>
        <w:r w:rsidR="00DC1E17" w:rsidRPr="00EA2B17">
          <w:rPr>
            <w:rStyle w:val="Hyperlink"/>
            <w:noProof/>
          </w:rPr>
          <w:t>public unregisterHyperty(HypertyURL: HypertyURL): *  source</w:t>
        </w:r>
        <w:r w:rsidR="00DC1E17">
          <w:rPr>
            <w:noProof/>
            <w:webHidden/>
          </w:rPr>
          <w:tab/>
        </w:r>
        <w:r>
          <w:rPr>
            <w:noProof/>
            <w:webHidden/>
          </w:rPr>
          <w:fldChar w:fldCharType="begin"/>
        </w:r>
        <w:r w:rsidR="00DC1E17">
          <w:rPr>
            <w:noProof/>
            <w:webHidden/>
          </w:rPr>
          <w:instrText xml:space="preserve"> PAGEREF _Toc443159464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65" w:history="1">
        <w:r w:rsidR="00DC1E17" w:rsidRPr="00EA2B17">
          <w:rPr>
            <w:rStyle w:val="Hyperlink"/>
            <w:noProof/>
          </w:rPr>
          <w:t>B.16.8.11</w:t>
        </w:r>
        <w:r w:rsidR="00DC1E17">
          <w:rPr>
            <w:rFonts w:eastAsiaTheme="minorEastAsia" w:cstheme="minorBidi"/>
            <w:noProof/>
            <w:szCs w:val="22"/>
            <w:lang w:val="en-US" w:eastAsia="en-US"/>
          </w:rPr>
          <w:tab/>
        </w:r>
        <w:r w:rsidR="00DC1E17" w:rsidRPr="00EA2B17">
          <w:rPr>
            <w:rStyle w:val="Hyperlink"/>
            <w:noProof/>
          </w:rPr>
          <w:t>public unregisterPEP(HypertyRuntimeURL: HypertyRuntimeURL): *  source</w:t>
        </w:r>
        <w:r w:rsidR="00DC1E17">
          <w:rPr>
            <w:noProof/>
            <w:webHidden/>
          </w:rPr>
          <w:tab/>
        </w:r>
        <w:r>
          <w:rPr>
            <w:noProof/>
            <w:webHidden/>
          </w:rPr>
          <w:fldChar w:fldCharType="begin"/>
        </w:r>
        <w:r w:rsidR="00DC1E17">
          <w:rPr>
            <w:noProof/>
            <w:webHidden/>
          </w:rPr>
          <w:instrText xml:space="preserve"> PAGEREF _Toc443159465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66" w:history="1">
        <w:r w:rsidR="00DC1E17" w:rsidRPr="00EA2B17">
          <w:rPr>
            <w:rStyle w:val="Hyperlink"/>
            <w:noProof/>
          </w:rPr>
          <w:t>B.16.8.12</w:t>
        </w:r>
        <w:r w:rsidR="00DC1E17">
          <w:rPr>
            <w:rFonts w:eastAsiaTheme="minorEastAsia" w:cstheme="minorBidi"/>
            <w:noProof/>
            <w:szCs w:val="22"/>
            <w:lang w:val="en-US" w:eastAsia="en-US"/>
          </w:rPr>
          <w:tab/>
        </w:r>
        <w:r w:rsidR="00DC1E17" w:rsidRPr="00EA2B17">
          <w:rPr>
            <w:rStyle w:val="Hyperlink"/>
            <w:noProof/>
          </w:rPr>
          <w:t>public unregisterStub(HypertyRuntimeURL: HypertyRuntimeURL): *  source</w:t>
        </w:r>
        <w:r w:rsidR="00DC1E17">
          <w:rPr>
            <w:noProof/>
            <w:webHidden/>
          </w:rPr>
          <w:tab/>
        </w:r>
        <w:r>
          <w:rPr>
            <w:noProof/>
            <w:webHidden/>
          </w:rPr>
          <w:fldChar w:fldCharType="begin"/>
        </w:r>
        <w:r w:rsidR="00DC1E17">
          <w:rPr>
            <w:noProof/>
            <w:webHidden/>
          </w:rPr>
          <w:instrText xml:space="preserve"> PAGEREF _Toc443159466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67" w:history="1">
        <w:r w:rsidR="00DC1E17" w:rsidRPr="00EA2B17">
          <w:rPr>
            <w:rStyle w:val="Hyperlink"/>
            <w:noProof/>
          </w:rPr>
          <w:t>B.17</w:t>
        </w:r>
        <w:r w:rsidR="00DC1E17">
          <w:rPr>
            <w:rFonts w:eastAsiaTheme="minorEastAsia" w:cstheme="minorBidi"/>
            <w:noProof/>
            <w:szCs w:val="22"/>
            <w:lang w:val="en-US" w:eastAsia="en-US"/>
          </w:rPr>
          <w:tab/>
        </w:r>
        <w:r w:rsidR="00DC1E17" w:rsidRPr="00EA2B17">
          <w:rPr>
            <w:rStyle w:val="Hyperlink"/>
            <w:noProof/>
          </w:rPr>
          <w:t>RegistryDataModel</w:t>
        </w:r>
        <w:r w:rsidR="00DC1E17">
          <w:rPr>
            <w:noProof/>
            <w:webHidden/>
          </w:rPr>
          <w:tab/>
        </w:r>
        <w:r>
          <w:rPr>
            <w:noProof/>
            <w:webHidden/>
          </w:rPr>
          <w:fldChar w:fldCharType="begin"/>
        </w:r>
        <w:r w:rsidR="00DC1E17">
          <w:rPr>
            <w:noProof/>
            <w:webHidden/>
          </w:rPr>
          <w:instrText xml:space="preserve"> PAGEREF _Toc443159467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68" w:history="1">
        <w:r w:rsidR="00DC1E17" w:rsidRPr="00EA2B17">
          <w:rPr>
            <w:rStyle w:val="Hyperlink"/>
            <w:noProof/>
          </w:rPr>
          <w:t>B.17.2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_Toc443159468 \h </w:instrText>
        </w:r>
        <w:r>
          <w:rPr>
            <w:noProof/>
            <w:webHidden/>
          </w:rPr>
        </w:r>
        <w:r>
          <w:rPr>
            <w:noProof/>
            <w:webHidden/>
          </w:rPr>
          <w:fldChar w:fldCharType="separate"/>
        </w:r>
        <w:r w:rsidR="00DC1E17">
          <w:rPr>
            <w:noProof/>
            <w:webHidden/>
          </w:rPr>
          <w:t>138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69" w:history="1">
        <w:r w:rsidR="00DC1E17" w:rsidRPr="00EA2B17">
          <w:rPr>
            <w:rStyle w:val="Hyperlink"/>
            <w:noProof/>
          </w:rPr>
          <w:t>B.17.3</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_Toc443159469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70" w:history="1">
        <w:r w:rsidR="00DC1E17" w:rsidRPr="00EA2B17">
          <w:rPr>
            <w:rStyle w:val="Hyperlink"/>
            <w:noProof/>
          </w:rPr>
          <w:t>B.17.4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_Toc443159470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71" w:history="1">
        <w:r w:rsidR="00DC1E17" w:rsidRPr="00EA2B17">
          <w:rPr>
            <w:rStyle w:val="Hyperlink"/>
            <w:noProof/>
          </w:rPr>
          <w:t>B.17.4.1</w:t>
        </w:r>
        <w:r w:rsidR="00DC1E17">
          <w:rPr>
            <w:rFonts w:eastAsiaTheme="minorEastAsia" w:cstheme="minorBidi"/>
            <w:noProof/>
            <w:szCs w:val="22"/>
            <w:lang w:val="en-US" w:eastAsia="en-US"/>
          </w:rPr>
          <w:tab/>
        </w:r>
        <w:r w:rsidR="00DC1E17" w:rsidRPr="00EA2B17">
          <w:rPr>
            <w:rStyle w:val="Hyperlink"/>
            <w:noProof/>
          </w:rPr>
          <w:t>public constructor(id: *, url: *, descriptor: *, startingTime: *, lastModified: *, status: *, stubs: *, stubsConfiguration: *)  source</w:t>
        </w:r>
        <w:r w:rsidR="00DC1E17">
          <w:rPr>
            <w:noProof/>
            <w:webHidden/>
          </w:rPr>
          <w:tab/>
        </w:r>
        <w:r>
          <w:rPr>
            <w:noProof/>
            <w:webHidden/>
          </w:rPr>
          <w:fldChar w:fldCharType="begin"/>
        </w:r>
        <w:r w:rsidR="00DC1E17">
          <w:rPr>
            <w:noProof/>
            <w:webHidden/>
          </w:rPr>
          <w:instrText xml:space="preserve"> PAGEREF _Toc443159471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72" w:history="1">
        <w:r w:rsidR="00DC1E17" w:rsidRPr="00EA2B17">
          <w:rPr>
            <w:rStyle w:val="Hyperlink"/>
            <w:noProof/>
          </w:rPr>
          <w:t>B.17.5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_Toc443159472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73" w:history="1">
        <w:r w:rsidR="00DC1E17" w:rsidRPr="00EA2B17">
          <w:rPr>
            <w:rStyle w:val="Hyperlink"/>
            <w:noProof/>
          </w:rPr>
          <w:t>B.17.5.1</w:t>
        </w:r>
        <w:r w:rsidR="00DC1E17">
          <w:rPr>
            <w:rFonts w:eastAsiaTheme="minorEastAsia" w:cstheme="minorBidi"/>
            <w:noProof/>
            <w:szCs w:val="22"/>
            <w:lang w:val="en-US" w:eastAsia="en-US"/>
          </w:rPr>
          <w:tab/>
        </w:r>
        <w:r w:rsidR="00DC1E17" w:rsidRPr="00EA2B17">
          <w:rPr>
            <w:rStyle w:val="Hyperlink"/>
            <w:noProof/>
          </w:rPr>
          <w:t>public get descriptor: *  source</w:t>
        </w:r>
        <w:r w:rsidR="00DC1E17">
          <w:rPr>
            <w:noProof/>
            <w:webHidden/>
          </w:rPr>
          <w:tab/>
        </w:r>
        <w:r>
          <w:rPr>
            <w:noProof/>
            <w:webHidden/>
          </w:rPr>
          <w:fldChar w:fldCharType="begin"/>
        </w:r>
        <w:r w:rsidR="00DC1E17">
          <w:rPr>
            <w:noProof/>
            <w:webHidden/>
          </w:rPr>
          <w:instrText xml:space="preserve"> PAGEREF _Toc443159473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74" w:history="1">
        <w:r w:rsidR="00DC1E17" w:rsidRPr="00EA2B17">
          <w:rPr>
            <w:rStyle w:val="Hyperlink"/>
            <w:noProof/>
          </w:rPr>
          <w:t>B.17.5.2</w:t>
        </w:r>
        <w:r w:rsidR="00DC1E17">
          <w:rPr>
            <w:rFonts w:eastAsiaTheme="minorEastAsia" w:cstheme="minorBidi"/>
            <w:noProof/>
            <w:szCs w:val="22"/>
            <w:lang w:val="en-US" w:eastAsia="en-US"/>
          </w:rPr>
          <w:tab/>
        </w:r>
        <w:r w:rsidR="00DC1E17" w:rsidRPr="00EA2B17">
          <w:rPr>
            <w:rStyle w:val="Hyperlink"/>
            <w:noProof/>
          </w:rPr>
          <w:t>public get id: *  source</w:t>
        </w:r>
        <w:r w:rsidR="00DC1E17">
          <w:rPr>
            <w:noProof/>
            <w:webHidden/>
          </w:rPr>
          <w:tab/>
        </w:r>
        <w:r>
          <w:rPr>
            <w:noProof/>
            <w:webHidden/>
          </w:rPr>
          <w:fldChar w:fldCharType="begin"/>
        </w:r>
        <w:r w:rsidR="00DC1E17">
          <w:rPr>
            <w:noProof/>
            <w:webHidden/>
          </w:rPr>
          <w:instrText xml:space="preserve"> PAGEREF _Toc443159474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75" w:history="1">
        <w:r w:rsidR="00DC1E17" w:rsidRPr="00EA2B17">
          <w:rPr>
            <w:rStyle w:val="Hyperlink"/>
            <w:noProof/>
          </w:rPr>
          <w:t>B.17.5.3</w:t>
        </w:r>
        <w:r w:rsidR="00DC1E17">
          <w:rPr>
            <w:rFonts w:eastAsiaTheme="minorEastAsia" w:cstheme="minorBidi"/>
            <w:noProof/>
            <w:szCs w:val="22"/>
            <w:lang w:val="en-US" w:eastAsia="en-US"/>
          </w:rPr>
          <w:tab/>
        </w:r>
        <w:r w:rsidR="00DC1E17" w:rsidRPr="00EA2B17">
          <w:rPr>
            <w:rStyle w:val="Hyperlink"/>
            <w:noProof/>
          </w:rPr>
          <w:t>public get url: *  source</w:t>
        </w:r>
        <w:r w:rsidR="00DC1E17">
          <w:rPr>
            <w:noProof/>
            <w:webHidden/>
          </w:rPr>
          <w:tab/>
        </w:r>
        <w:r>
          <w:rPr>
            <w:noProof/>
            <w:webHidden/>
          </w:rPr>
          <w:fldChar w:fldCharType="begin"/>
        </w:r>
        <w:r w:rsidR="00DC1E17">
          <w:rPr>
            <w:noProof/>
            <w:webHidden/>
          </w:rPr>
          <w:instrText xml:space="preserve"> PAGEREF _Toc443159475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76" w:history="1">
        <w:r w:rsidR="00DC1E17" w:rsidRPr="00EA2B17">
          <w:rPr>
            <w:rStyle w:val="Hyperlink"/>
            <w:noProof/>
          </w:rPr>
          <w:t>B.18</w:t>
        </w:r>
        <w:r w:rsidR="00DC1E17">
          <w:rPr>
            <w:rFonts w:eastAsiaTheme="minorEastAsia" w:cstheme="minorBidi"/>
            <w:noProof/>
            <w:szCs w:val="22"/>
            <w:lang w:val="en-US" w:eastAsia="en-US"/>
          </w:rPr>
          <w:tab/>
        </w:r>
        <w:r w:rsidR="00DC1E17" w:rsidRPr="00EA2B17">
          <w:rPr>
            <w:rStyle w:val="Hyperlink"/>
            <w:noProof/>
          </w:rPr>
          <w:t>RuntimeCatalogue</w:t>
        </w:r>
        <w:r w:rsidR="00DC1E17">
          <w:rPr>
            <w:noProof/>
            <w:webHidden/>
          </w:rPr>
          <w:tab/>
        </w:r>
        <w:r>
          <w:rPr>
            <w:noProof/>
            <w:webHidden/>
          </w:rPr>
          <w:fldChar w:fldCharType="begin"/>
        </w:r>
        <w:r w:rsidR="00DC1E17">
          <w:rPr>
            <w:noProof/>
            <w:webHidden/>
          </w:rPr>
          <w:instrText xml:space="preserve"> PAGEREF _Toc443159476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77" w:history="1">
        <w:r w:rsidR="00DC1E17" w:rsidRPr="00EA2B17">
          <w:rPr>
            <w:rStyle w:val="Hyperlink"/>
            <w:noProof/>
          </w:rPr>
          <w:t>B.18.1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_Toc443159477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78" w:history="1">
        <w:r w:rsidR="00DC1E17" w:rsidRPr="00EA2B17">
          <w:rPr>
            <w:rStyle w:val="Hyperlink"/>
            <w:noProof/>
          </w:rPr>
          <w:t>B.18.2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_Toc443159478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79" w:history="1">
        <w:r w:rsidR="00DC1E17" w:rsidRPr="00EA2B17">
          <w:rPr>
            <w:rStyle w:val="Hyperlink"/>
            <w:noProof/>
          </w:rPr>
          <w:t>B.18.3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_Toc443159479 \h </w:instrText>
        </w:r>
        <w:r>
          <w:rPr>
            <w:noProof/>
            <w:webHidden/>
          </w:rPr>
        </w:r>
        <w:r>
          <w:rPr>
            <w:noProof/>
            <w:webHidden/>
          </w:rPr>
          <w:fldChar w:fldCharType="separate"/>
        </w:r>
        <w:r w:rsidR="00DC1E17">
          <w:rPr>
            <w:noProof/>
            <w:webHidden/>
          </w:rPr>
          <w:t>139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80" w:history="1">
        <w:r w:rsidR="00DC1E17" w:rsidRPr="00EA2B17">
          <w:rPr>
            <w:rStyle w:val="Hyperlink"/>
            <w:noProof/>
          </w:rPr>
          <w:t>B.18.4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_Toc443159480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81" w:history="1">
        <w:r w:rsidR="00DC1E17" w:rsidRPr="00EA2B17">
          <w:rPr>
            <w:rStyle w:val="Hyperlink"/>
            <w:noProof/>
          </w:rPr>
          <w:t>B.18.4.1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_Toc443159481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82" w:history="1">
        <w:r w:rsidR="00DC1E17" w:rsidRPr="00EA2B17">
          <w:rPr>
            <w:rStyle w:val="Hyperlink"/>
            <w:noProof/>
          </w:rPr>
          <w:t>B.18.5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_Toc443159482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83" w:history="1">
        <w:r w:rsidR="00DC1E17" w:rsidRPr="00EA2B17">
          <w:rPr>
            <w:rStyle w:val="Hyperlink"/>
            <w:noProof/>
          </w:rPr>
          <w:t>B.18.5.1</w:t>
        </w:r>
        <w:r w:rsidR="00DC1E17">
          <w:rPr>
            <w:rFonts w:eastAsiaTheme="minorEastAsia" w:cstheme="minorBidi"/>
            <w:noProof/>
            <w:szCs w:val="22"/>
            <w:lang w:val="en-US" w:eastAsia="en-US"/>
          </w:rPr>
          <w:tab/>
        </w:r>
        <w:r w:rsidR="00DC1E17" w:rsidRPr="00EA2B17">
          <w:rPr>
            <w:rStyle w:val="Hyperlink"/>
            <w:noProof/>
          </w:rPr>
          <w:t>public set runtimeURL: *  source</w:t>
        </w:r>
        <w:r w:rsidR="00DC1E17">
          <w:rPr>
            <w:noProof/>
            <w:webHidden/>
          </w:rPr>
          <w:tab/>
        </w:r>
        <w:r>
          <w:rPr>
            <w:noProof/>
            <w:webHidden/>
          </w:rPr>
          <w:fldChar w:fldCharType="begin"/>
        </w:r>
        <w:r w:rsidR="00DC1E17">
          <w:rPr>
            <w:noProof/>
            <w:webHidden/>
          </w:rPr>
          <w:instrText xml:space="preserve"> PAGEREF _Toc443159483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84" w:history="1">
        <w:r w:rsidR="00DC1E17" w:rsidRPr="00EA2B17">
          <w:rPr>
            <w:rStyle w:val="Hyperlink"/>
            <w:noProof/>
          </w:rPr>
          <w:t>B.18.5.2</w:t>
        </w:r>
        <w:r w:rsidR="00DC1E17">
          <w:rPr>
            <w:rFonts w:eastAsiaTheme="minorEastAsia" w:cstheme="minorBidi"/>
            <w:noProof/>
            <w:szCs w:val="22"/>
            <w:lang w:val="en-US" w:eastAsia="en-US"/>
          </w:rPr>
          <w:tab/>
        </w:r>
        <w:r w:rsidR="00DC1E17" w:rsidRPr="00EA2B17">
          <w:rPr>
            <w:rStyle w:val="Hyperlink"/>
            <w:noProof/>
          </w:rPr>
          <w:t>public get runtimeURL: *  source</w:t>
        </w:r>
        <w:r w:rsidR="00DC1E17">
          <w:rPr>
            <w:noProof/>
            <w:webHidden/>
          </w:rPr>
          <w:tab/>
        </w:r>
        <w:r>
          <w:rPr>
            <w:noProof/>
            <w:webHidden/>
          </w:rPr>
          <w:fldChar w:fldCharType="begin"/>
        </w:r>
        <w:r w:rsidR="00DC1E17">
          <w:rPr>
            <w:noProof/>
            <w:webHidden/>
          </w:rPr>
          <w:instrText xml:space="preserve"> PAGEREF _Toc443159484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85" w:history="1">
        <w:r w:rsidR="00DC1E17" w:rsidRPr="00EA2B17">
          <w:rPr>
            <w:rStyle w:val="Hyperlink"/>
            <w:noProof/>
          </w:rPr>
          <w:t>B.18.6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_Toc443159485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86" w:history="1">
        <w:r w:rsidR="00DC1E17" w:rsidRPr="00EA2B17">
          <w:rPr>
            <w:rStyle w:val="Hyperlink"/>
            <w:noProof/>
          </w:rPr>
          <w:t>B.18.6.1</w:t>
        </w:r>
        <w:r w:rsidR="00DC1E17">
          <w:rPr>
            <w:rFonts w:eastAsiaTheme="minorEastAsia" w:cstheme="minorBidi"/>
            <w:noProof/>
            <w:szCs w:val="22"/>
            <w:lang w:val="en-US" w:eastAsia="en-US"/>
          </w:rPr>
          <w:tab/>
        </w:r>
        <w:r w:rsidR="00DC1E17" w:rsidRPr="00EA2B17">
          <w:rPr>
            <w:rStyle w:val="Hyperlink"/>
            <w:noProof/>
          </w:rPr>
          <w:t>public getDataSchemaDescriptor(dataSchemaURL: *): Promise  source</w:t>
        </w:r>
        <w:r w:rsidR="00DC1E17">
          <w:rPr>
            <w:noProof/>
            <w:webHidden/>
          </w:rPr>
          <w:tab/>
        </w:r>
        <w:r>
          <w:rPr>
            <w:noProof/>
            <w:webHidden/>
          </w:rPr>
          <w:fldChar w:fldCharType="begin"/>
        </w:r>
        <w:r w:rsidR="00DC1E17">
          <w:rPr>
            <w:noProof/>
            <w:webHidden/>
          </w:rPr>
          <w:instrText xml:space="preserve"> PAGEREF _Toc443159486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87" w:history="1">
        <w:r w:rsidR="00DC1E17" w:rsidRPr="00EA2B17">
          <w:rPr>
            <w:rStyle w:val="Hyperlink"/>
            <w:noProof/>
          </w:rPr>
          <w:t>B.18.6.2</w:t>
        </w:r>
        <w:r w:rsidR="00DC1E17">
          <w:rPr>
            <w:rFonts w:eastAsiaTheme="minorEastAsia" w:cstheme="minorBidi"/>
            <w:noProof/>
            <w:szCs w:val="22"/>
            <w:lang w:val="en-US" w:eastAsia="en-US"/>
          </w:rPr>
          <w:tab/>
        </w:r>
        <w:r w:rsidR="00DC1E17" w:rsidRPr="00EA2B17">
          <w:rPr>
            <w:rStyle w:val="Hyperlink"/>
            <w:noProof/>
          </w:rPr>
          <w:t>public getHypertyDescriptor(hypertyURL: *): Promise  source</w:t>
        </w:r>
        <w:r w:rsidR="00DC1E17">
          <w:rPr>
            <w:noProof/>
            <w:webHidden/>
          </w:rPr>
          <w:tab/>
        </w:r>
        <w:r>
          <w:rPr>
            <w:noProof/>
            <w:webHidden/>
          </w:rPr>
          <w:fldChar w:fldCharType="begin"/>
        </w:r>
        <w:r w:rsidR="00DC1E17">
          <w:rPr>
            <w:noProof/>
            <w:webHidden/>
          </w:rPr>
          <w:instrText xml:space="preserve"> PAGEREF _Toc443159487 \h </w:instrText>
        </w:r>
        <w:r>
          <w:rPr>
            <w:noProof/>
            <w:webHidden/>
          </w:rPr>
        </w:r>
        <w:r>
          <w:rPr>
            <w:noProof/>
            <w:webHidden/>
          </w:rPr>
          <w:fldChar w:fldCharType="separate"/>
        </w:r>
        <w:r w:rsidR="00DC1E17">
          <w:rPr>
            <w:noProof/>
            <w:webHidden/>
          </w:rPr>
          <w:t>140</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88" w:history="1">
        <w:r w:rsidR="00DC1E17" w:rsidRPr="00EA2B17">
          <w:rPr>
            <w:rStyle w:val="Hyperlink"/>
            <w:noProof/>
          </w:rPr>
          <w:t>B.18.6.3</w:t>
        </w:r>
        <w:r w:rsidR="00DC1E17">
          <w:rPr>
            <w:rFonts w:eastAsiaTheme="minorEastAsia" w:cstheme="minorBidi"/>
            <w:noProof/>
            <w:szCs w:val="22"/>
            <w:lang w:val="en-US" w:eastAsia="en-US"/>
          </w:rPr>
          <w:tab/>
        </w:r>
        <w:r w:rsidR="00DC1E17" w:rsidRPr="00EA2B17">
          <w:rPr>
            <w:rStyle w:val="Hyperlink"/>
            <w:noProof/>
          </w:rPr>
          <w:t>public getHypertyRuntimeURL(): *  source</w:t>
        </w:r>
        <w:r w:rsidR="00DC1E17">
          <w:rPr>
            <w:noProof/>
            <w:webHidden/>
          </w:rPr>
          <w:tab/>
        </w:r>
        <w:r>
          <w:rPr>
            <w:noProof/>
            <w:webHidden/>
          </w:rPr>
          <w:fldChar w:fldCharType="begin"/>
        </w:r>
        <w:r w:rsidR="00DC1E17">
          <w:rPr>
            <w:noProof/>
            <w:webHidden/>
          </w:rPr>
          <w:instrText xml:space="preserve"> PAGEREF _Toc443159488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89" w:history="1">
        <w:r w:rsidR="00DC1E17" w:rsidRPr="00EA2B17">
          <w:rPr>
            <w:rStyle w:val="Hyperlink"/>
            <w:noProof/>
          </w:rPr>
          <w:t>B.18.6.4</w:t>
        </w:r>
        <w:r w:rsidR="00DC1E17">
          <w:rPr>
            <w:rFonts w:eastAsiaTheme="minorEastAsia" w:cstheme="minorBidi"/>
            <w:noProof/>
            <w:szCs w:val="22"/>
            <w:lang w:val="en-US" w:eastAsia="en-US"/>
          </w:rPr>
          <w:tab/>
        </w:r>
        <w:r w:rsidR="00DC1E17" w:rsidRPr="00EA2B17">
          <w:rPr>
            <w:rStyle w:val="Hyperlink"/>
            <w:noProof/>
          </w:rPr>
          <w:t>public getSourcePackageFromURL(sourcePackageURL: *): Promise  source</w:t>
        </w:r>
        <w:r w:rsidR="00DC1E17">
          <w:rPr>
            <w:noProof/>
            <w:webHidden/>
          </w:rPr>
          <w:tab/>
        </w:r>
        <w:r>
          <w:rPr>
            <w:noProof/>
            <w:webHidden/>
          </w:rPr>
          <w:fldChar w:fldCharType="begin"/>
        </w:r>
        <w:r w:rsidR="00DC1E17">
          <w:rPr>
            <w:noProof/>
            <w:webHidden/>
          </w:rPr>
          <w:instrText xml:space="preserve"> PAGEREF _Toc443159489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90" w:history="1">
        <w:r w:rsidR="00DC1E17" w:rsidRPr="00EA2B17">
          <w:rPr>
            <w:rStyle w:val="Hyperlink"/>
            <w:noProof/>
          </w:rPr>
          <w:t>B.18.6.5</w:t>
        </w:r>
        <w:r w:rsidR="00DC1E17">
          <w:rPr>
            <w:rFonts w:eastAsiaTheme="minorEastAsia" w:cstheme="minorBidi"/>
            <w:noProof/>
            <w:szCs w:val="22"/>
            <w:lang w:val="en-US" w:eastAsia="en-US"/>
          </w:rPr>
          <w:tab/>
        </w:r>
        <w:r w:rsidR="00DC1E17" w:rsidRPr="00EA2B17">
          <w:rPr>
            <w:rStyle w:val="Hyperlink"/>
            <w:noProof/>
          </w:rPr>
          <w:t>public getStubDescriptor(stubURL: *): Promise  source</w:t>
        </w:r>
        <w:r w:rsidR="00DC1E17">
          <w:rPr>
            <w:noProof/>
            <w:webHidden/>
          </w:rPr>
          <w:tab/>
        </w:r>
        <w:r>
          <w:rPr>
            <w:noProof/>
            <w:webHidden/>
          </w:rPr>
          <w:fldChar w:fldCharType="begin"/>
        </w:r>
        <w:r w:rsidR="00DC1E17">
          <w:rPr>
            <w:noProof/>
            <w:webHidden/>
          </w:rPr>
          <w:instrText xml:space="preserve"> PAGEREF _Toc443159490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91" w:history="1">
        <w:r w:rsidR="00DC1E17" w:rsidRPr="00EA2B17">
          <w:rPr>
            <w:rStyle w:val="Hyperlink"/>
            <w:noProof/>
          </w:rPr>
          <w:t>B.18.6.6</w:t>
        </w:r>
        <w:r w:rsidR="00DC1E17">
          <w:rPr>
            <w:rFonts w:eastAsiaTheme="minorEastAsia" w:cstheme="minorBidi"/>
            <w:noProof/>
            <w:szCs w:val="22"/>
            <w:lang w:val="en-US" w:eastAsia="en-US"/>
          </w:rPr>
          <w:tab/>
        </w:r>
        <w:r w:rsidR="00DC1E17" w:rsidRPr="00EA2B17">
          <w:rPr>
            <w:rStyle w:val="Hyperlink"/>
            <w:noProof/>
          </w:rPr>
          <w:t>public mockupDataSchemaDescriptor()  source</w:t>
        </w:r>
        <w:r w:rsidR="00DC1E17">
          <w:rPr>
            <w:noProof/>
            <w:webHidden/>
          </w:rPr>
          <w:tab/>
        </w:r>
        <w:r>
          <w:rPr>
            <w:noProof/>
            <w:webHidden/>
          </w:rPr>
          <w:fldChar w:fldCharType="begin"/>
        </w:r>
        <w:r w:rsidR="00DC1E17">
          <w:rPr>
            <w:noProof/>
            <w:webHidden/>
          </w:rPr>
          <w:instrText xml:space="preserve"> PAGEREF _Toc443159491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92" w:history="1">
        <w:r w:rsidR="00DC1E17" w:rsidRPr="00EA2B17">
          <w:rPr>
            <w:rStyle w:val="Hyperlink"/>
            <w:noProof/>
          </w:rPr>
          <w:t>B.18.6.7</w:t>
        </w:r>
        <w:r w:rsidR="00DC1E17">
          <w:rPr>
            <w:rFonts w:eastAsiaTheme="minorEastAsia" w:cstheme="minorBidi"/>
            <w:noProof/>
            <w:szCs w:val="22"/>
            <w:lang w:val="en-US" w:eastAsia="en-US"/>
          </w:rPr>
          <w:tab/>
        </w:r>
        <w:r w:rsidR="00DC1E17" w:rsidRPr="00EA2B17">
          <w:rPr>
            <w:rStyle w:val="Hyperlink"/>
            <w:noProof/>
          </w:rPr>
          <w:t>public mockupHypertyDescriptor()  source</w:t>
        </w:r>
        <w:r w:rsidR="00DC1E17">
          <w:rPr>
            <w:noProof/>
            <w:webHidden/>
          </w:rPr>
          <w:tab/>
        </w:r>
        <w:r>
          <w:rPr>
            <w:noProof/>
            <w:webHidden/>
          </w:rPr>
          <w:fldChar w:fldCharType="begin"/>
        </w:r>
        <w:r w:rsidR="00DC1E17">
          <w:rPr>
            <w:noProof/>
            <w:webHidden/>
          </w:rPr>
          <w:instrText xml:space="preserve"> PAGEREF _Toc443159492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93" w:history="1">
        <w:r w:rsidR="00DC1E17" w:rsidRPr="00EA2B17">
          <w:rPr>
            <w:rStyle w:val="Hyperlink"/>
            <w:noProof/>
          </w:rPr>
          <w:t>B.18.6.8</w:t>
        </w:r>
        <w:r w:rsidR="00DC1E17">
          <w:rPr>
            <w:rFonts w:eastAsiaTheme="minorEastAsia" w:cstheme="minorBidi"/>
            <w:noProof/>
            <w:szCs w:val="22"/>
            <w:lang w:val="en-US" w:eastAsia="en-US"/>
          </w:rPr>
          <w:tab/>
        </w:r>
        <w:r w:rsidR="00DC1E17" w:rsidRPr="00EA2B17">
          <w:rPr>
            <w:rStyle w:val="Hyperlink"/>
            <w:noProof/>
          </w:rPr>
          <w:t>public mockupStubDescriptor()  source</w:t>
        </w:r>
        <w:r w:rsidR="00DC1E17">
          <w:rPr>
            <w:noProof/>
            <w:webHidden/>
          </w:rPr>
          <w:tab/>
        </w:r>
        <w:r>
          <w:rPr>
            <w:noProof/>
            <w:webHidden/>
          </w:rPr>
          <w:fldChar w:fldCharType="begin"/>
        </w:r>
        <w:r w:rsidR="00DC1E17">
          <w:rPr>
            <w:noProof/>
            <w:webHidden/>
          </w:rPr>
          <w:instrText xml:space="preserve"> PAGEREF _Toc443159493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494" w:history="1">
        <w:r w:rsidR="00DC1E17" w:rsidRPr="00EA2B17">
          <w:rPr>
            <w:rStyle w:val="Hyperlink"/>
            <w:noProof/>
          </w:rPr>
          <w:t>B.19</w:t>
        </w:r>
        <w:r w:rsidR="00DC1E17">
          <w:rPr>
            <w:rFonts w:eastAsiaTheme="minorEastAsia" w:cstheme="minorBidi"/>
            <w:noProof/>
            <w:szCs w:val="22"/>
            <w:lang w:val="en-US" w:eastAsia="en-US"/>
          </w:rPr>
          <w:tab/>
        </w:r>
        <w:r w:rsidR="00DC1E17" w:rsidRPr="00EA2B17">
          <w:rPr>
            <w:rStyle w:val="Hyperlink"/>
            <w:noProof/>
          </w:rPr>
          <w:t>RuntimeCatalogue</w:t>
        </w:r>
        <w:r w:rsidR="00DC1E17">
          <w:rPr>
            <w:noProof/>
            <w:webHidden/>
          </w:rPr>
          <w:tab/>
        </w:r>
        <w:r>
          <w:rPr>
            <w:noProof/>
            <w:webHidden/>
          </w:rPr>
          <w:fldChar w:fldCharType="begin"/>
        </w:r>
        <w:r w:rsidR="00DC1E17">
          <w:rPr>
            <w:noProof/>
            <w:webHidden/>
          </w:rPr>
          <w:instrText xml:space="preserve"> PAGEREF _Toc443159494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95" w:history="1">
        <w:r w:rsidR="00DC1E17" w:rsidRPr="00EA2B17">
          <w:rPr>
            <w:rStyle w:val="Hyperlink"/>
            <w:noProof/>
          </w:rPr>
          <w:t>B.19.1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_Toc443159495 \h </w:instrText>
        </w:r>
        <w:r>
          <w:rPr>
            <w:noProof/>
            <w:webHidden/>
          </w:rPr>
        </w:r>
        <w:r>
          <w:rPr>
            <w:noProof/>
            <w:webHidden/>
          </w:rPr>
          <w:fldChar w:fldCharType="separate"/>
        </w:r>
        <w:r w:rsidR="00DC1E17">
          <w:rPr>
            <w:noProof/>
            <w:webHidden/>
          </w:rPr>
          <w:t>141</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96" w:history="1">
        <w:r w:rsidR="00DC1E17" w:rsidRPr="00EA2B17">
          <w:rPr>
            <w:rStyle w:val="Hyperlink"/>
            <w:noProof/>
          </w:rPr>
          <w:t>B.19.2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_Toc443159496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97" w:history="1">
        <w:r w:rsidR="00DC1E17" w:rsidRPr="00EA2B17">
          <w:rPr>
            <w:rStyle w:val="Hyperlink"/>
            <w:noProof/>
          </w:rPr>
          <w:t>B.19.3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_Toc443159497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498" w:history="1">
        <w:r w:rsidR="00DC1E17" w:rsidRPr="00EA2B17">
          <w:rPr>
            <w:rStyle w:val="Hyperlink"/>
            <w:noProof/>
          </w:rPr>
          <w:t>B.19.4</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_Toc443159498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499" w:history="1">
        <w:r w:rsidR="00DC1E17" w:rsidRPr="00EA2B17">
          <w:rPr>
            <w:rStyle w:val="Hyperlink"/>
            <w:noProof/>
          </w:rPr>
          <w:t>B.19.4.1</w:t>
        </w:r>
        <w:r w:rsidR="00DC1E17">
          <w:rPr>
            <w:rFonts w:eastAsiaTheme="minorEastAsia" w:cstheme="minorBidi"/>
            <w:noProof/>
            <w:szCs w:val="22"/>
            <w:lang w:val="en-US" w:eastAsia="en-US"/>
          </w:rPr>
          <w:tab/>
        </w:r>
        <w:r w:rsidR="00DC1E17" w:rsidRPr="00EA2B17">
          <w:rPr>
            <w:rStyle w:val="Hyperlink"/>
            <w:noProof/>
          </w:rPr>
          <w:t>public constructor(nodeHttp: *, nodeHttps: *)  source</w:t>
        </w:r>
        <w:r w:rsidR="00DC1E17">
          <w:rPr>
            <w:noProof/>
            <w:webHidden/>
          </w:rPr>
          <w:tab/>
        </w:r>
        <w:r>
          <w:rPr>
            <w:noProof/>
            <w:webHidden/>
          </w:rPr>
          <w:fldChar w:fldCharType="begin"/>
        </w:r>
        <w:r w:rsidR="00DC1E17">
          <w:rPr>
            <w:noProof/>
            <w:webHidden/>
          </w:rPr>
          <w:instrText xml:space="preserve"> PAGEREF _Toc443159499 \h </w:instrText>
        </w:r>
        <w:r>
          <w:rPr>
            <w:noProof/>
            <w:webHidden/>
          </w:rPr>
        </w:r>
        <w:r>
          <w:rPr>
            <w:noProof/>
            <w:webHidden/>
          </w:rPr>
          <w:fldChar w:fldCharType="separate"/>
        </w:r>
        <w:r w:rsidR="00DC1E17">
          <w:rPr>
            <w:noProof/>
            <w:webHidden/>
          </w:rPr>
          <w:t>142</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00" w:history="1">
        <w:r w:rsidR="00DC1E17" w:rsidRPr="00EA2B17">
          <w:rPr>
            <w:rStyle w:val="Hyperlink"/>
            <w:noProof/>
          </w:rPr>
          <w:t>B.19.5</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_Toc443159500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1" w:history="1">
        <w:r w:rsidR="00DC1E17" w:rsidRPr="00EA2B17">
          <w:rPr>
            <w:rStyle w:val="Hyperlink"/>
            <w:noProof/>
          </w:rPr>
          <w:t>B.19.5.1</w:t>
        </w:r>
        <w:r w:rsidR="00DC1E17">
          <w:rPr>
            <w:rFonts w:eastAsiaTheme="minorEastAsia" w:cstheme="minorBidi"/>
            <w:noProof/>
            <w:szCs w:val="22"/>
            <w:lang w:val="en-US" w:eastAsia="en-US"/>
          </w:rPr>
          <w:tab/>
        </w:r>
        <w:r w:rsidR="00DC1E17" w:rsidRPr="00EA2B17">
          <w:rPr>
            <w:rStyle w:val="Hyperlink"/>
            <w:noProof/>
          </w:rPr>
          <w:t>public set runtimeURL: *  source</w:t>
        </w:r>
        <w:r w:rsidR="00DC1E17">
          <w:rPr>
            <w:noProof/>
            <w:webHidden/>
          </w:rPr>
          <w:tab/>
        </w:r>
        <w:r>
          <w:rPr>
            <w:noProof/>
            <w:webHidden/>
          </w:rPr>
          <w:fldChar w:fldCharType="begin"/>
        </w:r>
        <w:r w:rsidR="00DC1E17">
          <w:rPr>
            <w:noProof/>
            <w:webHidden/>
          </w:rPr>
          <w:instrText xml:space="preserve"> PAGEREF _Toc443159501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2" w:history="1">
        <w:r w:rsidR="00DC1E17" w:rsidRPr="00EA2B17">
          <w:rPr>
            <w:rStyle w:val="Hyperlink"/>
            <w:noProof/>
          </w:rPr>
          <w:t>B.19.5.2</w:t>
        </w:r>
        <w:r w:rsidR="00DC1E17">
          <w:rPr>
            <w:rFonts w:eastAsiaTheme="minorEastAsia" w:cstheme="minorBidi"/>
            <w:noProof/>
            <w:szCs w:val="22"/>
            <w:lang w:val="en-US" w:eastAsia="en-US"/>
          </w:rPr>
          <w:tab/>
        </w:r>
        <w:r w:rsidR="00DC1E17" w:rsidRPr="00EA2B17">
          <w:rPr>
            <w:rStyle w:val="Hyperlink"/>
            <w:noProof/>
          </w:rPr>
          <w:t>public get runtimeURL: *  source</w:t>
        </w:r>
        <w:r w:rsidR="00DC1E17">
          <w:rPr>
            <w:noProof/>
            <w:webHidden/>
          </w:rPr>
          <w:tab/>
        </w:r>
        <w:r>
          <w:rPr>
            <w:noProof/>
            <w:webHidden/>
          </w:rPr>
          <w:fldChar w:fldCharType="begin"/>
        </w:r>
        <w:r w:rsidR="00DC1E17">
          <w:rPr>
            <w:noProof/>
            <w:webHidden/>
          </w:rPr>
          <w:instrText xml:space="preserve"> PAGEREF _Toc443159502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03" w:history="1">
        <w:r w:rsidR="00DC1E17" w:rsidRPr="00EA2B17">
          <w:rPr>
            <w:rStyle w:val="Hyperlink"/>
            <w:noProof/>
          </w:rPr>
          <w:t>B.19.6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_Toc443159503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4" w:history="1">
        <w:r w:rsidR="00DC1E17" w:rsidRPr="00EA2B17">
          <w:rPr>
            <w:rStyle w:val="Hyperlink"/>
            <w:noProof/>
          </w:rPr>
          <w:t>B.19.6.1</w:t>
        </w:r>
        <w:r w:rsidR="00DC1E17">
          <w:rPr>
            <w:rFonts w:eastAsiaTheme="minorEastAsia" w:cstheme="minorBidi"/>
            <w:noProof/>
            <w:szCs w:val="22"/>
            <w:lang w:val="en-US" w:eastAsia="en-US"/>
          </w:rPr>
          <w:tab/>
        </w:r>
        <w:r w:rsidR="00DC1E17" w:rsidRPr="00EA2B17">
          <w:rPr>
            <w:rStyle w:val="Hyperlink"/>
            <w:noProof/>
          </w:rPr>
          <w:t>public getDataSchemaDescriptor(dataSchemaURL: *): Promise  source</w:t>
        </w:r>
        <w:r w:rsidR="00DC1E17">
          <w:rPr>
            <w:noProof/>
            <w:webHidden/>
          </w:rPr>
          <w:tab/>
        </w:r>
        <w:r>
          <w:rPr>
            <w:noProof/>
            <w:webHidden/>
          </w:rPr>
          <w:fldChar w:fldCharType="begin"/>
        </w:r>
        <w:r w:rsidR="00DC1E17">
          <w:rPr>
            <w:noProof/>
            <w:webHidden/>
          </w:rPr>
          <w:instrText xml:space="preserve"> PAGEREF _Toc443159504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5" w:history="1">
        <w:r w:rsidR="00DC1E17" w:rsidRPr="00EA2B17">
          <w:rPr>
            <w:rStyle w:val="Hyperlink"/>
            <w:noProof/>
          </w:rPr>
          <w:t>B.19.6.2</w:t>
        </w:r>
        <w:r w:rsidR="00DC1E17">
          <w:rPr>
            <w:rFonts w:eastAsiaTheme="minorEastAsia" w:cstheme="minorBidi"/>
            <w:noProof/>
            <w:szCs w:val="22"/>
            <w:lang w:val="en-US" w:eastAsia="en-US"/>
          </w:rPr>
          <w:tab/>
        </w:r>
        <w:r w:rsidR="00DC1E17" w:rsidRPr="00EA2B17">
          <w:rPr>
            <w:rStyle w:val="Hyperlink"/>
            <w:noProof/>
          </w:rPr>
          <w:t>public getHypertyDescriptor(hypertyURL: *): Promise  source</w:t>
        </w:r>
        <w:r w:rsidR="00DC1E17">
          <w:rPr>
            <w:noProof/>
            <w:webHidden/>
          </w:rPr>
          <w:tab/>
        </w:r>
        <w:r>
          <w:rPr>
            <w:noProof/>
            <w:webHidden/>
          </w:rPr>
          <w:fldChar w:fldCharType="begin"/>
        </w:r>
        <w:r w:rsidR="00DC1E17">
          <w:rPr>
            <w:noProof/>
            <w:webHidden/>
          </w:rPr>
          <w:instrText xml:space="preserve"> PAGEREF _Toc443159505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6" w:history="1">
        <w:r w:rsidR="00DC1E17" w:rsidRPr="00EA2B17">
          <w:rPr>
            <w:rStyle w:val="Hyperlink"/>
            <w:noProof/>
          </w:rPr>
          <w:t>B.19.6.3</w:t>
        </w:r>
        <w:r w:rsidR="00DC1E17">
          <w:rPr>
            <w:rFonts w:eastAsiaTheme="minorEastAsia" w:cstheme="minorBidi"/>
            <w:noProof/>
            <w:szCs w:val="22"/>
            <w:lang w:val="en-US" w:eastAsia="en-US"/>
          </w:rPr>
          <w:tab/>
        </w:r>
        <w:r w:rsidR="00DC1E17" w:rsidRPr="00EA2B17">
          <w:rPr>
            <w:rStyle w:val="Hyperlink"/>
            <w:noProof/>
          </w:rPr>
          <w:t>public getHypertyRuntimeURL(): *  source</w:t>
        </w:r>
        <w:r w:rsidR="00DC1E17">
          <w:rPr>
            <w:noProof/>
            <w:webHidden/>
          </w:rPr>
          <w:tab/>
        </w:r>
        <w:r>
          <w:rPr>
            <w:noProof/>
            <w:webHidden/>
          </w:rPr>
          <w:fldChar w:fldCharType="begin"/>
        </w:r>
        <w:r w:rsidR="00DC1E17">
          <w:rPr>
            <w:noProof/>
            <w:webHidden/>
          </w:rPr>
          <w:instrText xml:space="preserve"> PAGEREF _Toc443159506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7" w:history="1">
        <w:r w:rsidR="00DC1E17" w:rsidRPr="00EA2B17">
          <w:rPr>
            <w:rStyle w:val="Hyperlink"/>
            <w:noProof/>
          </w:rPr>
          <w:t>B.19.6.4</w:t>
        </w:r>
        <w:r w:rsidR="00DC1E17">
          <w:rPr>
            <w:rFonts w:eastAsiaTheme="minorEastAsia" w:cstheme="minorBidi"/>
            <w:noProof/>
            <w:szCs w:val="22"/>
            <w:lang w:val="en-US" w:eastAsia="en-US"/>
          </w:rPr>
          <w:tab/>
        </w:r>
        <w:r w:rsidR="00DC1E17" w:rsidRPr="00EA2B17">
          <w:rPr>
            <w:rStyle w:val="Hyperlink"/>
            <w:noProof/>
          </w:rPr>
          <w:t>public getRuntimeDescriptor(runtimeURL: *): Promise  source</w:t>
        </w:r>
        <w:r w:rsidR="00DC1E17">
          <w:rPr>
            <w:noProof/>
            <w:webHidden/>
          </w:rPr>
          <w:tab/>
        </w:r>
        <w:r>
          <w:rPr>
            <w:noProof/>
            <w:webHidden/>
          </w:rPr>
          <w:fldChar w:fldCharType="begin"/>
        </w:r>
        <w:r w:rsidR="00DC1E17">
          <w:rPr>
            <w:noProof/>
            <w:webHidden/>
          </w:rPr>
          <w:instrText xml:space="preserve"> PAGEREF _Toc443159507 \h </w:instrText>
        </w:r>
        <w:r>
          <w:rPr>
            <w:noProof/>
            <w:webHidden/>
          </w:rPr>
        </w:r>
        <w:r>
          <w:rPr>
            <w:noProof/>
            <w:webHidden/>
          </w:rPr>
          <w:fldChar w:fldCharType="separate"/>
        </w:r>
        <w:r w:rsidR="00DC1E17">
          <w:rPr>
            <w:noProof/>
            <w:webHidden/>
          </w:rPr>
          <w:t>143</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8" w:history="1">
        <w:r w:rsidR="00DC1E17" w:rsidRPr="00EA2B17">
          <w:rPr>
            <w:rStyle w:val="Hyperlink"/>
            <w:noProof/>
          </w:rPr>
          <w:t>B.19.6.5</w:t>
        </w:r>
        <w:r w:rsidR="00DC1E17">
          <w:rPr>
            <w:rFonts w:eastAsiaTheme="minorEastAsia" w:cstheme="minorBidi"/>
            <w:noProof/>
            <w:szCs w:val="22"/>
            <w:lang w:val="en-US" w:eastAsia="en-US"/>
          </w:rPr>
          <w:tab/>
        </w:r>
        <w:r w:rsidR="00DC1E17" w:rsidRPr="00EA2B17">
          <w:rPr>
            <w:rStyle w:val="Hyperlink"/>
            <w:noProof/>
          </w:rPr>
          <w:t>public getSourceCodeFromDescriptor(descriptor: *): Promise  source</w:t>
        </w:r>
        <w:r w:rsidR="00DC1E17">
          <w:rPr>
            <w:noProof/>
            <w:webHidden/>
          </w:rPr>
          <w:tab/>
        </w:r>
        <w:r>
          <w:rPr>
            <w:noProof/>
            <w:webHidden/>
          </w:rPr>
          <w:fldChar w:fldCharType="begin"/>
        </w:r>
        <w:r w:rsidR="00DC1E17">
          <w:rPr>
            <w:noProof/>
            <w:webHidden/>
          </w:rPr>
          <w:instrText xml:space="preserve"> PAGEREF _Toc443159508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09" w:history="1">
        <w:r w:rsidR="00DC1E17" w:rsidRPr="00EA2B17">
          <w:rPr>
            <w:rStyle w:val="Hyperlink"/>
            <w:noProof/>
          </w:rPr>
          <w:t>B.19.6.6</w:t>
        </w:r>
        <w:r w:rsidR="00DC1E17">
          <w:rPr>
            <w:rFonts w:eastAsiaTheme="minorEastAsia" w:cstheme="minorBidi"/>
            <w:noProof/>
            <w:szCs w:val="22"/>
            <w:lang w:val="en-US" w:eastAsia="en-US"/>
          </w:rPr>
          <w:tab/>
        </w:r>
        <w:r w:rsidR="00DC1E17" w:rsidRPr="00EA2B17">
          <w:rPr>
            <w:rStyle w:val="Hyperlink"/>
            <w:noProof/>
          </w:rPr>
          <w:t>public getSourcePackageFromURL(sourcePackageURL: *): Promise  source</w:t>
        </w:r>
        <w:r w:rsidR="00DC1E17">
          <w:rPr>
            <w:noProof/>
            <w:webHidden/>
          </w:rPr>
          <w:tab/>
        </w:r>
        <w:r>
          <w:rPr>
            <w:noProof/>
            <w:webHidden/>
          </w:rPr>
          <w:fldChar w:fldCharType="begin"/>
        </w:r>
        <w:r w:rsidR="00DC1E17">
          <w:rPr>
            <w:noProof/>
            <w:webHidden/>
          </w:rPr>
          <w:instrText xml:space="preserve"> PAGEREF _Toc443159509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10" w:history="1">
        <w:r w:rsidR="00DC1E17" w:rsidRPr="00EA2B17">
          <w:rPr>
            <w:rStyle w:val="Hyperlink"/>
            <w:noProof/>
          </w:rPr>
          <w:t>B.19.6.7</w:t>
        </w:r>
        <w:r w:rsidR="00DC1E17">
          <w:rPr>
            <w:rFonts w:eastAsiaTheme="minorEastAsia" w:cstheme="minorBidi"/>
            <w:noProof/>
            <w:szCs w:val="22"/>
            <w:lang w:val="en-US" w:eastAsia="en-US"/>
          </w:rPr>
          <w:tab/>
        </w:r>
        <w:r w:rsidR="00DC1E17" w:rsidRPr="00EA2B17">
          <w:rPr>
            <w:rStyle w:val="Hyperlink"/>
            <w:noProof/>
          </w:rPr>
          <w:t>public getStubDescriptor(stubURL: *): Promise  source</w:t>
        </w:r>
        <w:r w:rsidR="00DC1E17">
          <w:rPr>
            <w:noProof/>
            <w:webHidden/>
          </w:rPr>
          <w:tab/>
        </w:r>
        <w:r>
          <w:rPr>
            <w:noProof/>
            <w:webHidden/>
          </w:rPr>
          <w:fldChar w:fldCharType="begin"/>
        </w:r>
        <w:r w:rsidR="00DC1E17">
          <w:rPr>
            <w:noProof/>
            <w:webHidden/>
          </w:rPr>
          <w:instrText xml:space="preserve"> PAGEREF _Toc443159510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511" w:history="1">
        <w:r w:rsidR="00DC1E17" w:rsidRPr="00EA2B17">
          <w:rPr>
            <w:rStyle w:val="Hyperlink"/>
            <w:noProof/>
          </w:rPr>
          <w:t>B.20</w:t>
        </w:r>
        <w:r w:rsidR="00DC1E17">
          <w:rPr>
            <w:rFonts w:eastAsiaTheme="minorEastAsia" w:cstheme="minorBidi"/>
            <w:noProof/>
            <w:szCs w:val="22"/>
            <w:lang w:val="en-US" w:eastAsia="en-US"/>
          </w:rPr>
          <w:tab/>
        </w:r>
        <w:r w:rsidR="00DC1E17" w:rsidRPr="00EA2B17">
          <w:rPr>
            <w:rStyle w:val="Hyperlink"/>
            <w:noProof/>
          </w:rPr>
          <w:t>RuntimeUA</w:t>
        </w:r>
        <w:r w:rsidR="00DC1E17">
          <w:rPr>
            <w:noProof/>
            <w:webHidden/>
          </w:rPr>
          <w:tab/>
        </w:r>
        <w:r>
          <w:rPr>
            <w:noProof/>
            <w:webHidden/>
          </w:rPr>
          <w:fldChar w:fldCharType="begin"/>
        </w:r>
        <w:r w:rsidR="00DC1E17">
          <w:rPr>
            <w:noProof/>
            <w:webHidden/>
          </w:rPr>
          <w:instrText xml:space="preserve"> PAGEREF _Toc443159511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12" w:history="1">
        <w:r w:rsidR="00DC1E17" w:rsidRPr="00EA2B17">
          <w:rPr>
            <w:rStyle w:val="Hyperlink"/>
            <w:noProof/>
          </w:rPr>
          <w:t>B.20.1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_Toc443159512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13" w:history="1">
        <w:r w:rsidR="00DC1E17" w:rsidRPr="00EA2B17">
          <w:rPr>
            <w:rStyle w:val="Hyperlink"/>
            <w:noProof/>
          </w:rPr>
          <w:t>B.20.2</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_Toc443159513 \h </w:instrText>
        </w:r>
        <w:r>
          <w:rPr>
            <w:noProof/>
            <w:webHidden/>
          </w:rPr>
        </w:r>
        <w:r>
          <w:rPr>
            <w:noProof/>
            <w:webHidden/>
          </w:rPr>
          <w:fldChar w:fldCharType="separate"/>
        </w:r>
        <w:r w:rsidR="00DC1E17">
          <w:rPr>
            <w:noProof/>
            <w:webHidden/>
          </w:rPr>
          <w:t>144</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14" w:history="1">
        <w:r w:rsidR="00DC1E17" w:rsidRPr="00EA2B17">
          <w:rPr>
            <w:rStyle w:val="Hyperlink"/>
            <w:noProof/>
          </w:rPr>
          <w:t>B.20.3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_Toc443159514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15" w:history="1">
        <w:r w:rsidR="00DC1E17" w:rsidRPr="00EA2B17">
          <w:rPr>
            <w:rStyle w:val="Hyperlink"/>
            <w:noProof/>
          </w:rPr>
          <w:t>B.20.3.1</w:t>
        </w:r>
        <w:r w:rsidR="00DC1E17">
          <w:rPr>
            <w:rFonts w:eastAsiaTheme="minorEastAsia" w:cstheme="minorBidi"/>
            <w:noProof/>
            <w:szCs w:val="22"/>
            <w:lang w:val="en-US" w:eastAsia="en-US"/>
          </w:rPr>
          <w:tab/>
        </w:r>
        <w:r w:rsidR="00DC1E17" w:rsidRPr="00EA2B17">
          <w:rPr>
            <w:rStyle w:val="Hyperlink"/>
            <w:noProof/>
          </w:rPr>
          <w:t>public constructor(sandboxFactory: sandboxFactory, domainURL: domain)  source</w:t>
        </w:r>
        <w:r w:rsidR="00DC1E17">
          <w:rPr>
            <w:noProof/>
            <w:webHidden/>
          </w:rPr>
          <w:tab/>
        </w:r>
        <w:r>
          <w:rPr>
            <w:noProof/>
            <w:webHidden/>
          </w:rPr>
          <w:fldChar w:fldCharType="begin"/>
        </w:r>
        <w:r w:rsidR="00DC1E17">
          <w:rPr>
            <w:noProof/>
            <w:webHidden/>
          </w:rPr>
          <w:instrText xml:space="preserve"> PAGEREF _Toc443159515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16" w:history="1">
        <w:r w:rsidR="00DC1E17" w:rsidRPr="00EA2B17">
          <w:rPr>
            <w:rStyle w:val="Hyperlink"/>
            <w:noProof/>
          </w:rPr>
          <w:t>B.20.4</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_Toc443159516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17" w:history="1">
        <w:r w:rsidR="00DC1E17" w:rsidRPr="00EA2B17">
          <w:rPr>
            <w:rStyle w:val="Hyperlink"/>
            <w:noProof/>
          </w:rPr>
          <w:t>B.20.4.1</w:t>
        </w:r>
        <w:r w:rsidR="00DC1E17">
          <w:rPr>
            <w:rFonts w:eastAsiaTheme="minorEastAsia" w:cstheme="minorBidi"/>
            <w:noProof/>
            <w:szCs w:val="22"/>
            <w:lang w:val="en-US" w:eastAsia="en-US"/>
          </w:rPr>
          <w:tab/>
        </w:r>
        <w:r w:rsidR="00DC1E17" w:rsidRPr="00EA2B17">
          <w:rPr>
            <w:rStyle w:val="Hyperlink"/>
            <w:noProof/>
          </w:rPr>
          <w:t>public checkForUpdate(url: CatalogueURL)  source</w:t>
        </w:r>
        <w:r w:rsidR="00DC1E17">
          <w:rPr>
            <w:noProof/>
            <w:webHidden/>
          </w:rPr>
          <w:tab/>
        </w:r>
        <w:r>
          <w:rPr>
            <w:noProof/>
            <w:webHidden/>
          </w:rPr>
          <w:fldChar w:fldCharType="begin"/>
        </w:r>
        <w:r w:rsidR="00DC1E17">
          <w:rPr>
            <w:noProof/>
            <w:webHidden/>
          </w:rPr>
          <w:instrText xml:space="preserve"> PAGEREF _Toc443159517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18" w:history="1">
        <w:r w:rsidR="00DC1E17" w:rsidRPr="00EA2B17">
          <w:rPr>
            <w:rStyle w:val="Hyperlink"/>
            <w:noProof/>
          </w:rPr>
          <w:t>B.20.4.2</w:t>
        </w:r>
        <w:r w:rsidR="00DC1E17">
          <w:rPr>
            <w:rFonts w:eastAsiaTheme="minorEastAsia" w:cstheme="minorBidi"/>
            <w:noProof/>
            <w:szCs w:val="22"/>
            <w:lang w:val="en-US" w:eastAsia="en-US"/>
          </w:rPr>
          <w:tab/>
        </w:r>
        <w:r w:rsidR="00DC1E17" w:rsidRPr="00EA2B17">
          <w:rPr>
            <w:rStyle w:val="Hyperlink"/>
            <w:noProof/>
          </w:rPr>
          <w:t>public discoverHiperty(descriptor: CatalogueDataObject.HypertyDescriptor)  source</w:t>
        </w:r>
        <w:r w:rsidR="00DC1E17">
          <w:rPr>
            <w:noProof/>
            <w:webHidden/>
          </w:rPr>
          <w:tab/>
        </w:r>
        <w:r>
          <w:rPr>
            <w:noProof/>
            <w:webHidden/>
          </w:rPr>
          <w:fldChar w:fldCharType="begin"/>
        </w:r>
        <w:r w:rsidR="00DC1E17">
          <w:rPr>
            <w:noProof/>
            <w:webHidden/>
          </w:rPr>
          <w:instrText xml:space="preserve"> PAGEREF _Toc443159518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19" w:history="1">
        <w:r w:rsidR="00DC1E17" w:rsidRPr="00EA2B17">
          <w:rPr>
            <w:rStyle w:val="Hyperlink"/>
            <w:noProof/>
          </w:rPr>
          <w:t>B.20.4.3</w:t>
        </w:r>
        <w:r w:rsidR="00DC1E17">
          <w:rPr>
            <w:rFonts w:eastAsiaTheme="minorEastAsia" w:cstheme="minorBidi"/>
            <w:noProof/>
            <w:szCs w:val="22"/>
            <w:lang w:val="en-US" w:eastAsia="en-US"/>
          </w:rPr>
          <w:tab/>
        </w:r>
        <w:r w:rsidR="00DC1E17" w:rsidRPr="00EA2B17">
          <w:rPr>
            <w:rStyle w:val="Hyperlink"/>
            <w:noProof/>
          </w:rPr>
          <w:t>public loadHyperty(hyperty: URL.HypertyCatalogueURL): *  source</w:t>
        </w:r>
        <w:r w:rsidR="00DC1E17">
          <w:rPr>
            <w:noProof/>
            <w:webHidden/>
          </w:rPr>
          <w:tab/>
        </w:r>
        <w:r>
          <w:rPr>
            <w:noProof/>
            <w:webHidden/>
          </w:rPr>
          <w:fldChar w:fldCharType="begin"/>
        </w:r>
        <w:r w:rsidR="00DC1E17">
          <w:rPr>
            <w:noProof/>
            <w:webHidden/>
          </w:rPr>
          <w:instrText xml:space="preserve"> PAGEREF _Toc443159519 \h </w:instrText>
        </w:r>
        <w:r>
          <w:rPr>
            <w:noProof/>
            <w:webHidden/>
          </w:rPr>
        </w:r>
        <w:r>
          <w:rPr>
            <w:noProof/>
            <w:webHidden/>
          </w:rPr>
          <w:fldChar w:fldCharType="separate"/>
        </w:r>
        <w:r w:rsidR="00DC1E17">
          <w:rPr>
            <w:noProof/>
            <w:webHidden/>
          </w:rPr>
          <w:t>145</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20" w:history="1">
        <w:r w:rsidR="00DC1E17" w:rsidRPr="00EA2B17">
          <w:rPr>
            <w:rStyle w:val="Hyperlink"/>
            <w:noProof/>
          </w:rPr>
          <w:t>B.20.4.4</w:t>
        </w:r>
        <w:r w:rsidR="00DC1E17">
          <w:rPr>
            <w:rFonts w:eastAsiaTheme="minorEastAsia" w:cstheme="minorBidi"/>
            <w:noProof/>
            <w:szCs w:val="22"/>
            <w:lang w:val="en-US" w:eastAsia="en-US"/>
          </w:rPr>
          <w:tab/>
        </w:r>
        <w:r w:rsidR="00DC1E17" w:rsidRPr="00EA2B17">
          <w:rPr>
            <w:rStyle w:val="Hyperlink"/>
            <w:noProof/>
          </w:rPr>
          <w:t>public loadStub(domain: URL.URL): *  source</w:t>
        </w:r>
        <w:r w:rsidR="00DC1E17">
          <w:rPr>
            <w:noProof/>
            <w:webHidden/>
          </w:rPr>
          <w:tab/>
        </w:r>
        <w:r>
          <w:rPr>
            <w:noProof/>
            <w:webHidden/>
          </w:rPr>
          <w:fldChar w:fldCharType="begin"/>
        </w:r>
        <w:r w:rsidR="00DC1E17">
          <w:rPr>
            <w:noProof/>
            <w:webHidden/>
          </w:rPr>
          <w:instrText xml:space="preserve"> PAGEREF _Toc443159520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21" w:history="1">
        <w:r w:rsidR="00DC1E17" w:rsidRPr="00EA2B17">
          <w:rPr>
            <w:rStyle w:val="Hyperlink"/>
            <w:noProof/>
          </w:rPr>
          <w:t>B.20.4.5</w:t>
        </w:r>
        <w:r w:rsidR="00DC1E17">
          <w:rPr>
            <w:rFonts w:eastAsiaTheme="minorEastAsia" w:cstheme="minorBidi"/>
            <w:noProof/>
            <w:szCs w:val="22"/>
            <w:lang w:val="en-US" w:eastAsia="en-US"/>
          </w:rPr>
          <w:tab/>
        </w:r>
        <w:r w:rsidR="00DC1E17" w:rsidRPr="00EA2B17">
          <w:rPr>
            <w:rStyle w:val="Hyperlink"/>
            <w:noProof/>
          </w:rPr>
          <w:t>public registerHyperty(Object: Object, descriptor: URL.HypertyCatalogueURL)  source</w:t>
        </w:r>
        <w:r w:rsidR="00DC1E17">
          <w:rPr>
            <w:noProof/>
            <w:webHidden/>
          </w:rPr>
          <w:tab/>
        </w:r>
        <w:r>
          <w:rPr>
            <w:noProof/>
            <w:webHidden/>
          </w:rPr>
          <w:fldChar w:fldCharType="begin"/>
        </w:r>
        <w:r w:rsidR="00DC1E17">
          <w:rPr>
            <w:noProof/>
            <w:webHidden/>
          </w:rPr>
          <w:instrText xml:space="preserve"> PAGEREF _Toc443159521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522" w:history="1">
        <w:r w:rsidR="00DC1E17" w:rsidRPr="00EA2B17">
          <w:rPr>
            <w:rStyle w:val="Hyperlink"/>
            <w:noProof/>
          </w:rPr>
          <w:t>B.21</w:t>
        </w:r>
        <w:r w:rsidR="00DC1E17">
          <w:rPr>
            <w:rFonts w:eastAsiaTheme="minorEastAsia" w:cstheme="minorBidi"/>
            <w:noProof/>
            <w:szCs w:val="22"/>
            <w:lang w:val="en-US" w:eastAsia="en-US"/>
          </w:rPr>
          <w:tab/>
        </w:r>
        <w:r w:rsidR="00DC1E17" w:rsidRPr="00EA2B17">
          <w:rPr>
            <w:rStyle w:val="Hyperlink"/>
            <w:noProof/>
          </w:rPr>
          <w:t>Sandbox</w:t>
        </w:r>
        <w:r w:rsidR="00DC1E17">
          <w:rPr>
            <w:noProof/>
            <w:webHidden/>
          </w:rPr>
          <w:tab/>
        </w:r>
        <w:r>
          <w:rPr>
            <w:noProof/>
            <w:webHidden/>
          </w:rPr>
          <w:fldChar w:fldCharType="begin"/>
        </w:r>
        <w:r w:rsidR="00DC1E17">
          <w:rPr>
            <w:noProof/>
            <w:webHidden/>
          </w:rPr>
          <w:instrText xml:space="preserve"> PAGEREF _Toc443159522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23" w:history="1">
        <w:r w:rsidR="00DC1E17" w:rsidRPr="00EA2B17">
          <w:rPr>
            <w:rStyle w:val="Hyperlink"/>
            <w:noProof/>
          </w:rPr>
          <w:t>B.21.2</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_Toc443159523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24" w:history="1">
        <w:r w:rsidR="00DC1E17" w:rsidRPr="00EA2B17">
          <w:rPr>
            <w:rStyle w:val="Hyperlink"/>
            <w:noProof/>
          </w:rPr>
          <w:t>B.21.3</w:t>
        </w:r>
        <w:r w:rsidR="00DC1E17">
          <w:rPr>
            <w:rFonts w:eastAsiaTheme="minorEastAsia" w:cstheme="minorBidi"/>
            <w:noProof/>
            <w:szCs w:val="22"/>
            <w:lang w:val="en-US" w:eastAsia="en-US"/>
          </w:rPr>
          <w:tab/>
        </w:r>
        <w:r w:rsidR="00DC1E17" w:rsidRPr="00EA2B17">
          <w:rPr>
            <w:rStyle w:val="Hyperlink"/>
            <w:noProof/>
          </w:rPr>
          <w:t>Method Summary</w:t>
        </w:r>
        <w:r w:rsidR="00DC1E17">
          <w:rPr>
            <w:noProof/>
            <w:webHidden/>
          </w:rPr>
          <w:tab/>
        </w:r>
        <w:r>
          <w:rPr>
            <w:noProof/>
            <w:webHidden/>
          </w:rPr>
          <w:fldChar w:fldCharType="begin"/>
        </w:r>
        <w:r w:rsidR="00DC1E17">
          <w:rPr>
            <w:noProof/>
            <w:webHidden/>
          </w:rPr>
          <w:instrText xml:space="preserve"> PAGEREF _Toc443159524 \h </w:instrText>
        </w:r>
        <w:r>
          <w:rPr>
            <w:noProof/>
            <w:webHidden/>
          </w:rPr>
        </w:r>
        <w:r>
          <w:rPr>
            <w:noProof/>
            <w:webHidden/>
          </w:rPr>
          <w:fldChar w:fldCharType="separate"/>
        </w:r>
        <w:r w:rsidR="00DC1E17">
          <w:rPr>
            <w:noProof/>
            <w:webHidden/>
          </w:rPr>
          <w:t>146</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25" w:history="1">
        <w:r w:rsidR="00DC1E17" w:rsidRPr="00EA2B17">
          <w:rPr>
            <w:rStyle w:val="Hyperlink"/>
            <w:noProof/>
          </w:rPr>
          <w:t>B.21.4</w:t>
        </w:r>
        <w:r w:rsidR="00DC1E17">
          <w:rPr>
            <w:rFonts w:eastAsiaTheme="minorEastAsia" w:cstheme="minorBidi"/>
            <w:noProof/>
            <w:szCs w:val="22"/>
            <w:lang w:val="en-US" w:eastAsia="en-US"/>
          </w:rPr>
          <w:tab/>
        </w:r>
        <w:r w:rsidR="00DC1E17" w:rsidRPr="00EA2B17">
          <w:rPr>
            <w:rStyle w:val="Hyperlink"/>
            <w:noProof/>
          </w:rPr>
          <w:t>Inherited Summary</w:t>
        </w:r>
        <w:r w:rsidR="00DC1E17">
          <w:rPr>
            <w:noProof/>
            <w:webHidden/>
          </w:rPr>
          <w:tab/>
        </w:r>
        <w:r>
          <w:rPr>
            <w:noProof/>
            <w:webHidden/>
          </w:rPr>
          <w:fldChar w:fldCharType="begin"/>
        </w:r>
        <w:r w:rsidR="00DC1E17">
          <w:rPr>
            <w:noProof/>
            <w:webHidden/>
          </w:rPr>
          <w:instrText xml:space="preserve"> PAGEREF _Toc443159525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26" w:history="1">
        <w:r w:rsidR="00DC1E17" w:rsidRPr="00EA2B17">
          <w:rPr>
            <w:rStyle w:val="Hyperlink"/>
            <w:noProof/>
          </w:rPr>
          <w:t>B.21.5</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_Toc443159526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27" w:history="1">
        <w:r w:rsidR="00DC1E17" w:rsidRPr="00EA2B17">
          <w:rPr>
            <w:rStyle w:val="Hyperlink"/>
            <w:noProof/>
          </w:rPr>
          <w:t>B.21.5.1</w:t>
        </w:r>
        <w:r w:rsidR="00DC1E17">
          <w:rPr>
            <w:rFonts w:eastAsiaTheme="minorEastAsia" w:cstheme="minorBidi"/>
            <w:noProof/>
            <w:szCs w:val="22"/>
            <w:lang w:val="en-US" w:eastAsia="en-US"/>
          </w:rPr>
          <w:tab/>
        </w:r>
        <w:r w:rsidR="00DC1E17" w:rsidRPr="00EA2B17">
          <w:rPr>
            <w:rStyle w:val="Hyperlink"/>
            <w:noProof/>
          </w:rPr>
          <w:t>public constructor  source</w:t>
        </w:r>
        <w:r w:rsidR="00DC1E17">
          <w:rPr>
            <w:noProof/>
            <w:webHidden/>
          </w:rPr>
          <w:tab/>
        </w:r>
        <w:r>
          <w:rPr>
            <w:noProof/>
            <w:webHidden/>
          </w:rPr>
          <w:fldChar w:fldCharType="begin"/>
        </w:r>
        <w:r w:rsidR="00DC1E17">
          <w:rPr>
            <w:noProof/>
            <w:webHidden/>
          </w:rPr>
          <w:instrText xml:space="preserve"> PAGEREF _Toc443159527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28" w:history="1">
        <w:r w:rsidR="00DC1E17" w:rsidRPr="00EA2B17">
          <w:rPr>
            <w:rStyle w:val="Hyperlink"/>
            <w:noProof/>
          </w:rPr>
          <w:t>B.21.6</w:t>
        </w:r>
        <w:r w:rsidR="00DC1E17">
          <w:rPr>
            <w:rFonts w:eastAsiaTheme="minorEastAsia" w:cstheme="minorBidi"/>
            <w:noProof/>
            <w:szCs w:val="22"/>
            <w:lang w:val="en-US" w:eastAsia="en-US"/>
          </w:rPr>
          <w:tab/>
        </w:r>
        <w:r w:rsidR="00DC1E17" w:rsidRPr="00EA2B17">
          <w:rPr>
            <w:rStyle w:val="Hyperlink"/>
            <w:noProof/>
          </w:rPr>
          <w:t>Public Methods</w:t>
        </w:r>
        <w:r w:rsidR="00DC1E17">
          <w:rPr>
            <w:noProof/>
            <w:webHidden/>
          </w:rPr>
          <w:tab/>
        </w:r>
        <w:r>
          <w:rPr>
            <w:noProof/>
            <w:webHidden/>
          </w:rPr>
          <w:fldChar w:fldCharType="begin"/>
        </w:r>
        <w:r w:rsidR="00DC1E17">
          <w:rPr>
            <w:noProof/>
            <w:webHidden/>
          </w:rPr>
          <w:instrText xml:space="preserve"> PAGEREF _Toc443159528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29" w:history="1">
        <w:r w:rsidR="00DC1E17" w:rsidRPr="00EA2B17">
          <w:rPr>
            <w:rStyle w:val="Hyperlink"/>
            <w:noProof/>
          </w:rPr>
          <w:t>B.21.6.1</w:t>
        </w:r>
        <w:r w:rsidR="00DC1E17">
          <w:rPr>
            <w:rFonts w:eastAsiaTheme="minorEastAsia" w:cstheme="minorBidi"/>
            <w:noProof/>
            <w:szCs w:val="22"/>
            <w:lang w:val="en-US" w:eastAsia="en-US"/>
          </w:rPr>
          <w:tab/>
        </w:r>
        <w:r w:rsidR="00DC1E17" w:rsidRPr="00EA2B17">
          <w:rPr>
            <w:rStyle w:val="Hyperlink"/>
            <w:noProof/>
          </w:rPr>
          <w:t>public deployComponent(componentSourceCode: string, componentURL: URL, configuration: Config): Promise&lt;string&gt;  source</w:t>
        </w:r>
        <w:r w:rsidR="00DC1E17">
          <w:rPr>
            <w:noProof/>
            <w:webHidden/>
          </w:rPr>
          <w:tab/>
        </w:r>
        <w:r>
          <w:rPr>
            <w:noProof/>
            <w:webHidden/>
          </w:rPr>
          <w:fldChar w:fldCharType="begin"/>
        </w:r>
        <w:r w:rsidR="00DC1E17">
          <w:rPr>
            <w:noProof/>
            <w:webHidden/>
          </w:rPr>
          <w:instrText xml:space="preserve"> PAGEREF _Toc443159529 \h </w:instrText>
        </w:r>
        <w:r>
          <w:rPr>
            <w:noProof/>
            <w:webHidden/>
          </w:rPr>
        </w:r>
        <w:r>
          <w:rPr>
            <w:noProof/>
            <w:webHidden/>
          </w:rPr>
          <w:fldChar w:fldCharType="separate"/>
        </w:r>
        <w:r w:rsidR="00DC1E17">
          <w:rPr>
            <w:noProof/>
            <w:webHidden/>
          </w:rPr>
          <w:t>147</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30" w:history="1">
        <w:r w:rsidR="00DC1E17" w:rsidRPr="00EA2B17">
          <w:rPr>
            <w:rStyle w:val="Hyperlink"/>
            <w:noProof/>
          </w:rPr>
          <w:t>B.21.6.2</w:t>
        </w:r>
        <w:r w:rsidR="00DC1E17">
          <w:rPr>
            <w:rFonts w:eastAsiaTheme="minorEastAsia" w:cstheme="minorBidi"/>
            <w:noProof/>
            <w:szCs w:val="22"/>
            <w:lang w:val="en-US" w:eastAsia="en-US"/>
          </w:rPr>
          <w:tab/>
        </w:r>
        <w:r w:rsidR="00DC1E17" w:rsidRPr="00EA2B17">
          <w:rPr>
            <w:rStyle w:val="Hyperlink"/>
            <w:noProof/>
          </w:rPr>
          <w:t>public removeComponent(componentURL: URL): Promise&lt;string&gt;  source</w:t>
        </w:r>
        <w:r w:rsidR="00DC1E17">
          <w:rPr>
            <w:noProof/>
            <w:webHidden/>
          </w:rPr>
          <w:tab/>
        </w:r>
        <w:r>
          <w:rPr>
            <w:noProof/>
            <w:webHidden/>
          </w:rPr>
          <w:fldChar w:fldCharType="begin"/>
        </w:r>
        <w:r w:rsidR="00DC1E17">
          <w:rPr>
            <w:noProof/>
            <w:webHidden/>
          </w:rPr>
          <w:instrText xml:space="preserve"> PAGEREF _Toc443159530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531" w:history="1">
        <w:r w:rsidR="00DC1E17" w:rsidRPr="00EA2B17">
          <w:rPr>
            <w:rStyle w:val="Hyperlink"/>
            <w:noProof/>
          </w:rPr>
          <w:t>B.22</w:t>
        </w:r>
        <w:r w:rsidR="00DC1E17">
          <w:rPr>
            <w:rFonts w:eastAsiaTheme="minorEastAsia" w:cstheme="minorBidi"/>
            <w:noProof/>
            <w:szCs w:val="22"/>
            <w:lang w:val="en-US" w:eastAsia="en-US"/>
          </w:rPr>
          <w:tab/>
        </w:r>
        <w:r w:rsidR="00DC1E17" w:rsidRPr="00EA2B17">
          <w:rPr>
            <w:rStyle w:val="Hyperlink"/>
            <w:noProof/>
          </w:rPr>
          <w:t>SandboxRegistry</w:t>
        </w:r>
        <w:r w:rsidR="00DC1E17">
          <w:rPr>
            <w:noProof/>
            <w:webHidden/>
          </w:rPr>
          <w:tab/>
        </w:r>
        <w:r>
          <w:rPr>
            <w:noProof/>
            <w:webHidden/>
          </w:rPr>
          <w:fldChar w:fldCharType="begin"/>
        </w:r>
        <w:r w:rsidR="00DC1E17">
          <w:rPr>
            <w:noProof/>
            <w:webHidden/>
          </w:rPr>
          <w:instrText xml:space="preserve"> PAGEREF _Toc443159531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32" w:history="1">
        <w:r w:rsidR="00DC1E17" w:rsidRPr="00EA2B17">
          <w:rPr>
            <w:rStyle w:val="Hyperlink"/>
            <w:noProof/>
          </w:rPr>
          <w:t>B.22.1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_Toc443159532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33" w:history="1">
        <w:r w:rsidR="00DC1E17" w:rsidRPr="00EA2B17">
          <w:rPr>
            <w:rStyle w:val="Hyperlink"/>
            <w:noProof/>
          </w:rPr>
          <w:t>B.22.2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_Toc443159533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34" w:history="1">
        <w:r w:rsidR="00DC1E17" w:rsidRPr="00EA2B17">
          <w:rPr>
            <w:rStyle w:val="Hyperlink"/>
            <w:noProof/>
          </w:rPr>
          <w:t>B.22.3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_Toc443159534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35" w:history="1">
        <w:r w:rsidR="00DC1E17" w:rsidRPr="00EA2B17">
          <w:rPr>
            <w:rStyle w:val="Hyperlink"/>
            <w:noProof/>
          </w:rPr>
          <w:t>B.22.3.1</w:t>
        </w:r>
        <w:r w:rsidR="00DC1E17">
          <w:rPr>
            <w:rFonts w:eastAsiaTheme="minorEastAsia" w:cstheme="minorBidi"/>
            <w:noProof/>
            <w:szCs w:val="22"/>
            <w:lang w:val="en-US" w:eastAsia="en-US"/>
          </w:rPr>
          <w:tab/>
        </w:r>
        <w:r w:rsidR="00DC1E17" w:rsidRPr="00EA2B17">
          <w:rPr>
            <w:rStyle w:val="Hyperlink"/>
            <w:noProof/>
          </w:rPr>
          <w:t>public constructor(bus: *)  source</w:t>
        </w:r>
        <w:r w:rsidR="00DC1E17">
          <w:rPr>
            <w:noProof/>
            <w:webHidden/>
          </w:rPr>
          <w:tab/>
        </w:r>
        <w:r>
          <w:rPr>
            <w:noProof/>
            <w:webHidden/>
          </w:rPr>
          <w:fldChar w:fldCharType="begin"/>
        </w:r>
        <w:r w:rsidR="00DC1E17">
          <w:rPr>
            <w:noProof/>
            <w:webHidden/>
          </w:rPr>
          <w:instrText xml:space="preserve"> PAGEREF _Toc443159535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36" w:history="1">
        <w:r w:rsidR="00DC1E17" w:rsidRPr="00EA2B17">
          <w:rPr>
            <w:rStyle w:val="Hyperlink"/>
            <w:noProof/>
          </w:rPr>
          <w:t>B.22.4</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_Toc443159536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37" w:history="1">
        <w:r w:rsidR="00DC1E17" w:rsidRPr="00EA2B17">
          <w:rPr>
            <w:rStyle w:val="Hyperlink"/>
            <w:noProof/>
          </w:rPr>
          <w:t>B.22.4.1</w:t>
        </w:r>
        <w:r w:rsidR="00DC1E17">
          <w:rPr>
            <w:rFonts w:eastAsiaTheme="minorEastAsia" w:cstheme="minorBidi"/>
            <w:noProof/>
            <w:szCs w:val="22"/>
            <w:lang w:val="en-US" w:eastAsia="en-US"/>
          </w:rPr>
          <w:tab/>
        </w:r>
        <w:r w:rsidR="00DC1E17" w:rsidRPr="00EA2B17">
          <w:rPr>
            <w:rStyle w:val="Hyperlink"/>
            <w:noProof/>
          </w:rPr>
          <w:t>public get components: *  source</w:t>
        </w:r>
        <w:r w:rsidR="00DC1E17">
          <w:rPr>
            <w:noProof/>
            <w:webHidden/>
          </w:rPr>
          <w:tab/>
        </w:r>
        <w:r>
          <w:rPr>
            <w:noProof/>
            <w:webHidden/>
          </w:rPr>
          <w:fldChar w:fldCharType="begin"/>
        </w:r>
        <w:r w:rsidR="00DC1E17">
          <w:rPr>
            <w:noProof/>
            <w:webHidden/>
          </w:rPr>
          <w:instrText xml:space="preserve"> PAGEREF _Toc443159537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1"/>
        <w:tabs>
          <w:tab w:val="left" w:pos="663"/>
          <w:tab w:val="right" w:leader="dot" w:pos="9061"/>
        </w:tabs>
        <w:rPr>
          <w:rFonts w:eastAsiaTheme="minorEastAsia" w:cstheme="minorBidi"/>
          <w:noProof/>
          <w:szCs w:val="22"/>
          <w:lang w:val="en-US" w:eastAsia="en-US"/>
        </w:rPr>
      </w:pPr>
      <w:hyperlink w:anchor="_Toc443159538" w:history="1">
        <w:r w:rsidR="00DC1E17" w:rsidRPr="00EA2B17">
          <w:rPr>
            <w:rStyle w:val="Hyperlink"/>
            <w:noProof/>
          </w:rPr>
          <w:t>B.23</w:t>
        </w:r>
        <w:r w:rsidR="00DC1E17">
          <w:rPr>
            <w:rFonts w:eastAsiaTheme="minorEastAsia" w:cstheme="minorBidi"/>
            <w:noProof/>
            <w:szCs w:val="22"/>
            <w:lang w:val="en-US" w:eastAsia="en-US"/>
          </w:rPr>
          <w:tab/>
        </w:r>
        <w:r w:rsidR="00DC1E17" w:rsidRPr="00EA2B17">
          <w:rPr>
            <w:rStyle w:val="Hyperlink"/>
            <w:noProof/>
          </w:rPr>
          <w:t>SyncherManager</w:t>
        </w:r>
        <w:r w:rsidR="00DC1E17">
          <w:rPr>
            <w:noProof/>
            <w:webHidden/>
          </w:rPr>
          <w:tab/>
        </w:r>
        <w:r>
          <w:rPr>
            <w:noProof/>
            <w:webHidden/>
          </w:rPr>
          <w:fldChar w:fldCharType="begin"/>
        </w:r>
        <w:r w:rsidR="00DC1E17">
          <w:rPr>
            <w:noProof/>
            <w:webHidden/>
          </w:rPr>
          <w:instrText xml:space="preserve"> PAGEREF _Toc443159538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39" w:history="1">
        <w:r w:rsidR="00DC1E17" w:rsidRPr="00EA2B17">
          <w:rPr>
            <w:rStyle w:val="Hyperlink"/>
            <w:noProof/>
          </w:rPr>
          <w:t>B.23.1</w:t>
        </w:r>
        <w:r w:rsidR="00DC1E17">
          <w:rPr>
            <w:rFonts w:eastAsiaTheme="minorEastAsia" w:cstheme="minorBidi"/>
            <w:noProof/>
            <w:szCs w:val="22"/>
            <w:lang w:val="en-US" w:eastAsia="en-US"/>
          </w:rPr>
          <w:tab/>
        </w:r>
        <w:r w:rsidR="00DC1E17" w:rsidRPr="00EA2B17">
          <w:rPr>
            <w:rStyle w:val="Hyperlink"/>
            <w:noProof/>
          </w:rPr>
          <w:t>Constructor Summary</w:t>
        </w:r>
        <w:r w:rsidR="00DC1E17">
          <w:rPr>
            <w:noProof/>
            <w:webHidden/>
          </w:rPr>
          <w:tab/>
        </w:r>
        <w:r>
          <w:rPr>
            <w:noProof/>
            <w:webHidden/>
          </w:rPr>
          <w:fldChar w:fldCharType="begin"/>
        </w:r>
        <w:r w:rsidR="00DC1E17">
          <w:rPr>
            <w:noProof/>
            <w:webHidden/>
          </w:rPr>
          <w:instrText xml:space="preserve"> PAGEREF _Toc443159539 \h </w:instrText>
        </w:r>
        <w:r>
          <w:rPr>
            <w:noProof/>
            <w:webHidden/>
          </w:rPr>
        </w:r>
        <w:r>
          <w:rPr>
            <w:noProof/>
            <w:webHidden/>
          </w:rPr>
          <w:fldChar w:fldCharType="separate"/>
        </w:r>
        <w:r w:rsidR="00DC1E17">
          <w:rPr>
            <w:noProof/>
            <w:webHidden/>
          </w:rPr>
          <w:t>148</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40" w:history="1">
        <w:r w:rsidR="00DC1E17" w:rsidRPr="00EA2B17">
          <w:rPr>
            <w:rStyle w:val="Hyperlink"/>
            <w:noProof/>
          </w:rPr>
          <w:t>B.23.2</w:t>
        </w:r>
        <w:r w:rsidR="00DC1E17">
          <w:rPr>
            <w:rFonts w:eastAsiaTheme="minorEastAsia" w:cstheme="minorBidi"/>
            <w:noProof/>
            <w:szCs w:val="22"/>
            <w:lang w:val="en-US" w:eastAsia="en-US"/>
          </w:rPr>
          <w:tab/>
        </w:r>
        <w:r w:rsidR="00DC1E17" w:rsidRPr="00EA2B17">
          <w:rPr>
            <w:rStyle w:val="Hyperlink"/>
            <w:noProof/>
          </w:rPr>
          <w:t>Member Summary</w:t>
        </w:r>
        <w:r w:rsidR="00DC1E17">
          <w:rPr>
            <w:noProof/>
            <w:webHidden/>
          </w:rPr>
          <w:tab/>
        </w:r>
        <w:r>
          <w:rPr>
            <w:noProof/>
            <w:webHidden/>
          </w:rPr>
          <w:fldChar w:fldCharType="begin"/>
        </w:r>
        <w:r w:rsidR="00DC1E17">
          <w:rPr>
            <w:noProof/>
            <w:webHidden/>
          </w:rPr>
          <w:instrText xml:space="preserve"> PAGEREF _Toc443159540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41" w:history="1">
        <w:r w:rsidR="00DC1E17" w:rsidRPr="00EA2B17">
          <w:rPr>
            <w:rStyle w:val="Hyperlink"/>
            <w:noProof/>
          </w:rPr>
          <w:t>B.23.3</w:t>
        </w:r>
        <w:r w:rsidR="00DC1E17">
          <w:rPr>
            <w:rFonts w:eastAsiaTheme="minorEastAsia" w:cstheme="minorBidi"/>
            <w:noProof/>
            <w:szCs w:val="22"/>
            <w:lang w:val="en-US" w:eastAsia="en-US"/>
          </w:rPr>
          <w:tab/>
        </w:r>
        <w:r w:rsidR="00DC1E17" w:rsidRPr="00EA2B17">
          <w:rPr>
            <w:rStyle w:val="Hyperlink"/>
            <w:noProof/>
          </w:rPr>
          <w:t>Public Constructors</w:t>
        </w:r>
        <w:r w:rsidR="00DC1E17">
          <w:rPr>
            <w:noProof/>
            <w:webHidden/>
          </w:rPr>
          <w:tab/>
        </w:r>
        <w:r>
          <w:rPr>
            <w:noProof/>
            <w:webHidden/>
          </w:rPr>
          <w:fldChar w:fldCharType="begin"/>
        </w:r>
        <w:r w:rsidR="00DC1E17">
          <w:rPr>
            <w:noProof/>
            <w:webHidden/>
          </w:rPr>
          <w:instrText xml:space="preserve"> PAGEREF _Toc443159541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42" w:history="1">
        <w:r w:rsidR="00DC1E17" w:rsidRPr="00EA2B17">
          <w:rPr>
            <w:rStyle w:val="Hyperlink"/>
            <w:noProof/>
          </w:rPr>
          <w:t>B.23.3.1</w:t>
        </w:r>
        <w:r w:rsidR="00DC1E17">
          <w:rPr>
            <w:rFonts w:eastAsiaTheme="minorEastAsia" w:cstheme="minorBidi"/>
            <w:noProof/>
            <w:szCs w:val="22"/>
            <w:lang w:val="en-US" w:eastAsia="en-US"/>
          </w:rPr>
          <w:tab/>
        </w:r>
        <w:r w:rsidR="00DC1E17" w:rsidRPr="00EA2B17">
          <w:rPr>
            <w:rStyle w:val="Hyperlink"/>
            <w:noProof/>
          </w:rPr>
          <w:t>public constructor(runtimeURL: *, bus: *, registry: *, catalog: *, allocator: *)  source</w:t>
        </w:r>
        <w:r w:rsidR="00DC1E17">
          <w:rPr>
            <w:noProof/>
            <w:webHidden/>
          </w:rPr>
          <w:tab/>
        </w:r>
        <w:r>
          <w:rPr>
            <w:noProof/>
            <w:webHidden/>
          </w:rPr>
          <w:fldChar w:fldCharType="begin"/>
        </w:r>
        <w:r w:rsidR="00DC1E17">
          <w:rPr>
            <w:noProof/>
            <w:webHidden/>
          </w:rPr>
          <w:instrText xml:space="preserve"> PAGEREF _Toc443159542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6020F6">
      <w:pPr>
        <w:pStyle w:val="TOC2"/>
        <w:tabs>
          <w:tab w:val="left" w:pos="1100"/>
          <w:tab w:val="right" w:leader="dot" w:pos="9061"/>
        </w:tabs>
        <w:rPr>
          <w:rFonts w:eastAsiaTheme="minorEastAsia" w:cstheme="minorBidi"/>
          <w:noProof/>
          <w:szCs w:val="22"/>
          <w:lang w:val="en-US" w:eastAsia="en-US"/>
        </w:rPr>
      </w:pPr>
      <w:hyperlink w:anchor="_Toc443159543" w:history="1">
        <w:r w:rsidR="00DC1E17" w:rsidRPr="00EA2B17">
          <w:rPr>
            <w:rStyle w:val="Hyperlink"/>
            <w:noProof/>
          </w:rPr>
          <w:t>B.23.4</w:t>
        </w:r>
        <w:r w:rsidR="00DC1E17">
          <w:rPr>
            <w:rFonts w:eastAsiaTheme="minorEastAsia" w:cstheme="minorBidi"/>
            <w:noProof/>
            <w:szCs w:val="22"/>
            <w:lang w:val="en-US" w:eastAsia="en-US"/>
          </w:rPr>
          <w:tab/>
        </w:r>
        <w:r w:rsidR="00DC1E17" w:rsidRPr="00EA2B17">
          <w:rPr>
            <w:rStyle w:val="Hyperlink"/>
            <w:noProof/>
          </w:rPr>
          <w:t>Public Members</w:t>
        </w:r>
        <w:r w:rsidR="00DC1E17">
          <w:rPr>
            <w:noProof/>
            <w:webHidden/>
          </w:rPr>
          <w:tab/>
        </w:r>
        <w:r>
          <w:rPr>
            <w:noProof/>
            <w:webHidden/>
          </w:rPr>
          <w:fldChar w:fldCharType="begin"/>
        </w:r>
        <w:r w:rsidR="00DC1E17">
          <w:rPr>
            <w:noProof/>
            <w:webHidden/>
          </w:rPr>
          <w:instrText xml:space="preserve"> PAGEREF _Toc443159543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6020F6">
      <w:pPr>
        <w:pStyle w:val="TOC3"/>
        <w:tabs>
          <w:tab w:val="left" w:pos="1540"/>
          <w:tab w:val="right" w:leader="dot" w:pos="9061"/>
        </w:tabs>
        <w:rPr>
          <w:rFonts w:eastAsiaTheme="minorEastAsia" w:cstheme="minorBidi"/>
          <w:noProof/>
          <w:szCs w:val="22"/>
          <w:lang w:val="en-US" w:eastAsia="en-US"/>
        </w:rPr>
      </w:pPr>
      <w:hyperlink w:anchor="_Toc443159544" w:history="1">
        <w:r w:rsidR="00DC1E17" w:rsidRPr="00EA2B17">
          <w:rPr>
            <w:rStyle w:val="Hyperlink"/>
            <w:noProof/>
          </w:rPr>
          <w:t>B.23.4.1</w:t>
        </w:r>
        <w:r w:rsidR="00DC1E17">
          <w:rPr>
            <w:rFonts w:eastAsiaTheme="minorEastAsia" w:cstheme="minorBidi"/>
            <w:noProof/>
            <w:szCs w:val="22"/>
            <w:lang w:val="en-US" w:eastAsia="en-US"/>
          </w:rPr>
          <w:tab/>
        </w:r>
        <w:r w:rsidR="00DC1E17" w:rsidRPr="00EA2B17">
          <w:rPr>
            <w:rStyle w:val="Hyperlink"/>
            <w:noProof/>
          </w:rPr>
          <w:t>public get url: *  source</w:t>
        </w:r>
        <w:r w:rsidR="00DC1E17">
          <w:rPr>
            <w:noProof/>
            <w:webHidden/>
          </w:rPr>
          <w:tab/>
        </w:r>
        <w:r>
          <w:rPr>
            <w:noProof/>
            <w:webHidden/>
          </w:rPr>
          <w:fldChar w:fldCharType="begin"/>
        </w:r>
        <w:r w:rsidR="00DC1E17">
          <w:rPr>
            <w:noProof/>
            <w:webHidden/>
          </w:rPr>
          <w:instrText xml:space="preserve"> PAGEREF _Toc443159544 \h </w:instrText>
        </w:r>
        <w:r>
          <w:rPr>
            <w:noProof/>
            <w:webHidden/>
          </w:rPr>
        </w:r>
        <w:r>
          <w:rPr>
            <w:noProof/>
            <w:webHidden/>
          </w:rPr>
          <w:fldChar w:fldCharType="separate"/>
        </w:r>
        <w:r w:rsidR="00DC1E17">
          <w:rPr>
            <w:noProof/>
            <w:webHidden/>
          </w:rPr>
          <w:t>149</w:t>
        </w:r>
        <w:r>
          <w:rPr>
            <w:noProof/>
            <w:webHidden/>
          </w:rPr>
          <w:fldChar w:fldCharType="end"/>
        </w:r>
      </w:hyperlink>
    </w:p>
    <w:p w:rsidR="00DC1E17" w:rsidRDefault="006020F6">
      <w:pPr>
        <w:pStyle w:val="TOC1"/>
        <w:tabs>
          <w:tab w:val="left" w:pos="1100"/>
          <w:tab w:val="right" w:leader="dot" w:pos="9061"/>
        </w:tabs>
        <w:rPr>
          <w:rFonts w:eastAsiaTheme="minorEastAsia" w:cstheme="minorBidi"/>
          <w:noProof/>
          <w:szCs w:val="22"/>
          <w:lang w:val="en-US" w:eastAsia="en-US"/>
        </w:rPr>
      </w:pPr>
      <w:hyperlink w:anchor="_Toc443159545" w:history="1">
        <w:r w:rsidR="00DC1E17" w:rsidRPr="00EA2B17">
          <w:rPr>
            <w:rStyle w:val="Hyperlink"/>
            <w:rFonts w:cs="Arial"/>
            <w:noProof/>
          </w:rPr>
          <w:t>Annex C</w:t>
        </w:r>
        <w:r w:rsidR="00DC1E17">
          <w:rPr>
            <w:rFonts w:eastAsiaTheme="minorEastAsia" w:cstheme="minorBidi"/>
            <w:noProof/>
            <w:szCs w:val="22"/>
            <w:lang w:val="en-US" w:eastAsia="en-US"/>
          </w:rPr>
          <w:tab/>
        </w:r>
        <w:r w:rsidR="00DC1E17" w:rsidRPr="00EA2B17">
          <w:rPr>
            <w:rStyle w:val="Hyperlink"/>
            <w:rFonts w:asciiTheme="majorHAnsi" w:hAnsiTheme="majorHAnsi" w:cs="Arial"/>
            <w:noProof/>
          </w:rPr>
          <w:t xml:space="preserve">Hyperty Service Framework Components API </w:t>
        </w:r>
        <w:r w:rsidR="00DC1E17" w:rsidRPr="00EA2B17">
          <w:rPr>
            <w:rStyle w:val="Hyperlink"/>
            <w:rFonts w:cs="Arial"/>
            <w:noProof/>
          </w:rPr>
          <w:t>Documentation</w:t>
        </w:r>
        <w:r w:rsidR="00DC1E17">
          <w:rPr>
            <w:noProof/>
            <w:webHidden/>
          </w:rPr>
          <w:tab/>
        </w:r>
        <w:r>
          <w:rPr>
            <w:noProof/>
            <w:webHidden/>
          </w:rPr>
          <w:fldChar w:fldCharType="begin"/>
        </w:r>
        <w:r w:rsidR="00DC1E17">
          <w:rPr>
            <w:noProof/>
            <w:webHidden/>
          </w:rPr>
          <w:instrText xml:space="preserve"> PAGEREF _Toc443159545 \h </w:instrText>
        </w:r>
        <w:r>
          <w:rPr>
            <w:noProof/>
            <w:webHidden/>
          </w:rPr>
        </w:r>
        <w:r>
          <w:rPr>
            <w:noProof/>
            <w:webHidden/>
          </w:rPr>
          <w:fldChar w:fldCharType="separate"/>
        </w:r>
        <w:r w:rsidR="00DC1E17">
          <w:rPr>
            <w:noProof/>
            <w:webHidden/>
          </w:rPr>
          <w:t>150</w:t>
        </w:r>
        <w:r>
          <w:rPr>
            <w:noProof/>
            <w:webHidden/>
          </w:rPr>
          <w:fldChar w:fldCharType="end"/>
        </w:r>
      </w:hyperlink>
    </w:p>
    <w:p w:rsidR="00775887" w:rsidRPr="00F53246" w:rsidRDefault="006020F6" w:rsidP="00775887">
      <w:pPr>
        <w:rPr>
          <w:rFonts w:cs="Arial"/>
        </w:rPr>
      </w:pPr>
      <w:r w:rsidRPr="00F53246">
        <w:rPr>
          <w:rFonts w:cs="Arial"/>
        </w:rPr>
        <w:fldChar w:fldCharType="end"/>
      </w:r>
    </w:p>
    <w:p w:rsidR="00775887" w:rsidRPr="00F53246" w:rsidRDefault="00775887" w:rsidP="00602B85">
      <w:pPr>
        <w:pStyle w:val="Heading"/>
      </w:pPr>
      <w:bookmarkStart w:id="15" w:name="_Toc494089549"/>
      <w:bookmarkStart w:id="16" w:name="_Toc139444756"/>
      <w:bookmarkStart w:id="17" w:name="_Toc139445065"/>
      <w:bookmarkStart w:id="18" w:name="_Toc149557713"/>
      <w:bookmarkStart w:id="19" w:name="_Toc443159170"/>
      <w:r w:rsidRPr="00F53246">
        <w:lastRenderedPageBreak/>
        <w:t>List of figures and/or list of tables</w:t>
      </w:r>
      <w:bookmarkEnd w:id="15"/>
      <w:bookmarkEnd w:id="16"/>
      <w:bookmarkEnd w:id="17"/>
      <w:bookmarkEnd w:id="18"/>
      <w:bookmarkEnd w:id="19"/>
      <w:r w:rsidRPr="00F53246">
        <w:t xml:space="preserve"> </w:t>
      </w:r>
    </w:p>
    <w:p w:rsidR="00775887" w:rsidRPr="00F53246" w:rsidRDefault="00775887">
      <w:pPr>
        <w:rPr>
          <w:rFonts w:cs="Arial"/>
        </w:rPr>
      </w:pPr>
    </w:p>
    <w:p w:rsidR="00775887" w:rsidRPr="00F53246" w:rsidRDefault="00775887" w:rsidP="00602B85">
      <w:pPr>
        <w:pStyle w:val="Heading"/>
      </w:pPr>
      <w:bookmarkStart w:id="20" w:name="_Toc494089550"/>
      <w:bookmarkStart w:id="21" w:name="_Toc139444757"/>
      <w:bookmarkStart w:id="22" w:name="_Toc139445066"/>
      <w:bookmarkStart w:id="23" w:name="_Toc149557714"/>
      <w:bookmarkStart w:id="24" w:name="_Toc443159171"/>
      <w:r w:rsidRPr="00F53246">
        <w:lastRenderedPageBreak/>
        <w:t>Abbreviations</w:t>
      </w:r>
      <w:bookmarkEnd w:id="20"/>
      <w:bookmarkEnd w:id="21"/>
      <w:bookmarkEnd w:id="22"/>
      <w:bookmarkEnd w:id="23"/>
      <w:bookmarkEnd w:id="24"/>
    </w:p>
    <w:tbl>
      <w:tblPr>
        <w:tblStyle w:val="TableGrid"/>
        <w:tblW w:w="0" w:type="auto"/>
        <w:tblLook w:val="04A0"/>
      </w:tblPr>
      <w:tblGrid>
        <w:gridCol w:w="1526"/>
        <w:gridCol w:w="7761"/>
      </w:tblGrid>
      <w:tr w:rsidR="00AB0641" w:rsidTr="0047233C">
        <w:tc>
          <w:tcPr>
            <w:tcW w:w="1526" w:type="dxa"/>
            <w:vAlign w:val="center"/>
          </w:tcPr>
          <w:p w:rsidR="00AB0641" w:rsidRPr="00F97A04" w:rsidRDefault="00AB0641" w:rsidP="0047233C">
            <w:pPr>
              <w:jc w:val="left"/>
            </w:pPr>
            <w:r w:rsidRPr="007F0EC8">
              <w:t>API</w:t>
            </w:r>
          </w:p>
        </w:tc>
        <w:tc>
          <w:tcPr>
            <w:tcW w:w="7761" w:type="dxa"/>
            <w:vAlign w:val="center"/>
          </w:tcPr>
          <w:p w:rsidR="00AB0641" w:rsidRPr="00F97A04" w:rsidRDefault="00AB0641" w:rsidP="0047233C">
            <w:pPr>
              <w:jc w:val="left"/>
            </w:pPr>
            <w:r w:rsidRPr="007F0EC8">
              <w:t>Application Programming Interface</w:t>
            </w:r>
          </w:p>
        </w:tc>
      </w:tr>
      <w:tr w:rsidR="00AB0641" w:rsidTr="0047233C">
        <w:tc>
          <w:tcPr>
            <w:tcW w:w="1526" w:type="dxa"/>
            <w:vAlign w:val="center"/>
          </w:tcPr>
          <w:p w:rsidR="00AB0641" w:rsidRDefault="00AB0641" w:rsidP="0047233C">
            <w:pPr>
              <w:jc w:val="left"/>
            </w:pPr>
            <w:r w:rsidRPr="007F0EC8">
              <w:t>COAP</w:t>
            </w:r>
          </w:p>
        </w:tc>
        <w:tc>
          <w:tcPr>
            <w:tcW w:w="7761" w:type="dxa"/>
            <w:vAlign w:val="center"/>
          </w:tcPr>
          <w:p w:rsidR="00AB0641" w:rsidRDefault="00AB0641" w:rsidP="0047233C">
            <w:pPr>
              <w:jc w:val="left"/>
            </w:pPr>
            <w:r w:rsidRPr="007F0EC8">
              <w:t>Constrained Application Protocol</w:t>
            </w:r>
          </w:p>
        </w:tc>
      </w:tr>
      <w:tr w:rsidR="00AB0641" w:rsidTr="0047233C">
        <w:tc>
          <w:tcPr>
            <w:tcW w:w="1526" w:type="dxa"/>
            <w:vAlign w:val="center"/>
          </w:tcPr>
          <w:p w:rsidR="00AB0641" w:rsidRDefault="00AB0641" w:rsidP="0047233C">
            <w:pPr>
              <w:jc w:val="left"/>
            </w:pPr>
            <w:r w:rsidRPr="007F0EC8">
              <w:t>CRUD</w:t>
            </w:r>
          </w:p>
        </w:tc>
        <w:tc>
          <w:tcPr>
            <w:tcW w:w="7761" w:type="dxa"/>
            <w:vAlign w:val="center"/>
          </w:tcPr>
          <w:p w:rsidR="00AB0641" w:rsidRDefault="00AB0641" w:rsidP="0047233C">
            <w:pPr>
              <w:jc w:val="left"/>
            </w:pPr>
            <w:r w:rsidRPr="00F177F9">
              <w:t>Create, Retrieve, Update and Delete</w:t>
            </w:r>
          </w:p>
        </w:tc>
      </w:tr>
      <w:tr w:rsidR="00AB0641" w:rsidTr="0047233C">
        <w:tc>
          <w:tcPr>
            <w:tcW w:w="1526" w:type="dxa"/>
            <w:vAlign w:val="center"/>
          </w:tcPr>
          <w:p w:rsidR="00AB0641" w:rsidRDefault="00AB0641" w:rsidP="0047233C">
            <w:pPr>
              <w:jc w:val="left"/>
            </w:pPr>
            <w:r w:rsidRPr="007F0EC8">
              <w:t>CSP</w:t>
            </w:r>
          </w:p>
        </w:tc>
        <w:tc>
          <w:tcPr>
            <w:tcW w:w="7761" w:type="dxa"/>
            <w:vAlign w:val="center"/>
          </w:tcPr>
          <w:p w:rsidR="00AB0641" w:rsidRDefault="00AB0641" w:rsidP="0047233C">
            <w:pPr>
              <w:jc w:val="left"/>
            </w:pPr>
            <w:r>
              <w:t>Communication</w:t>
            </w:r>
            <w:r w:rsidRPr="007F0EC8">
              <w:t xml:space="preserve"> service provider</w:t>
            </w:r>
          </w:p>
        </w:tc>
      </w:tr>
      <w:tr w:rsidR="00AB0641" w:rsidTr="0047233C">
        <w:tc>
          <w:tcPr>
            <w:tcW w:w="1526" w:type="dxa"/>
            <w:vAlign w:val="center"/>
          </w:tcPr>
          <w:p w:rsidR="00AB0641" w:rsidRDefault="00AB0641" w:rsidP="0047233C">
            <w:pPr>
              <w:jc w:val="left"/>
            </w:pPr>
            <w:r>
              <w:t>DDoS</w:t>
            </w:r>
          </w:p>
        </w:tc>
        <w:tc>
          <w:tcPr>
            <w:tcW w:w="7761" w:type="dxa"/>
            <w:vAlign w:val="center"/>
          </w:tcPr>
          <w:p w:rsidR="00AB0641" w:rsidRDefault="00AB0641" w:rsidP="0047233C">
            <w:pPr>
              <w:jc w:val="left"/>
            </w:pPr>
            <w:r>
              <w:t>Distributed Denial of Service Attacks</w:t>
            </w:r>
          </w:p>
        </w:tc>
      </w:tr>
      <w:tr w:rsidR="00AB0641" w:rsidTr="0047233C">
        <w:tc>
          <w:tcPr>
            <w:tcW w:w="1526" w:type="dxa"/>
            <w:vAlign w:val="center"/>
          </w:tcPr>
          <w:p w:rsidR="00AB0641" w:rsidRDefault="00AB0641" w:rsidP="0047233C">
            <w:pPr>
              <w:jc w:val="left"/>
            </w:pPr>
            <w:r>
              <w:t>DoS</w:t>
            </w:r>
          </w:p>
        </w:tc>
        <w:tc>
          <w:tcPr>
            <w:tcW w:w="7761" w:type="dxa"/>
            <w:vAlign w:val="center"/>
          </w:tcPr>
          <w:p w:rsidR="00AB0641" w:rsidRDefault="00AB0641" w:rsidP="0047233C">
            <w:pPr>
              <w:jc w:val="left"/>
            </w:pPr>
            <w:r>
              <w:t>Denial of Service</w:t>
            </w:r>
          </w:p>
        </w:tc>
      </w:tr>
      <w:tr w:rsidR="00AB0641" w:rsidTr="0047233C">
        <w:tc>
          <w:tcPr>
            <w:tcW w:w="1526" w:type="dxa"/>
            <w:vAlign w:val="center"/>
          </w:tcPr>
          <w:p w:rsidR="00AB0641" w:rsidRDefault="00AB0641" w:rsidP="0047233C">
            <w:pPr>
              <w:jc w:val="left"/>
            </w:pPr>
            <w:r>
              <w:t>H2H</w:t>
            </w:r>
          </w:p>
        </w:tc>
        <w:tc>
          <w:tcPr>
            <w:tcW w:w="7761" w:type="dxa"/>
            <w:vAlign w:val="center"/>
          </w:tcPr>
          <w:p w:rsidR="00AB0641" w:rsidRDefault="00AB0641" w:rsidP="0047233C">
            <w:pPr>
              <w:jc w:val="left"/>
            </w:pPr>
            <w:r>
              <w:t>Human to Human communication</w:t>
            </w:r>
          </w:p>
        </w:tc>
      </w:tr>
      <w:tr w:rsidR="00AB0641" w:rsidTr="0047233C">
        <w:tc>
          <w:tcPr>
            <w:tcW w:w="1526" w:type="dxa"/>
            <w:vAlign w:val="center"/>
          </w:tcPr>
          <w:p w:rsidR="00AB0641" w:rsidRDefault="00AB0641" w:rsidP="0047233C">
            <w:pPr>
              <w:jc w:val="left"/>
            </w:pPr>
            <w:r w:rsidRPr="007F0EC8">
              <w:t>ICE</w:t>
            </w:r>
          </w:p>
        </w:tc>
        <w:tc>
          <w:tcPr>
            <w:tcW w:w="7761" w:type="dxa"/>
            <w:vAlign w:val="center"/>
          </w:tcPr>
          <w:p w:rsidR="00AB0641" w:rsidRDefault="00AB0641" w:rsidP="0047233C">
            <w:pPr>
              <w:jc w:val="left"/>
            </w:pPr>
            <w:r w:rsidRPr="00F177F9">
              <w:t>Information and Content Exchange</w:t>
            </w:r>
          </w:p>
        </w:tc>
      </w:tr>
      <w:tr w:rsidR="00AB0641" w:rsidTr="0047233C">
        <w:tc>
          <w:tcPr>
            <w:tcW w:w="1526" w:type="dxa"/>
            <w:vAlign w:val="center"/>
          </w:tcPr>
          <w:p w:rsidR="00AB0641" w:rsidRDefault="00AB0641" w:rsidP="0047233C">
            <w:pPr>
              <w:jc w:val="left"/>
            </w:pPr>
            <w:r>
              <w:t>IETF</w:t>
            </w:r>
          </w:p>
        </w:tc>
        <w:tc>
          <w:tcPr>
            <w:tcW w:w="7761" w:type="dxa"/>
            <w:vAlign w:val="center"/>
          </w:tcPr>
          <w:p w:rsidR="00AB0641" w:rsidRDefault="00AB0641" w:rsidP="0047233C">
            <w:pPr>
              <w:jc w:val="left"/>
            </w:pPr>
            <w:r>
              <w:t>Internet Engineering Task Force</w:t>
            </w:r>
          </w:p>
        </w:tc>
      </w:tr>
      <w:tr w:rsidR="00AB0641" w:rsidTr="0047233C">
        <w:tc>
          <w:tcPr>
            <w:tcW w:w="1526" w:type="dxa"/>
            <w:vAlign w:val="center"/>
          </w:tcPr>
          <w:p w:rsidR="00AB0641" w:rsidRDefault="00AB0641" w:rsidP="0047233C">
            <w:pPr>
              <w:jc w:val="left"/>
            </w:pPr>
            <w:r w:rsidRPr="007F0EC8">
              <w:t>JSON</w:t>
            </w:r>
          </w:p>
        </w:tc>
        <w:tc>
          <w:tcPr>
            <w:tcW w:w="7761" w:type="dxa"/>
            <w:vAlign w:val="center"/>
          </w:tcPr>
          <w:p w:rsidR="00AB0641" w:rsidRDefault="00AB0641" w:rsidP="0047233C">
            <w:pPr>
              <w:jc w:val="left"/>
            </w:pPr>
            <w:r w:rsidRPr="007F0EC8">
              <w:t>JavaScript Object Notation</w:t>
            </w:r>
          </w:p>
        </w:tc>
      </w:tr>
      <w:tr w:rsidR="00AB0641" w:rsidTr="0047233C">
        <w:tc>
          <w:tcPr>
            <w:tcW w:w="1526" w:type="dxa"/>
            <w:vAlign w:val="center"/>
          </w:tcPr>
          <w:p w:rsidR="00AB0641" w:rsidRDefault="00AB0641" w:rsidP="0047233C">
            <w:pPr>
              <w:jc w:val="left"/>
            </w:pPr>
            <w:r w:rsidRPr="00F177F9">
              <w:t>LWM2M</w:t>
            </w:r>
          </w:p>
        </w:tc>
        <w:tc>
          <w:tcPr>
            <w:tcW w:w="7761" w:type="dxa"/>
            <w:vAlign w:val="center"/>
          </w:tcPr>
          <w:p w:rsidR="00AB0641" w:rsidRDefault="00AB0641" w:rsidP="0047233C">
            <w:pPr>
              <w:jc w:val="left"/>
            </w:pPr>
            <w:r w:rsidRPr="00F177F9">
              <w:t>LightweightM2M</w:t>
            </w:r>
          </w:p>
        </w:tc>
      </w:tr>
      <w:tr w:rsidR="00AB0641" w:rsidTr="0047233C">
        <w:tc>
          <w:tcPr>
            <w:tcW w:w="1526" w:type="dxa"/>
            <w:vAlign w:val="center"/>
          </w:tcPr>
          <w:p w:rsidR="00AB0641" w:rsidRDefault="00AB0641" w:rsidP="0047233C">
            <w:pPr>
              <w:jc w:val="left"/>
            </w:pPr>
            <w:r>
              <w:t>M2M</w:t>
            </w:r>
          </w:p>
        </w:tc>
        <w:tc>
          <w:tcPr>
            <w:tcW w:w="7761" w:type="dxa"/>
            <w:vAlign w:val="center"/>
          </w:tcPr>
          <w:p w:rsidR="00AB0641" w:rsidRDefault="00AB0641" w:rsidP="0047233C">
            <w:pPr>
              <w:jc w:val="left"/>
            </w:pPr>
            <w:r>
              <w:t>Machine to Machine communication</w:t>
            </w:r>
          </w:p>
        </w:tc>
      </w:tr>
      <w:tr w:rsidR="00AB0641" w:rsidTr="0047233C">
        <w:tc>
          <w:tcPr>
            <w:tcW w:w="1526" w:type="dxa"/>
            <w:vAlign w:val="center"/>
          </w:tcPr>
          <w:p w:rsidR="00AB0641" w:rsidRDefault="00AB0641" w:rsidP="0047233C">
            <w:pPr>
              <w:jc w:val="left"/>
            </w:pPr>
            <w:r w:rsidRPr="007F0EC8">
              <w:t>ORTC</w:t>
            </w:r>
          </w:p>
        </w:tc>
        <w:tc>
          <w:tcPr>
            <w:tcW w:w="7761" w:type="dxa"/>
            <w:vAlign w:val="center"/>
          </w:tcPr>
          <w:p w:rsidR="00AB0641" w:rsidRDefault="00AB0641" w:rsidP="0047233C">
            <w:pPr>
              <w:jc w:val="left"/>
            </w:pPr>
            <w:r w:rsidRPr="007F0EC8">
              <w:t>Object Real-Time Communications</w:t>
            </w:r>
          </w:p>
        </w:tc>
      </w:tr>
      <w:tr w:rsidR="00AB0641" w:rsidTr="0047233C">
        <w:tc>
          <w:tcPr>
            <w:tcW w:w="1526" w:type="dxa"/>
            <w:vAlign w:val="center"/>
          </w:tcPr>
          <w:p w:rsidR="00AB0641" w:rsidRDefault="00AB0641" w:rsidP="0047233C">
            <w:pPr>
              <w:jc w:val="left"/>
            </w:pPr>
            <w:r w:rsidRPr="007F0EC8">
              <w:t>QoS</w:t>
            </w:r>
          </w:p>
        </w:tc>
        <w:tc>
          <w:tcPr>
            <w:tcW w:w="7761" w:type="dxa"/>
            <w:vAlign w:val="center"/>
          </w:tcPr>
          <w:p w:rsidR="00AB0641" w:rsidRDefault="00AB0641" w:rsidP="0047233C">
            <w:pPr>
              <w:jc w:val="left"/>
            </w:pPr>
            <w:r w:rsidRPr="007F0EC8">
              <w:t>Quality of Service</w:t>
            </w:r>
          </w:p>
        </w:tc>
      </w:tr>
      <w:tr w:rsidR="00AB0641" w:rsidTr="0047233C">
        <w:tc>
          <w:tcPr>
            <w:tcW w:w="1526" w:type="dxa"/>
            <w:vAlign w:val="center"/>
          </w:tcPr>
          <w:p w:rsidR="00AB0641" w:rsidRDefault="00AB0641" w:rsidP="0047233C">
            <w:pPr>
              <w:jc w:val="left"/>
            </w:pPr>
            <w:r w:rsidRPr="007F0EC8">
              <w:t>REST</w:t>
            </w:r>
          </w:p>
        </w:tc>
        <w:tc>
          <w:tcPr>
            <w:tcW w:w="7761" w:type="dxa"/>
            <w:vAlign w:val="center"/>
          </w:tcPr>
          <w:p w:rsidR="00AB0641" w:rsidRDefault="00AB0641" w:rsidP="0047233C">
            <w:pPr>
              <w:jc w:val="left"/>
            </w:pPr>
            <w:r w:rsidRPr="007F0EC8">
              <w:t>Representational State Transfer</w:t>
            </w:r>
          </w:p>
        </w:tc>
      </w:tr>
      <w:tr w:rsidR="00AB0641" w:rsidTr="0047233C">
        <w:tc>
          <w:tcPr>
            <w:tcW w:w="1526" w:type="dxa"/>
            <w:vAlign w:val="center"/>
          </w:tcPr>
          <w:p w:rsidR="00AB0641" w:rsidRDefault="00AB0641" w:rsidP="0047233C">
            <w:pPr>
              <w:jc w:val="left"/>
            </w:pPr>
            <w:r w:rsidRPr="007F0EC8">
              <w:t>STUN</w:t>
            </w:r>
          </w:p>
        </w:tc>
        <w:tc>
          <w:tcPr>
            <w:tcW w:w="7761" w:type="dxa"/>
            <w:vAlign w:val="center"/>
          </w:tcPr>
          <w:p w:rsidR="00AB0641" w:rsidRDefault="00AB0641" w:rsidP="0047233C">
            <w:pPr>
              <w:jc w:val="left"/>
            </w:pPr>
            <w:r w:rsidRPr="007F0EC8">
              <w:t>Session Traversal Utilities for NAT</w:t>
            </w:r>
          </w:p>
        </w:tc>
      </w:tr>
      <w:tr w:rsidR="00AB0641" w:rsidTr="0047233C">
        <w:tc>
          <w:tcPr>
            <w:tcW w:w="1526" w:type="dxa"/>
            <w:vAlign w:val="center"/>
          </w:tcPr>
          <w:p w:rsidR="00AB0641" w:rsidRDefault="00AB0641" w:rsidP="0047233C">
            <w:pPr>
              <w:jc w:val="left"/>
            </w:pPr>
            <w:r w:rsidRPr="007F0EC8">
              <w:t>TURN</w:t>
            </w:r>
          </w:p>
        </w:tc>
        <w:tc>
          <w:tcPr>
            <w:tcW w:w="7761" w:type="dxa"/>
            <w:vAlign w:val="center"/>
          </w:tcPr>
          <w:p w:rsidR="00AB0641" w:rsidRDefault="00AB0641" w:rsidP="0047233C">
            <w:pPr>
              <w:jc w:val="left"/>
            </w:pPr>
            <w:r w:rsidRPr="007F0EC8">
              <w:t>Traversal Using Relay NAT</w:t>
            </w:r>
          </w:p>
        </w:tc>
      </w:tr>
      <w:tr w:rsidR="00AB0641" w:rsidTr="0047233C">
        <w:tc>
          <w:tcPr>
            <w:tcW w:w="1526" w:type="dxa"/>
            <w:vAlign w:val="center"/>
          </w:tcPr>
          <w:p w:rsidR="00AB0641" w:rsidRDefault="00AB0641" w:rsidP="0047233C">
            <w:pPr>
              <w:jc w:val="left"/>
            </w:pPr>
            <w:r w:rsidRPr="007F0EC8">
              <w:t>UML</w:t>
            </w:r>
          </w:p>
        </w:tc>
        <w:tc>
          <w:tcPr>
            <w:tcW w:w="7761" w:type="dxa"/>
            <w:vAlign w:val="center"/>
          </w:tcPr>
          <w:p w:rsidR="00AB0641" w:rsidRDefault="00AB0641" w:rsidP="0047233C">
            <w:pPr>
              <w:jc w:val="left"/>
            </w:pPr>
            <w:r w:rsidRPr="007F0EC8">
              <w:t>Unified Modelling Language</w:t>
            </w:r>
          </w:p>
        </w:tc>
      </w:tr>
      <w:tr w:rsidR="00AB0641" w:rsidTr="0047233C">
        <w:tc>
          <w:tcPr>
            <w:tcW w:w="1526" w:type="dxa"/>
            <w:vAlign w:val="center"/>
          </w:tcPr>
          <w:p w:rsidR="00AB0641" w:rsidRDefault="00AB0641" w:rsidP="0047233C">
            <w:pPr>
              <w:jc w:val="left"/>
            </w:pPr>
            <w:r w:rsidRPr="007F0EC8">
              <w:t>URI</w:t>
            </w:r>
          </w:p>
        </w:tc>
        <w:tc>
          <w:tcPr>
            <w:tcW w:w="7761" w:type="dxa"/>
            <w:vAlign w:val="center"/>
          </w:tcPr>
          <w:p w:rsidR="00AB0641" w:rsidRDefault="00AB0641" w:rsidP="0047233C">
            <w:pPr>
              <w:jc w:val="left"/>
            </w:pPr>
            <w:r w:rsidRPr="007F0EC8">
              <w:t>Uniform Resource Identifier</w:t>
            </w:r>
          </w:p>
        </w:tc>
      </w:tr>
      <w:tr w:rsidR="00AB0641" w:rsidTr="0047233C">
        <w:tc>
          <w:tcPr>
            <w:tcW w:w="1526" w:type="dxa"/>
            <w:vAlign w:val="center"/>
          </w:tcPr>
          <w:p w:rsidR="00AB0641" w:rsidRDefault="00AB0641" w:rsidP="0047233C">
            <w:pPr>
              <w:jc w:val="left"/>
            </w:pPr>
            <w:r w:rsidRPr="007F0EC8">
              <w:t>URL</w:t>
            </w:r>
          </w:p>
        </w:tc>
        <w:tc>
          <w:tcPr>
            <w:tcW w:w="7761" w:type="dxa"/>
            <w:vAlign w:val="center"/>
          </w:tcPr>
          <w:p w:rsidR="00AB0641" w:rsidRDefault="00AB0641" w:rsidP="0047233C">
            <w:pPr>
              <w:jc w:val="left"/>
            </w:pPr>
            <w:r w:rsidRPr="007F0EC8">
              <w:t>Uniform Resource Locator</w:t>
            </w:r>
          </w:p>
        </w:tc>
      </w:tr>
      <w:tr w:rsidR="00AB0641" w:rsidTr="0047233C">
        <w:tc>
          <w:tcPr>
            <w:tcW w:w="1526" w:type="dxa"/>
            <w:vAlign w:val="center"/>
          </w:tcPr>
          <w:p w:rsidR="00AB0641" w:rsidRDefault="00AB0641" w:rsidP="0047233C">
            <w:pPr>
              <w:jc w:val="left"/>
            </w:pPr>
            <w:r w:rsidRPr="00F177F9">
              <w:t>W3C</w:t>
            </w:r>
          </w:p>
        </w:tc>
        <w:tc>
          <w:tcPr>
            <w:tcW w:w="7761" w:type="dxa"/>
            <w:vAlign w:val="center"/>
          </w:tcPr>
          <w:p w:rsidR="00AB0641" w:rsidRDefault="00AB0641" w:rsidP="0047233C">
            <w:pPr>
              <w:jc w:val="left"/>
            </w:pPr>
            <w:r w:rsidRPr="007F0EC8">
              <w:t>World Wide Web Consortium</w:t>
            </w:r>
          </w:p>
        </w:tc>
      </w:tr>
      <w:tr w:rsidR="00AB0641" w:rsidTr="0047233C">
        <w:tc>
          <w:tcPr>
            <w:tcW w:w="1526" w:type="dxa"/>
            <w:vAlign w:val="center"/>
          </w:tcPr>
          <w:p w:rsidR="00AB0641" w:rsidRDefault="00AB0641" w:rsidP="0047233C">
            <w:pPr>
              <w:jc w:val="left"/>
            </w:pPr>
            <w:r w:rsidRPr="00F177F9">
              <w:t>WHATWG</w:t>
            </w:r>
          </w:p>
        </w:tc>
        <w:tc>
          <w:tcPr>
            <w:tcW w:w="7761" w:type="dxa"/>
            <w:vAlign w:val="center"/>
          </w:tcPr>
          <w:p w:rsidR="00AB0641" w:rsidRDefault="00AB0641" w:rsidP="0047233C">
            <w:pPr>
              <w:jc w:val="left"/>
            </w:pPr>
            <w:r w:rsidRPr="007F0EC8">
              <w:t>Web Hypertext Application Technology Working Group</w:t>
            </w:r>
          </w:p>
        </w:tc>
      </w:tr>
      <w:tr w:rsidR="00AB0641" w:rsidTr="0047233C">
        <w:tc>
          <w:tcPr>
            <w:tcW w:w="1526" w:type="dxa"/>
            <w:vAlign w:val="center"/>
          </w:tcPr>
          <w:p w:rsidR="00AB0641" w:rsidRPr="00F177F9" w:rsidRDefault="00AB0641" w:rsidP="0047233C">
            <w:pPr>
              <w:jc w:val="left"/>
            </w:pPr>
            <w:r>
              <w:t>SPPE</w:t>
            </w:r>
          </w:p>
        </w:tc>
        <w:tc>
          <w:tcPr>
            <w:tcW w:w="7761" w:type="dxa"/>
            <w:vAlign w:val="center"/>
          </w:tcPr>
          <w:p w:rsidR="00AB0641" w:rsidRPr="007F0EC8" w:rsidRDefault="00AB0641" w:rsidP="0047233C">
            <w:pPr>
              <w:jc w:val="left"/>
            </w:pPr>
            <w:r>
              <w:t>Service Provider Policy Enforcer</w:t>
            </w:r>
          </w:p>
        </w:tc>
      </w:tr>
      <w:tr w:rsidR="00AB0641" w:rsidTr="0047233C">
        <w:tc>
          <w:tcPr>
            <w:tcW w:w="1526" w:type="dxa"/>
            <w:vAlign w:val="center"/>
          </w:tcPr>
          <w:p w:rsidR="00AB0641" w:rsidRDefault="00AB0641" w:rsidP="0047233C">
            <w:pPr>
              <w:jc w:val="left"/>
            </w:pPr>
            <w:r>
              <w:t>PEE</w:t>
            </w:r>
          </w:p>
        </w:tc>
        <w:tc>
          <w:tcPr>
            <w:tcW w:w="7761" w:type="dxa"/>
            <w:vAlign w:val="center"/>
          </w:tcPr>
          <w:p w:rsidR="00AB0641" w:rsidRPr="007F0EC8" w:rsidRDefault="00AB0641" w:rsidP="0047233C">
            <w:pPr>
              <w:jc w:val="left"/>
            </w:pPr>
            <w:r>
              <w:t>Policy Enforcer Engine</w:t>
            </w:r>
          </w:p>
        </w:tc>
      </w:tr>
      <w:tr w:rsidR="00AB0641" w:rsidTr="0047233C">
        <w:tc>
          <w:tcPr>
            <w:tcW w:w="1526" w:type="dxa"/>
            <w:vAlign w:val="center"/>
          </w:tcPr>
          <w:p w:rsidR="00AB0641" w:rsidRDefault="00AB0641" w:rsidP="0047233C">
            <w:pPr>
              <w:jc w:val="left"/>
            </w:pPr>
            <w:r>
              <w:t>TRAM</w:t>
            </w:r>
          </w:p>
        </w:tc>
        <w:tc>
          <w:tcPr>
            <w:tcW w:w="7761" w:type="dxa"/>
            <w:vAlign w:val="center"/>
          </w:tcPr>
          <w:p w:rsidR="00AB0641" w:rsidRPr="007F0EC8" w:rsidRDefault="00AB0641" w:rsidP="0047233C">
            <w:pPr>
              <w:jc w:val="left"/>
            </w:pPr>
            <w:r w:rsidRPr="00384CEA">
              <w:t>TURN Revised and Modernized</w:t>
            </w:r>
          </w:p>
        </w:tc>
      </w:tr>
      <w:tr w:rsidR="00AB0641" w:rsidTr="0047233C">
        <w:tc>
          <w:tcPr>
            <w:tcW w:w="1526" w:type="dxa"/>
            <w:vAlign w:val="center"/>
          </w:tcPr>
          <w:p w:rsidR="00AB0641" w:rsidRDefault="00AB0641" w:rsidP="0047233C">
            <w:pPr>
              <w:jc w:val="left"/>
            </w:pPr>
            <w:r>
              <w:lastRenderedPageBreak/>
              <w:t>HTTP</w:t>
            </w:r>
          </w:p>
        </w:tc>
        <w:tc>
          <w:tcPr>
            <w:tcW w:w="7761" w:type="dxa"/>
            <w:vAlign w:val="center"/>
          </w:tcPr>
          <w:p w:rsidR="00AB0641" w:rsidRPr="007F0EC8" w:rsidRDefault="00AB0641" w:rsidP="0047233C">
            <w:pPr>
              <w:jc w:val="left"/>
            </w:pPr>
            <w:r w:rsidRPr="006D5C25">
              <w:t>Hypertext Transfer Protocol</w:t>
            </w:r>
          </w:p>
        </w:tc>
      </w:tr>
      <w:tr w:rsidR="00AB0641" w:rsidTr="0047233C">
        <w:tc>
          <w:tcPr>
            <w:tcW w:w="1526" w:type="dxa"/>
            <w:vAlign w:val="center"/>
          </w:tcPr>
          <w:p w:rsidR="00AB0641" w:rsidRDefault="00AB0641" w:rsidP="0047233C">
            <w:pPr>
              <w:jc w:val="left"/>
            </w:pPr>
            <w:r>
              <w:t>TCP</w:t>
            </w:r>
          </w:p>
        </w:tc>
        <w:tc>
          <w:tcPr>
            <w:tcW w:w="7761" w:type="dxa"/>
            <w:vAlign w:val="center"/>
          </w:tcPr>
          <w:p w:rsidR="00AB0641" w:rsidRPr="007F0EC8" w:rsidRDefault="00AB0641" w:rsidP="0047233C">
            <w:pPr>
              <w:jc w:val="left"/>
            </w:pPr>
            <w:r w:rsidRPr="006D5C25">
              <w:t>Transmission Control Protocol</w:t>
            </w:r>
          </w:p>
        </w:tc>
      </w:tr>
      <w:tr w:rsidR="00AB0641" w:rsidTr="0047233C">
        <w:tc>
          <w:tcPr>
            <w:tcW w:w="1526" w:type="dxa"/>
            <w:vAlign w:val="center"/>
          </w:tcPr>
          <w:p w:rsidR="00AB0641" w:rsidRDefault="00AB0641" w:rsidP="0047233C">
            <w:pPr>
              <w:jc w:val="left"/>
            </w:pPr>
            <w:r>
              <w:t>QUIC</w:t>
            </w:r>
          </w:p>
        </w:tc>
        <w:tc>
          <w:tcPr>
            <w:tcW w:w="7761" w:type="dxa"/>
            <w:vAlign w:val="center"/>
          </w:tcPr>
          <w:p w:rsidR="00AB0641" w:rsidRPr="007F0EC8" w:rsidRDefault="00AB0641" w:rsidP="0047233C">
            <w:pPr>
              <w:jc w:val="left"/>
            </w:pPr>
            <w:r w:rsidRPr="006D5C25">
              <w:t>Quick UDP Internet Connections</w:t>
            </w:r>
          </w:p>
        </w:tc>
      </w:tr>
      <w:tr w:rsidR="00AB0641" w:rsidTr="0047233C">
        <w:tc>
          <w:tcPr>
            <w:tcW w:w="1526" w:type="dxa"/>
            <w:vAlign w:val="center"/>
          </w:tcPr>
          <w:p w:rsidR="00AB0641" w:rsidRDefault="00AB0641" w:rsidP="0047233C">
            <w:pPr>
              <w:jc w:val="left"/>
            </w:pPr>
            <w:r>
              <w:t>XMPP</w:t>
            </w:r>
          </w:p>
        </w:tc>
        <w:tc>
          <w:tcPr>
            <w:tcW w:w="7761" w:type="dxa"/>
            <w:vAlign w:val="center"/>
          </w:tcPr>
          <w:p w:rsidR="00AB0641" w:rsidRPr="007F0EC8" w:rsidRDefault="00AB0641" w:rsidP="0047233C">
            <w:pPr>
              <w:jc w:val="left"/>
            </w:pPr>
            <w:r w:rsidRPr="006D5C25">
              <w:t>Extensible Messaging and Presence Protocol</w:t>
            </w:r>
          </w:p>
        </w:tc>
      </w:tr>
      <w:tr w:rsidR="00AB0641" w:rsidTr="0047233C">
        <w:tc>
          <w:tcPr>
            <w:tcW w:w="1526" w:type="dxa"/>
            <w:vAlign w:val="center"/>
          </w:tcPr>
          <w:p w:rsidR="00AB0641" w:rsidRDefault="00AB0641" w:rsidP="0047233C">
            <w:pPr>
              <w:jc w:val="left"/>
            </w:pPr>
            <w:r>
              <w:t>ORTC</w:t>
            </w:r>
          </w:p>
        </w:tc>
        <w:tc>
          <w:tcPr>
            <w:tcW w:w="7761" w:type="dxa"/>
            <w:vAlign w:val="center"/>
          </w:tcPr>
          <w:p w:rsidR="00AB0641" w:rsidRPr="007F0EC8" w:rsidRDefault="00AB0641" w:rsidP="0047233C">
            <w:pPr>
              <w:jc w:val="left"/>
            </w:pPr>
            <w:r>
              <w:t>Object Real-Time Communications</w:t>
            </w:r>
          </w:p>
        </w:tc>
      </w:tr>
      <w:tr w:rsidR="00AB0641" w:rsidTr="0047233C">
        <w:tc>
          <w:tcPr>
            <w:tcW w:w="1526" w:type="dxa"/>
            <w:vAlign w:val="center"/>
          </w:tcPr>
          <w:p w:rsidR="00AB0641" w:rsidRDefault="00AB0641" w:rsidP="0047233C">
            <w:pPr>
              <w:jc w:val="left"/>
            </w:pPr>
            <w:r>
              <w:t>COAP</w:t>
            </w:r>
          </w:p>
        </w:tc>
        <w:tc>
          <w:tcPr>
            <w:tcW w:w="7761" w:type="dxa"/>
            <w:vAlign w:val="center"/>
          </w:tcPr>
          <w:p w:rsidR="00AB0641" w:rsidRDefault="00AB0641" w:rsidP="0047233C">
            <w:pPr>
              <w:jc w:val="left"/>
            </w:pPr>
            <w:r w:rsidRPr="006D5C25">
              <w:t>Constrained Application Protocol</w:t>
            </w:r>
          </w:p>
        </w:tc>
      </w:tr>
      <w:tr w:rsidR="00AB0641" w:rsidTr="0047233C">
        <w:tc>
          <w:tcPr>
            <w:tcW w:w="1526" w:type="dxa"/>
            <w:vAlign w:val="center"/>
          </w:tcPr>
          <w:p w:rsidR="00AB0641" w:rsidRDefault="00AB0641" w:rsidP="0047233C">
            <w:pPr>
              <w:jc w:val="left"/>
            </w:pPr>
            <w:r>
              <w:t>LWM2M</w:t>
            </w:r>
          </w:p>
        </w:tc>
        <w:tc>
          <w:tcPr>
            <w:tcW w:w="7761" w:type="dxa"/>
            <w:vAlign w:val="center"/>
          </w:tcPr>
          <w:p w:rsidR="00AB0641" w:rsidRDefault="00AB0641" w:rsidP="0047233C">
            <w:pPr>
              <w:jc w:val="left"/>
            </w:pPr>
            <w:r w:rsidRPr="006D5C25">
              <w:t>Lightweight M2M </w:t>
            </w:r>
          </w:p>
        </w:tc>
      </w:tr>
      <w:tr w:rsidR="00AB0641" w:rsidTr="0047233C">
        <w:tc>
          <w:tcPr>
            <w:tcW w:w="1526" w:type="dxa"/>
            <w:vAlign w:val="center"/>
          </w:tcPr>
          <w:p w:rsidR="00AB0641" w:rsidRDefault="00AB0641" w:rsidP="0047233C">
            <w:pPr>
              <w:jc w:val="left"/>
            </w:pPr>
            <w:r>
              <w:t>SDT</w:t>
            </w:r>
          </w:p>
        </w:tc>
        <w:tc>
          <w:tcPr>
            <w:tcW w:w="7761" w:type="dxa"/>
            <w:vAlign w:val="center"/>
          </w:tcPr>
          <w:p w:rsidR="00AB0641" w:rsidRDefault="00AB0641" w:rsidP="0047233C">
            <w:pPr>
              <w:jc w:val="left"/>
            </w:pPr>
            <w:r>
              <w:t>Smart Device Template</w:t>
            </w:r>
          </w:p>
        </w:tc>
      </w:tr>
      <w:tr w:rsidR="00AB0641" w:rsidTr="0047233C">
        <w:tc>
          <w:tcPr>
            <w:tcW w:w="1526" w:type="dxa"/>
            <w:vAlign w:val="center"/>
          </w:tcPr>
          <w:p w:rsidR="00AB0641" w:rsidRDefault="00AB0641" w:rsidP="0047233C">
            <w:pPr>
              <w:jc w:val="left"/>
            </w:pPr>
            <w:r w:rsidRPr="000924CB">
              <w:t>HGI</w:t>
            </w:r>
          </w:p>
        </w:tc>
        <w:tc>
          <w:tcPr>
            <w:tcW w:w="7761" w:type="dxa"/>
            <w:vAlign w:val="center"/>
          </w:tcPr>
          <w:p w:rsidR="00AB0641" w:rsidRDefault="00AB0641" w:rsidP="0047233C">
            <w:pPr>
              <w:jc w:val="left"/>
            </w:pPr>
            <w:r w:rsidRPr="000924CB">
              <w:t>Home Gateway Iniative</w:t>
            </w:r>
          </w:p>
        </w:tc>
      </w:tr>
      <w:tr w:rsidR="00AB0641" w:rsidTr="0047233C">
        <w:tc>
          <w:tcPr>
            <w:tcW w:w="1526" w:type="dxa"/>
            <w:vAlign w:val="center"/>
          </w:tcPr>
          <w:p w:rsidR="00AB0641" w:rsidRPr="000924CB" w:rsidRDefault="00AB0641" w:rsidP="0047233C">
            <w:pPr>
              <w:jc w:val="left"/>
            </w:pPr>
            <w:r>
              <w:t>SFU</w:t>
            </w:r>
          </w:p>
        </w:tc>
        <w:tc>
          <w:tcPr>
            <w:tcW w:w="7761" w:type="dxa"/>
            <w:vAlign w:val="center"/>
          </w:tcPr>
          <w:p w:rsidR="00AB0641" w:rsidRPr="000924CB" w:rsidRDefault="00AB0641" w:rsidP="0047233C">
            <w:pPr>
              <w:jc w:val="left"/>
            </w:pPr>
            <w:r w:rsidRPr="006D5C25">
              <w:t>Selective Forwarding Unit</w:t>
            </w:r>
          </w:p>
        </w:tc>
      </w:tr>
      <w:tr w:rsidR="00AB0641" w:rsidTr="0047233C">
        <w:tc>
          <w:tcPr>
            <w:tcW w:w="1526" w:type="dxa"/>
            <w:vAlign w:val="center"/>
          </w:tcPr>
          <w:p w:rsidR="00AB0641" w:rsidRDefault="00AB0641" w:rsidP="0047233C">
            <w:pPr>
              <w:jc w:val="left"/>
            </w:pPr>
            <w:r>
              <w:t>MCU</w:t>
            </w:r>
          </w:p>
        </w:tc>
        <w:tc>
          <w:tcPr>
            <w:tcW w:w="7761" w:type="dxa"/>
            <w:vAlign w:val="center"/>
          </w:tcPr>
          <w:p w:rsidR="00AB0641" w:rsidRPr="000924CB" w:rsidRDefault="00AB0641" w:rsidP="0047233C">
            <w:pPr>
              <w:jc w:val="left"/>
            </w:pPr>
            <w:r w:rsidRPr="003824F2">
              <w:t>Multipoint Control Unit</w:t>
            </w:r>
          </w:p>
        </w:tc>
      </w:tr>
      <w:tr w:rsidR="00AB0641" w:rsidTr="0047233C">
        <w:tc>
          <w:tcPr>
            <w:tcW w:w="1526" w:type="dxa"/>
            <w:vAlign w:val="center"/>
          </w:tcPr>
          <w:p w:rsidR="00AB0641" w:rsidRDefault="00AB0641" w:rsidP="0047233C">
            <w:pPr>
              <w:jc w:val="left"/>
            </w:pPr>
            <w:r>
              <w:t>TLS</w:t>
            </w:r>
          </w:p>
        </w:tc>
        <w:tc>
          <w:tcPr>
            <w:tcW w:w="7761" w:type="dxa"/>
            <w:vAlign w:val="center"/>
          </w:tcPr>
          <w:p w:rsidR="00AB0641" w:rsidRPr="000924CB" w:rsidRDefault="00AB0641" w:rsidP="0047233C">
            <w:pPr>
              <w:jc w:val="left"/>
            </w:pPr>
            <w:r>
              <w:rPr>
                <w:rFonts w:ascii="Arial" w:hAnsi="Arial" w:cs="Arial"/>
                <w:color w:val="545454"/>
                <w:shd w:val="clear" w:color="auto" w:fill="FFFFFF"/>
              </w:rPr>
              <w:t>Transport Layer Security</w:t>
            </w:r>
            <w:r>
              <w:rPr>
                <w:rStyle w:val="apple-converted-space"/>
                <w:rFonts w:ascii="Arial" w:hAnsi="Arial" w:cs="Arial"/>
                <w:color w:val="545454"/>
                <w:shd w:val="clear" w:color="auto" w:fill="FFFFFF"/>
              </w:rPr>
              <w:t> </w:t>
            </w:r>
          </w:p>
        </w:tc>
      </w:tr>
      <w:tr w:rsidR="00AB0641" w:rsidTr="0047233C">
        <w:tc>
          <w:tcPr>
            <w:tcW w:w="1526" w:type="dxa"/>
            <w:vAlign w:val="center"/>
          </w:tcPr>
          <w:p w:rsidR="00AB0641" w:rsidRDefault="00AB0641" w:rsidP="0047233C">
            <w:pPr>
              <w:jc w:val="left"/>
            </w:pPr>
            <w:r>
              <w:t>MQTT</w:t>
            </w:r>
          </w:p>
        </w:tc>
        <w:tc>
          <w:tcPr>
            <w:tcW w:w="7761" w:type="dxa"/>
            <w:vAlign w:val="center"/>
          </w:tcPr>
          <w:p w:rsidR="00AB0641" w:rsidRDefault="00AB0641" w:rsidP="0047233C">
            <w:pPr>
              <w:jc w:val="left"/>
              <w:rPr>
                <w:rFonts w:ascii="Arial" w:hAnsi="Arial" w:cs="Arial"/>
                <w:color w:val="545454"/>
                <w:shd w:val="clear" w:color="auto" w:fill="FFFFFF"/>
              </w:rPr>
            </w:pPr>
            <w:r>
              <w:t>MQ Telemetry Transport</w:t>
            </w:r>
          </w:p>
        </w:tc>
      </w:tr>
      <w:tr w:rsidR="00AB0641" w:rsidTr="0047233C">
        <w:tc>
          <w:tcPr>
            <w:tcW w:w="1526" w:type="dxa"/>
            <w:vAlign w:val="center"/>
          </w:tcPr>
          <w:p w:rsidR="00AB0641" w:rsidRDefault="00AB0641" w:rsidP="0047233C">
            <w:pPr>
              <w:jc w:val="left"/>
            </w:pPr>
            <w:r>
              <w:t>WAC</w:t>
            </w:r>
          </w:p>
        </w:tc>
        <w:tc>
          <w:tcPr>
            <w:tcW w:w="7761" w:type="dxa"/>
            <w:vAlign w:val="center"/>
          </w:tcPr>
          <w:p w:rsidR="00AB0641" w:rsidRDefault="00AB0641" w:rsidP="0047233C">
            <w:pPr>
              <w:jc w:val="left"/>
            </w:pPr>
            <w:r>
              <w:t>WebRTC Application Controller</w:t>
            </w:r>
          </w:p>
        </w:tc>
      </w:tr>
      <w:tr w:rsidR="00AB0641" w:rsidTr="0047233C">
        <w:tc>
          <w:tcPr>
            <w:tcW w:w="1526" w:type="dxa"/>
            <w:vAlign w:val="center"/>
          </w:tcPr>
          <w:p w:rsidR="00AB0641" w:rsidRDefault="00AB0641" w:rsidP="0047233C">
            <w:pPr>
              <w:jc w:val="left"/>
            </w:pPr>
            <w:r>
              <w:t>AAA</w:t>
            </w:r>
          </w:p>
        </w:tc>
        <w:tc>
          <w:tcPr>
            <w:tcW w:w="7761" w:type="dxa"/>
            <w:vAlign w:val="center"/>
          </w:tcPr>
          <w:p w:rsidR="00AB0641" w:rsidRDefault="00AB0641" w:rsidP="0047233C">
            <w:pPr>
              <w:jc w:val="left"/>
            </w:pPr>
            <w:r w:rsidRPr="003824F2">
              <w:t>Authentication, Authorization and Accounting</w:t>
            </w:r>
          </w:p>
        </w:tc>
      </w:tr>
      <w:tr w:rsidR="00AB0641" w:rsidTr="0047233C">
        <w:tc>
          <w:tcPr>
            <w:tcW w:w="1526" w:type="dxa"/>
            <w:vAlign w:val="center"/>
          </w:tcPr>
          <w:p w:rsidR="00AB0641" w:rsidRDefault="00AB0641" w:rsidP="0047233C">
            <w:pPr>
              <w:jc w:val="left"/>
            </w:pPr>
            <w:r>
              <w:t>OSS</w:t>
            </w:r>
          </w:p>
        </w:tc>
        <w:tc>
          <w:tcPr>
            <w:tcW w:w="7761" w:type="dxa"/>
            <w:vAlign w:val="center"/>
          </w:tcPr>
          <w:p w:rsidR="00AB0641" w:rsidRPr="003824F2" w:rsidRDefault="00AB0641" w:rsidP="0047233C">
            <w:pPr>
              <w:jc w:val="left"/>
            </w:pPr>
            <w:r>
              <w:t>Operations Support System</w:t>
            </w:r>
          </w:p>
        </w:tc>
      </w:tr>
      <w:tr w:rsidR="00AB0641" w:rsidTr="0047233C">
        <w:tc>
          <w:tcPr>
            <w:tcW w:w="1526" w:type="dxa"/>
            <w:vAlign w:val="center"/>
          </w:tcPr>
          <w:p w:rsidR="00AB0641" w:rsidRDefault="00AB0641" w:rsidP="0047233C">
            <w:pPr>
              <w:jc w:val="left"/>
            </w:pPr>
            <w:r>
              <w:t>BSS</w:t>
            </w:r>
          </w:p>
        </w:tc>
        <w:tc>
          <w:tcPr>
            <w:tcW w:w="7761" w:type="dxa"/>
            <w:vAlign w:val="center"/>
          </w:tcPr>
          <w:p w:rsidR="00AB0641" w:rsidRDefault="00AB0641" w:rsidP="0047233C">
            <w:pPr>
              <w:jc w:val="left"/>
            </w:pPr>
            <w:r w:rsidRPr="003824F2">
              <w:t> </w:t>
            </w:r>
            <w:hyperlink r:id="rId10" w:tooltip="Business support system" w:history="1">
              <w:r w:rsidRPr="003824F2">
                <w:t>business support systems</w:t>
              </w:r>
            </w:hyperlink>
          </w:p>
        </w:tc>
      </w:tr>
      <w:tr w:rsidR="00AB0641" w:rsidTr="0047233C">
        <w:tc>
          <w:tcPr>
            <w:tcW w:w="1526" w:type="dxa"/>
            <w:vAlign w:val="center"/>
          </w:tcPr>
          <w:p w:rsidR="00AB0641" w:rsidRDefault="00AB0641" w:rsidP="0047233C">
            <w:pPr>
              <w:jc w:val="left"/>
            </w:pPr>
            <w:r>
              <w:t>RCS</w:t>
            </w:r>
          </w:p>
        </w:tc>
        <w:tc>
          <w:tcPr>
            <w:tcW w:w="7761" w:type="dxa"/>
            <w:vAlign w:val="center"/>
          </w:tcPr>
          <w:p w:rsidR="00AB0641" w:rsidRPr="003824F2" w:rsidRDefault="00AB0641" w:rsidP="0047233C">
            <w:pPr>
              <w:jc w:val="left"/>
            </w:pPr>
            <w:r w:rsidRPr="003824F2">
              <w:t>Rich Communication Services</w:t>
            </w:r>
          </w:p>
        </w:tc>
      </w:tr>
      <w:tr w:rsidR="00AB0641" w:rsidTr="0047233C">
        <w:tc>
          <w:tcPr>
            <w:tcW w:w="1526" w:type="dxa"/>
            <w:vAlign w:val="center"/>
          </w:tcPr>
          <w:p w:rsidR="00AB0641" w:rsidRDefault="00AB0641" w:rsidP="0047233C">
            <w:pPr>
              <w:jc w:val="left"/>
            </w:pPr>
            <w:r>
              <w:t>UC</w:t>
            </w:r>
          </w:p>
        </w:tc>
        <w:tc>
          <w:tcPr>
            <w:tcW w:w="7761" w:type="dxa"/>
            <w:vAlign w:val="center"/>
          </w:tcPr>
          <w:p w:rsidR="00AB0641" w:rsidRPr="003824F2" w:rsidRDefault="00AB0641" w:rsidP="0047233C">
            <w:pPr>
              <w:jc w:val="left"/>
            </w:pPr>
            <w:r>
              <w:t>Unified Communications</w:t>
            </w:r>
          </w:p>
        </w:tc>
      </w:tr>
      <w:tr w:rsidR="00AB0641" w:rsidTr="0047233C">
        <w:tc>
          <w:tcPr>
            <w:tcW w:w="1526" w:type="dxa"/>
            <w:vAlign w:val="center"/>
          </w:tcPr>
          <w:p w:rsidR="00AB0641" w:rsidRDefault="00AB0641" w:rsidP="0047233C">
            <w:pPr>
              <w:jc w:val="left"/>
            </w:pPr>
            <w:r>
              <w:t>CRM</w:t>
            </w:r>
          </w:p>
        </w:tc>
        <w:tc>
          <w:tcPr>
            <w:tcW w:w="7761" w:type="dxa"/>
            <w:vAlign w:val="center"/>
          </w:tcPr>
          <w:p w:rsidR="00AB0641" w:rsidRDefault="006020F6" w:rsidP="0047233C">
            <w:pPr>
              <w:jc w:val="left"/>
            </w:pPr>
            <w:hyperlink r:id="rId11" w:tooltip="Customer relationship management" w:history="1">
              <w:r w:rsidR="00AB0641">
                <w:t>Customer R</w:t>
              </w:r>
              <w:r w:rsidR="00AB0641" w:rsidRPr="003824F2">
                <w:t xml:space="preserve">elationship </w:t>
              </w:r>
              <w:r w:rsidR="00AB0641">
                <w:t>M</w:t>
              </w:r>
              <w:r w:rsidR="00AB0641" w:rsidRPr="003824F2">
                <w:t>anagement</w:t>
              </w:r>
            </w:hyperlink>
          </w:p>
        </w:tc>
      </w:tr>
      <w:tr w:rsidR="00AB0641" w:rsidTr="0047233C">
        <w:tc>
          <w:tcPr>
            <w:tcW w:w="1526" w:type="dxa"/>
            <w:vAlign w:val="center"/>
          </w:tcPr>
          <w:p w:rsidR="00AB0641" w:rsidRDefault="00AB0641" w:rsidP="0047233C">
            <w:pPr>
              <w:jc w:val="left"/>
            </w:pPr>
            <w:r>
              <w:t>JSONoWS</w:t>
            </w:r>
          </w:p>
        </w:tc>
        <w:tc>
          <w:tcPr>
            <w:tcW w:w="7761" w:type="dxa"/>
            <w:vAlign w:val="center"/>
          </w:tcPr>
          <w:p w:rsidR="00AB0641" w:rsidRDefault="00AB0641" w:rsidP="0047233C">
            <w:pPr>
              <w:jc w:val="left"/>
            </w:pPr>
            <w:r>
              <w:t>JSON over Web Sockets</w:t>
            </w:r>
          </w:p>
        </w:tc>
      </w:tr>
      <w:tr w:rsidR="00AB0641" w:rsidTr="0047233C">
        <w:tc>
          <w:tcPr>
            <w:tcW w:w="1526" w:type="dxa"/>
            <w:vAlign w:val="center"/>
          </w:tcPr>
          <w:p w:rsidR="00AB0641" w:rsidRDefault="00AB0641" w:rsidP="0047233C">
            <w:pPr>
              <w:jc w:val="left"/>
            </w:pPr>
            <w:r>
              <w:t>IdP</w:t>
            </w:r>
          </w:p>
        </w:tc>
        <w:tc>
          <w:tcPr>
            <w:tcW w:w="7761" w:type="dxa"/>
            <w:vAlign w:val="center"/>
          </w:tcPr>
          <w:p w:rsidR="00AB0641" w:rsidRDefault="00AB0641" w:rsidP="0047233C">
            <w:pPr>
              <w:jc w:val="left"/>
            </w:pPr>
            <w:r>
              <w:t>Identity Provider</w:t>
            </w:r>
          </w:p>
        </w:tc>
      </w:tr>
      <w:tr w:rsidR="00AB0641" w:rsidTr="0047233C">
        <w:tc>
          <w:tcPr>
            <w:tcW w:w="1526" w:type="dxa"/>
            <w:vAlign w:val="center"/>
          </w:tcPr>
          <w:p w:rsidR="00AB0641" w:rsidRDefault="00AB0641" w:rsidP="0047233C">
            <w:pPr>
              <w:jc w:val="left"/>
            </w:pPr>
            <w:r w:rsidRPr="0018372B">
              <w:t>TCB</w:t>
            </w:r>
          </w:p>
        </w:tc>
        <w:tc>
          <w:tcPr>
            <w:tcW w:w="7761" w:type="dxa"/>
            <w:vAlign w:val="center"/>
          </w:tcPr>
          <w:p w:rsidR="00AB0641" w:rsidRDefault="00AB0641" w:rsidP="0047233C">
            <w:pPr>
              <w:jc w:val="left"/>
            </w:pPr>
            <w:r>
              <w:t>Trusted Computing Base</w:t>
            </w:r>
          </w:p>
        </w:tc>
      </w:tr>
      <w:tr w:rsidR="00AB0641" w:rsidTr="0047233C">
        <w:tc>
          <w:tcPr>
            <w:tcW w:w="1526" w:type="dxa"/>
            <w:vAlign w:val="center"/>
          </w:tcPr>
          <w:p w:rsidR="00AB0641" w:rsidRPr="0018372B" w:rsidRDefault="00AB0641" w:rsidP="0047233C">
            <w:pPr>
              <w:jc w:val="left"/>
            </w:pPr>
            <w:r>
              <w:t>PDP</w:t>
            </w:r>
          </w:p>
        </w:tc>
        <w:tc>
          <w:tcPr>
            <w:tcW w:w="7761" w:type="dxa"/>
            <w:vAlign w:val="center"/>
          </w:tcPr>
          <w:p w:rsidR="00AB0641" w:rsidRDefault="00AB0641" w:rsidP="0047233C">
            <w:pPr>
              <w:jc w:val="left"/>
            </w:pPr>
            <w:r>
              <w:t xml:space="preserve">Policy Decision Point </w:t>
            </w:r>
          </w:p>
        </w:tc>
      </w:tr>
      <w:tr w:rsidR="00AB0641" w:rsidTr="0047233C">
        <w:tc>
          <w:tcPr>
            <w:tcW w:w="1526" w:type="dxa"/>
            <w:vAlign w:val="center"/>
          </w:tcPr>
          <w:p w:rsidR="00AB0641" w:rsidRDefault="00AB0641" w:rsidP="0047233C">
            <w:pPr>
              <w:jc w:val="left"/>
            </w:pPr>
            <w:r>
              <w:t>PEP</w:t>
            </w:r>
          </w:p>
        </w:tc>
        <w:tc>
          <w:tcPr>
            <w:tcW w:w="7761" w:type="dxa"/>
            <w:vAlign w:val="center"/>
          </w:tcPr>
          <w:p w:rsidR="00AB0641" w:rsidRDefault="00AB0641" w:rsidP="0047233C">
            <w:pPr>
              <w:jc w:val="left"/>
            </w:pPr>
            <w:r>
              <w:t>Policy Enforcement Point</w:t>
            </w:r>
          </w:p>
        </w:tc>
      </w:tr>
    </w:tbl>
    <w:p w:rsidR="00775887" w:rsidRDefault="00775887">
      <w:pPr>
        <w:rPr>
          <w:rFonts w:cs="Arial"/>
        </w:rPr>
      </w:pPr>
    </w:p>
    <w:p w:rsidR="0079438F" w:rsidRDefault="0079438F" w:rsidP="0079438F">
      <w:pPr>
        <w:pStyle w:val="Heading1"/>
      </w:pPr>
      <w:bookmarkStart w:id="25" w:name="_Toc443159172"/>
      <w:r>
        <w:lastRenderedPageBreak/>
        <w:t>Introduction</w:t>
      </w:r>
      <w:bookmarkEnd w:id="25"/>
    </w:p>
    <w:p w:rsidR="0079438F" w:rsidRDefault="0079438F" w:rsidP="0079438F">
      <w:pPr>
        <w:pStyle w:val="Heading2"/>
      </w:pPr>
      <w:bookmarkStart w:id="26" w:name="_Toc443159173"/>
      <w:r>
        <w:t>Objectives and Overview</w:t>
      </w:r>
      <w:bookmarkEnd w:id="26"/>
    </w:p>
    <w:p w:rsidR="009437D5" w:rsidRDefault="009437D5" w:rsidP="009437D5">
      <w:proofErr w:type="gramStart"/>
      <w:r>
        <w:t>Project reTHINK</w:t>
      </w:r>
      <w:proofErr w:type="gramEnd"/>
      <w:r>
        <w:t xml:space="preserve"> aims to demonstrate a radical new way to develop and deliver real time communication services. </w:t>
      </w:r>
      <w:proofErr w:type="gramStart"/>
      <w:r>
        <w:t>reTHINK</w:t>
      </w:r>
      <w:proofErr w:type="gramEnd"/>
      <w:r>
        <w:t xml:space="preserve"> concepts and architecture follows edge computing principles </w:t>
      </w:r>
      <w:r w:rsidR="006020F6">
        <w:fldChar w:fldCharType="begin"/>
      </w:r>
      <w:ins w:id="27" w:author="Author">
        <w:r>
          <w:instrText xml:space="preserve"> </w:instrText>
        </w:r>
      </w:ins>
      <w:r>
        <w:instrText>REF _Ref443156568 \r \h</w:instrText>
      </w:r>
      <w:ins w:id="28" w:author="Author">
        <w:r>
          <w:instrText xml:space="preserve"> </w:instrText>
        </w:r>
      </w:ins>
      <w:r w:rsidR="006020F6">
        <w:fldChar w:fldCharType="separate"/>
      </w:r>
      <w:r>
        <w:t>[18]</w:t>
      </w:r>
      <w:r w:rsidR="006020F6">
        <w:fldChar w:fldCharType="end"/>
      </w:r>
      <w:r>
        <w:t xml:space="preserve"> pushing as much as possible the Business logic to end-user devices and network edge servers. </w:t>
      </w:r>
      <w:proofErr w:type="gramStart"/>
      <w:r>
        <w:t>reTHINK</w:t>
      </w:r>
      <w:proofErr w:type="gramEnd"/>
      <w:r>
        <w:t xml:space="preserve"> Business Capabilities are provided by cooperative Microservices </w:t>
      </w:r>
      <w:r w:rsidR="006020F6">
        <w:fldChar w:fldCharType="begin"/>
      </w:r>
      <w:ins w:id="29" w:author="Author">
        <w:r>
          <w:instrText xml:space="preserve"> </w:instrText>
        </w:r>
      </w:ins>
      <w:r>
        <w:instrText>REF _Ref443156506 \r \h</w:instrText>
      </w:r>
      <w:ins w:id="30" w:author="Author">
        <w:r>
          <w:instrText xml:space="preserve"> </w:instrText>
        </w:r>
      </w:ins>
      <w:r w:rsidR="006020F6">
        <w:fldChar w:fldCharType="separate"/>
      </w:r>
      <w:r>
        <w:t>[17]</w:t>
      </w:r>
      <w:r w:rsidR="006020F6">
        <w:fldChar w:fldCharType="end"/>
      </w:r>
      <w:r>
        <w:t xml:space="preserve"> executing on behalf of users called Hyperlinked Entities, named Hyperties. Hyperties are independently deployable components</w:t>
      </w:r>
      <w:ins w:id="31" w:author="Author">
        <w:r>
          <w:t>,</w:t>
        </w:r>
      </w:ins>
      <w:r>
        <w:t xml:space="preserve"> each one providing a small set of business capabilities, using the smart endpoints and dumb pipes philosophy. Billions of devices are already Hyperty-enabled and ready to participate in a reTHINK ecosystem, since Hyperties are programmed in Javascript ECMA5/6. The User Identity associated to </w:t>
      </w:r>
      <w:proofErr w:type="gramStart"/>
      <w:r>
        <w:t>a Hyperty</w:t>
      </w:r>
      <w:proofErr w:type="gramEnd"/>
      <w:r>
        <w:t xml:space="preserve"> is decoupled from the Hyperty Service Provider through WebRTC Identity Management mechanisms.</w:t>
      </w:r>
    </w:p>
    <w:p w:rsidR="00A51C62" w:rsidRDefault="0079438F" w:rsidP="00A51C62">
      <w:pPr>
        <w:keepNext/>
        <w:jc w:val="center"/>
      </w:pPr>
      <w:r>
        <w:rPr>
          <w:noProof/>
          <w:lang w:val="en-US" w:eastAsia="en-US"/>
        </w:rPr>
        <w:drawing>
          <wp:inline distT="0" distB="0" distL="0" distR="0">
            <wp:extent cx="2913126" cy="5869096"/>
            <wp:effectExtent l="19050" t="0" r="1524"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WP3-scope.png"/>
                    <pic:cNvPicPr>
                      <a:picLocks noChangeAspect="1" noChangeArrowheads="1"/>
                    </pic:cNvPicPr>
                  </pic:nvPicPr>
                  <pic:blipFill>
                    <a:blip r:embed="rId12" cstate="print"/>
                    <a:stretch>
                      <a:fillRect/>
                    </a:stretch>
                  </pic:blipFill>
                  <pic:spPr bwMode="auto">
                    <a:xfrm>
                      <a:off x="0" y="0"/>
                      <a:ext cx="2913752" cy="5870357"/>
                    </a:xfrm>
                    <a:prstGeom prst="rect">
                      <a:avLst/>
                    </a:prstGeom>
                    <a:noFill/>
                    <a:ln w="9525">
                      <a:noFill/>
                      <a:headEnd/>
                      <a:tailEnd/>
                    </a:ln>
                  </pic:spPr>
                </pic:pic>
              </a:graphicData>
            </a:graphic>
          </wp:inline>
        </w:drawing>
      </w:r>
    </w:p>
    <w:p w:rsidR="0079438F" w:rsidRDefault="00A51C62" w:rsidP="00A51C62">
      <w:pPr>
        <w:pStyle w:val="Caption"/>
      </w:pPr>
      <w:r>
        <w:t xml:space="preserve">Figure </w:t>
      </w:r>
      <w:fldSimple w:instr=" SEQ Figure \* ARABIC ">
        <w:r w:rsidR="003E2381">
          <w:rPr>
            <w:noProof/>
          </w:rPr>
          <w:t>1</w:t>
        </w:r>
      </w:fldSimple>
      <w:r>
        <w:t xml:space="preserve"> - </w:t>
      </w:r>
      <w:r w:rsidR="0079438F">
        <w:t>Core Framework Components scope in reTHINK Architecture</w:t>
      </w:r>
    </w:p>
    <w:p w:rsidR="00D722E8" w:rsidRDefault="009437D5">
      <w:pPr>
        <w:pStyle w:val="BodyText"/>
        <w:pPrChange w:id="32" w:author="Author">
          <w:pPr>
            <w:pStyle w:val="Cuerpodetexto"/>
          </w:pPr>
        </w:pPrChange>
      </w:pPr>
      <w:bookmarkStart w:id="33" w:name="_Toc443159174"/>
      <w:r>
        <w:lastRenderedPageBreak/>
        <w:t xml:space="preserve">This deliverable accompanies the initial release of the Core Framework components published in reTHINK Github </w:t>
      </w:r>
      <w:proofErr w:type="gramStart"/>
      <w:r>
        <w:t>repositories</w:t>
      </w:r>
      <w:proofErr w:type="gramEnd"/>
      <w:r w:rsidR="006020F6">
        <w:fldChar w:fldCharType="begin"/>
      </w:r>
      <w:ins w:id="34" w:author="Author">
        <w:r>
          <w:instrText xml:space="preserve"> </w:instrText>
        </w:r>
      </w:ins>
      <w:r>
        <w:instrText>REF _Ref443156200 \r \h</w:instrText>
      </w:r>
      <w:ins w:id="35" w:author="Author">
        <w:r>
          <w:instrText xml:space="preserve"> </w:instrText>
        </w:r>
      </w:ins>
      <w:r w:rsidR="006020F6">
        <w:fldChar w:fldCharType="separate"/>
      </w:r>
      <w:r>
        <w:t>[1]</w:t>
      </w:r>
      <w:r w:rsidR="006020F6">
        <w:fldChar w:fldCharType="end"/>
      </w:r>
      <w:r>
        <w:t xml:space="preserve">. The implementation of Core Framework components follows </w:t>
      </w:r>
      <w:proofErr w:type="gramStart"/>
      <w:r>
        <w:t>D2.1</w:t>
      </w:r>
      <w:proofErr w:type="gramEnd"/>
      <w:r w:rsidR="006020F6">
        <w:fldChar w:fldCharType="begin"/>
      </w:r>
      <w:ins w:id="36" w:author="Author">
        <w:r>
          <w:instrText xml:space="preserve"> </w:instrText>
        </w:r>
      </w:ins>
      <w:r>
        <w:instrText>REF _Ref443156199 \r \h</w:instrText>
      </w:r>
      <w:ins w:id="37" w:author="Author">
        <w:r>
          <w:instrText xml:space="preserve"> </w:instrText>
        </w:r>
      </w:ins>
      <w:r w:rsidR="006020F6">
        <w:fldChar w:fldCharType="separate"/>
      </w:r>
      <w:r>
        <w:t>[2]</w:t>
      </w:r>
      <w:r w:rsidR="006020F6">
        <w:fldChar w:fldCharType="end"/>
      </w:r>
      <w:r>
        <w:t xml:space="preserve"> reTHINK Architecture design, D2.2 reTHINK Data Models </w:t>
      </w:r>
      <w:r w:rsidR="006020F6">
        <w:fldChar w:fldCharType="begin"/>
      </w:r>
      <w:ins w:id="38" w:author="Author">
        <w:r>
          <w:instrText xml:space="preserve"> </w:instrText>
        </w:r>
      </w:ins>
      <w:r>
        <w:instrText>REF _Ref443156201 \r \h</w:instrText>
      </w:r>
      <w:ins w:id="39" w:author="Author">
        <w:r>
          <w:instrText xml:space="preserve"> </w:instrText>
        </w:r>
      </w:ins>
      <w:r w:rsidR="006020F6">
        <w:fldChar w:fldCharType="separate"/>
      </w:r>
      <w:r>
        <w:t>[3]</w:t>
      </w:r>
      <w:r w:rsidR="006020F6">
        <w:fldChar w:fldCharType="end"/>
      </w:r>
      <w:r>
        <w:t xml:space="preserve"> and D3.1 Core Framework detailed specification </w:t>
      </w:r>
      <w:r w:rsidR="006020F6">
        <w:fldChar w:fldCharType="begin"/>
      </w:r>
      <w:ins w:id="40" w:author="Author">
        <w:r>
          <w:instrText xml:space="preserve"> </w:instrText>
        </w:r>
      </w:ins>
      <w:r>
        <w:instrText>REF _Ref443156202 \r \h</w:instrText>
      </w:r>
      <w:ins w:id="41" w:author="Author">
        <w:r>
          <w:instrText xml:space="preserve"> </w:instrText>
        </w:r>
      </w:ins>
      <w:r w:rsidR="006020F6">
        <w:fldChar w:fldCharType="separate"/>
      </w:r>
      <w:r>
        <w:t>[4]</w:t>
      </w:r>
      <w:r w:rsidR="006020F6">
        <w:fldChar w:fldCharType="end"/>
      </w:r>
      <w:r>
        <w:t xml:space="preserve">. Phase 1 of the Core Framework includes the Hyperty Runtime (Core Runtime </w:t>
      </w:r>
      <w:proofErr w:type="gramStart"/>
      <w:r>
        <w:t>Components</w:t>
      </w:r>
      <w:proofErr w:type="gramEnd"/>
      <w:r w:rsidR="006020F6">
        <w:fldChar w:fldCharType="begin"/>
      </w:r>
      <w:ins w:id="42" w:author="Author">
        <w:r>
          <w:instrText xml:space="preserve"> </w:instrText>
        </w:r>
      </w:ins>
      <w:r>
        <w:instrText>REF _Ref443156208 \r \h</w:instrText>
      </w:r>
      <w:ins w:id="43" w:author="Author">
        <w:r>
          <w:instrText xml:space="preserve"> </w:instrText>
        </w:r>
      </w:ins>
      <w:r w:rsidR="006020F6">
        <w:fldChar w:fldCharType="separate"/>
      </w:r>
      <w:r>
        <w:t>[7]</w:t>
      </w:r>
      <w:r w:rsidR="006020F6">
        <w:fldChar w:fldCharType="end"/>
      </w:r>
      <w:r>
        <w:t xml:space="preserve"> that were reused in Hyperty Browser Runtime</w:t>
      </w:r>
      <w:r w:rsidR="006020F6">
        <w:fldChar w:fldCharType="begin"/>
      </w:r>
      <w:ins w:id="44" w:author="Author">
        <w:r>
          <w:instrText xml:space="preserve"> </w:instrText>
        </w:r>
      </w:ins>
      <w:r>
        <w:instrText>REF _Ref443156209 \r \h</w:instrText>
      </w:r>
      <w:ins w:id="45" w:author="Author">
        <w:r>
          <w:instrText xml:space="preserve"> </w:instrText>
        </w:r>
      </w:ins>
      <w:r w:rsidR="006020F6">
        <w:fldChar w:fldCharType="separate"/>
      </w:r>
      <w:r>
        <w:t>[8]</w:t>
      </w:r>
      <w:r w:rsidR="006020F6">
        <w:fldChar w:fldCharType="end"/>
      </w:r>
      <w:r>
        <w:t xml:space="preserve"> and Hyperty NodeJS Runtime</w:t>
      </w:r>
      <w:r w:rsidR="006020F6">
        <w:fldChar w:fldCharType="begin"/>
      </w:r>
      <w:ins w:id="46" w:author="Author">
        <w:r>
          <w:instrText xml:space="preserve"> </w:instrText>
        </w:r>
      </w:ins>
      <w:r>
        <w:instrText>REF _Ref443156210 \r \h</w:instrText>
      </w:r>
      <w:ins w:id="47" w:author="Author">
        <w:r>
          <w:instrText xml:space="preserve"> </w:instrText>
        </w:r>
      </w:ins>
      <w:r w:rsidR="006020F6">
        <w:fldChar w:fldCharType="separate"/>
      </w:r>
      <w:r>
        <w:t>[9]</w:t>
      </w:r>
      <w:r w:rsidR="006020F6">
        <w:fldChar w:fldCharType="end"/>
      </w:r>
      <w:r>
        <w:t>) and three Message Node implementations: Vertx Message Node</w:t>
      </w:r>
      <w:r w:rsidR="006020F6">
        <w:fldChar w:fldCharType="begin"/>
      </w:r>
      <w:ins w:id="48" w:author="Author">
        <w:r>
          <w:instrText xml:space="preserve"> </w:instrText>
        </w:r>
      </w:ins>
      <w:r>
        <w:instrText>REF _Ref443156207 \r \h</w:instrText>
      </w:r>
      <w:ins w:id="49" w:author="Author">
        <w:r>
          <w:instrText xml:space="preserve"> </w:instrText>
        </w:r>
      </w:ins>
      <w:r w:rsidR="006020F6">
        <w:fldChar w:fldCharType="separate"/>
      </w:r>
      <w:r>
        <w:t>[10]</w:t>
      </w:r>
      <w:r w:rsidR="006020F6">
        <w:fldChar w:fldCharType="end"/>
      </w:r>
      <w:r>
        <w:t>, Matrix Message Node</w:t>
      </w:r>
      <w:r w:rsidR="006020F6">
        <w:fldChar w:fldCharType="begin"/>
      </w:r>
      <w:ins w:id="50" w:author="Author">
        <w:r>
          <w:instrText xml:space="preserve"> </w:instrText>
        </w:r>
      </w:ins>
      <w:r>
        <w:instrText>REF _Ref443156211 \r \h</w:instrText>
      </w:r>
      <w:ins w:id="51" w:author="Author">
        <w:r>
          <w:instrText xml:space="preserve"> </w:instrText>
        </w:r>
      </w:ins>
      <w:r w:rsidR="006020F6">
        <w:fldChar w:fldCharType="separate"/>
      </w:r>
      <w:r>
        <w:t>[11]</w:t>
      </w:r>
      <w:r w:rsidR="006020F6">
        <w:fldChar w:fldCharType="end"/>
      </w:r>
      <w:r>
        <w:t xml:space="preserve"> and NodeJS Message Node</w:t>
      </w:r>
      <w:r w:rsidR="006020F6">
        <w:fldChar w:fldCharType="begin"/>
      </w:r>
      <w:ins w:id="52" w:author="Author">
        <w:r>
          <w:instrText xml:space="preserve"> </w:instrText>
        </w:r>
      </w:ins>
      <w:r>
        <w:instrText>REF _Ref443156212 \r \h</w:instrText>
      </w:r>
      <w:ins w:id="53" w:author="Author">
        <w:r>
          <w:instrText xml:space="preserve"> </w:instrText>
        </w:r>
      </w:ins>
      <w:r w:rsidR="006020F6">
        <w:fldChar w:fldCharType="separate"/>
      </w:r>
      <w:r>
        <w:t>[12]</w:t>
      </w:r>
      <w:r w:rsidR="006020F6">
        <w:fldChar w:fldCharType="end"/>
      </w:r>
      <w:r>
        <w:t xml:space="preserve">. Finally, the Hyperty Service </w:t>
      </w:r>
      <w:proofErr w:type="gramStart"/>
      <w:r>
        <w:t>Framework</w:t>
      </w:r>
      <w:proofErr w:type="gramEnd"/>
      <w:r w:rsidR="006020F6">
        <w:fldChar w:fldCharType="begin"/>
      </w:r>
      <w:ins w:id="54" w:author="Author">
        <w:r>
          <w:instrText xml:space="preserve"> </w:instrText>
        </w:r>
      </w:ins>
      <w:r>
        <w:instrText>REF _Ref443156213 \r \h</w:instrText>
      </w:r>
      <w:ins w:id="55" w:author="Author">
        <w:r>
          <w:instrText xml:space="preserve"> </w:instrText>
        </w:r>
      </w:ins>
      <w:r w:rsidR="006020F6">
        <w:fldChar w:fldCharType="separate"/>
      </w:r>
      <w:r>
        <w:t>[13]</w:t>
      </w:r>
      <w:r w:rsidR="006020F6">
        <w:fldChar w:fldCharType="end"/>
      </w:r>
      <w:r>
        <w:t xml:space="preserve"> is also released featuring a comprehensive set of application program interfaces (APIs) and JavaScript libraries to facilitate the development of Hyperties. A full suite of documentation specially written to facilitate reTHINK embracing by web developers, which is also published in GitHub pages, is included in this report, as well as the update of the main specification of reTHINK Core Framework components provided in D3.1, according to feedback taken from the implementation activity.</w:t>
      </w:r>
    </w:p>
    <w:p w:rsidR="00D722E8" w:rsidRDefault="009437D5">
      <w:pPr>
        <w:pStyle w:val="BodyText"/>
        <w:pPrChange w:id="56" w:author="Author">
          <w:pPr>
            <w:pStyle w:val="Cuerpodetexto"/>
          </w:pPr>
        </w:pPrChange>
      </w:pPr>
      <w:r>
        <w:t>It should be noted that the Network Platform components supporting Specialised Network Services will be released later in D3.4, as originally planned. This means, Use Cases featuring QoS will only be released in Phase 2. The final specification for Messaging Node and Hyperty Runtime will be reported in D3.3 (Hyperty Runtime and Hyperty Messaging Node Phase 2 – Dec 2016).</w:t>
      </w:r>
    </w:p>
    <w:p w:rsidR="00D722E8" w:rsidRDefault="009437D5">
      <w:pPr>
        <w:pStyle w:val="BodyText"/>
        <w:pPrChange w:id="57" w:author="Author">
          <w:pPr>
            <w:pStyle w:val="Cuerpodetexto"/>
          </w:pPr>
        </w:pPrChange>
      </w:pPr>
      <w:r>
        <w:t xml:space="preserve">This deliverable complements deliverable D4.2 (Management and Security features implementation </w:t>
      </w:r>
      <w:r w:rsidR="006020F6">
        <w:fldChar w:fldCharType="begin"/>
      </w:r>
      <w:ins w:id="58" w:author="Author">
        <w:r>
          <w:instrText xml:space="preserve"> </w:instrText>
        </w:r>
      </w:ins>
      <w:r>
        <w:instrText>REF _Ref443156203 \r \h</w:instrText>
      </w:r>
      <w:ins w:id="59" w:author="Author">
        <w:r>
          <w:instrText xml:space="preserve"> </w:instrText>
        </w:r>
      </w:ins>
      <w:r w:rsidR="006020F6">
        <w:fldChar w:fldCharType="separate"/>
      </w:r>
      <w:r>
        <w:t>[6]</w:t>
      </w:r>
      <w:r w:rsidR="006020F6">
        <w:fldChar w:fldCharType="end"/>
      </w:r>
      <w:r>
        <w:t>), which accompanies Phase 1 release of reTHINK Support Services.</w:t>
      </w:r>
    </w:p>
    <w:p w:rsidR="0079438F" w:rsidRDefault="0079438F" w:rsidP="0079438F">
      <w:pPr>
        <w:pStyle w:val="Heading2"/>
      </w:pPr>
      <w:r>
        <w:t>Structure</w:t>
      </w:r>
      <w:bookmarkEnd w:id="33"/>
    </w:p>
    <w:p w:rsidR="009437D5" w:rsidRDefault="009437D5" w:rsidP="009437D5">
      <w:bookmarkStart w:id="60" w:name="_Toc443159175"/>
      <w:r>
        <w:t>This report starts with an introduction followed by a set of Tutorials (Chapter 2) targeting reTHINK Web Developers are provided. In Chapter 3,</w:t>
      </w:r>
      <w:r w:rsidR="00D15C07">
        <w:t xml:space="preserve"> a summary of major changes done in the original </w:t>
      </w:r>
      <w:proofErr w:type="gramStart"/>
      <w:r w:rsidR="00D15C07">
        <w:t>specification</w:t>
      </w:r>
      <w:r>
        <w:t>,</w:t>
      </w:r>
      <w:proofErr w:type="gramEnd"/>
      <w:r>
        <w:t xml:space="preserve"> is </w:t>
      </w:r>
      <w:r w:rsidR="00D15C07">
        <w:t>given</w:t>
      </w:r>
      <w:r>
        <w:t xml:space="preserve">. The Documentation of Phase 1 Core Framework </w:t>
      </w:r>
      <w:proofErr w:type="gramStart"/>
      <w:r>
        <w:t>components is</w:t>
      </w:r>
      <w:proofErr w:type="gramEnd"/>
      <w:r>
        <w:t xml:space="preserve"> provided as annexes including API documentation.</w:t>
      </w:r>
    </w:p>
    <w:p w:rsidR="0079438F" w:rsidRDefault="0079438F" w:rsidP="0079438F">
      <w:pPr>
        <w:pStyle w:val="Heading1"/>
      </w:pPr>
      <w:r>
        <w:lastRenderedPageBreak/>
        <w:t>Tutorials</w:t>
      </w:r>
      <w:bookmarkEnd w:id="60"/>
    </w:p>
    <w:p w:rsidR="009437D5" w:rsidRDefault="009437D5" w:rsidP="009437D5">
      <w:r>
        <w:t>This chapter provides the full set of documentation targeting external developers that is published in reTHINK Github together with the</w:t>
      </w:r>
      <w:r w:rsidR="00AF4350">
        <w:t xml:space="preserve"> Hyperty Service Framework</w:t>
      </w:r>
      <w:r>
        <w:t xml:space="preserve"> </w:t>
      </w:r>
      <w:r w:rsidR="00AF4350">
        <w:t>source code</w:t>
      </w:r>
      <w:r>
        <w:t>.</w:t>
      </w:r>
      <w:r w:rsidR="00D15C07">
        <w:t xml:space="preserve"> These documents will be updated and completed along the implementation of phase 1 demonstration scenarios.</w:t>
      </w:r>
      <w:r>
        <w:t xml:space="preserve"> A getting started document is provided followed by an overview of the Hyperty Concept, the Messaging Framework used to support Hyperty's interaction, the higher level Data Synchronisation Reporter - Observer communication mechanism, as well as the Hyperty Trust and Security Model. Then, detailed Tutorials are provided to guide on the development of Hyperties, Applications and Message Nodes.</w:t>
      </w:r>
    </w:p>
    <w:p w:rsidR="0079438F" w:rsidRDefault="006020F6">
      <w:pPr>
        <w:pStyle w:val="Heading2"/>
      </w:pPr>
      <w:r w:rsidRPr="006020F6">
        <w:fldChar w:fldCharType="begin"/>
      </w:r>
      <w:r w:rsidR="0079438F">
        <w:instrText xml:space="preserve"> INCLUDETEXT "C:\\Projectos\\reTHINK\\WP3\\git\\core-framework\\docs\\deliverables\\d32\\D3.2-tutorials-start.docx" </w:instrText>
      </w:r>
      <w:r w:rsidRPr="006020F6">
        <w:fldChar w:fldCharType="separate"/>
      </w:r>
      <w:bookmarkStart w:id="61" w:name="_Toc443159176"/>
      <w:r w:rsidR="0079438F">
        <w:t>Getting Started</w:t>
      </w:r>
      <w:bookmarkEnd w:id="61"/>
    </w:p>
    <w:p w:rsidR="0079438F" w:rsidRDefault="0079438F">
      <w:r>
        <w:t xml:space="preserve">The reTHINK Framework is built around </w:t>
      </w:r>
      <w:hyperlink r:id="rId13">
        <w:r>
          <w:rPr>
            <w:rStyle w:val="Hyperlink"/>
          </w:rPr>
          <w:t>Hyperlinked Entities (hyperties)</w:t>
        </w:r>
      </w:hyperlink>
      <w:r>
        <w:t xml:space="preserve"> that leverages the protocol-on-the-fly (ProtoFly)</w:t>
      </w:r>
      <w:r w:rsidR="006020F6">
        <w:fldChar w:fldCharType="begin"/>
      </w:r>
      <w:r w:rsidR="004D4482">
        <w:instrText xml:space="preserve"> REF _Ref443156204 \r \h </w:instrText>
      </w:r>
      <w:r w:rsidR="006020F6">
        <w:fldChar w:fldCharType="separate"/>
      </w:r>
      <w:r w:rsidR="004D4482">
        <w:t>[14]</w:t>
      </w:r>
      <w:r w:rsidR="006020F6">
        <w:fldChar w:fldCharType="end"/>
      </w:r>
      <w:r>
        <w:t xml:space="preserve"> concept to avoid creating or modifying standard network protocols, but moving instead towards an API based flat service architecture. The reTHINK project envisages a global network of interconnected hyperties that are executed in web runtime environment on endpoints or edge-network servers. The reTHINK Framework functions are based on a series of such hyperties that are generated by the service provider, and are downloaded to the users’ endpoints. The hyperty modules represent a set of services that are stored in a Catalogue. The instantiated versions of these hyperties are registered in a Registry, which represents authenticated users who are available for in-coming connectivity service. Therefore, the Registry serves as a location manager and is used for user discovery. A user can be a human being, a group or, a connected object (e.g. building room with sensors). Users have independent identities that are maintained by Identity Providers (IdPs) that are independent organizations. On enquiry, these IdPs vouch for users’ authenticity and return the URL of the users’ domain, which enables finding destination users. The users’ identities are based on their personal and confidential data, which is verified by other solicited data, but such private information is only divulged under user-controlled privacy rules.</w:t>
      </w:r>
    </w:p>
    <w:p w:rsidR="0079438F" w:rsidRDefault="0079438F">
      <w:pPr>
        <w:pStyle w:val="BodyText"/>
      </w:pPr>
      <w:r>
        <w:t>In order to setup your own reTHINK Framework, you should install the following components (docker images available):</w:t>
      </w:r>
    </w:p>
    <w:p w:rsidR="0079438F" w:rsidRDefault="0079438F" w:rsidP="00EE5A91">
      <w:pPr>
        <w:numPr>
          <w:ilvl w:val="0"/>
          <w:numId w:val="19"/>
        </w:numPr>
      </w:pPr>
      <w:r>
        <w:t xml:space="preserve">the </w:t>
      </w:r>
      <w:hyperlink r:id="rId14">
        <w:r>
          <w:rPr>
            <w:rStyle w:val="Hyperlink"/>
          </w:rPr>
          <w:t>Hyperty Catalogue</w:t>
        </w:r>
      </w:hyperlink>
      <w:r w:rsidR="006020F6">
        <w:fldChar w:fldCharType="begin"/>
      </w:r>
      <w:r w:rsidR="004D4482">
        <w:instrText xml:space="preserve"> REF _Ref443156205 \r \h </w:instrText>
      </w:r>
      <w:r w:rsidR="006020F6">
        <w:fldChar w:fldCharType="separate"/>
      </w:r>
      <w:r w:rsidR="004D4482">
        <w:t>[15]</w:t>
      </w:r>
      <w:r w:rsidR="006020F6">
        <w:fldChar w:fldCharType="end"/>
      </w:r>
    </w:p>
    <w:p w:rsidR="0079438F" w:rsidRDefault="0079438F" w:rsidP="00EE5A91">
      <w:pPr>
        <w:numPr>
          <w:ilvl w:val="0"/>
          <w:numId w:val="19"/>
        </w:numPr>
      </w:pPr>
      <w:r>
        <w:t xml:space="preserve">the </w:t>
      </w:r>
      <w:hyperlink r:id="rId15">
        <w:r>
          <w:rPr>
            <w:rStyle w:val="Hyperlink"/>
          </w:rPr>
          <w:t>Hyperty Domain Registry</w:t>
        </w:r>
      </w:hyperlink>
      <w:r w:rsidR="006020F6">
        <w:fldChar w:fldCharType="begin"/>
      </w:r>
      <w:r w:rsidR="004D4482">
        <w:instrText xml:space="preserve"> REF _Ref443156206 \r \h </w:instrText>
      </w:r>
      <w:r w:rsidR="006020F6">
        <w:fldChar w:fldCharType="separate"/>
      </w:r>
      <w:r w:rsidR="004D4482">
        <w:t>[16]</w:t>
      </w:r>
      <w:r w:rsidR="006020F6">
        <w:fldChar w:fldCharType="end"/>
      </w:r>
    </w:p>
    <w:p w:rsidR="0079438F" w:rsidRDefault="0079438F" w:rsidP="00EE5A91">
      <w:pPr>
        <w:numPr>
          <w:ilvl w:val="0"/>
          <w:numId w:val="19"/>
        </w:numPr>
      </w:pPr>
      <w:proofErr w:type="gramStart"/>
      <w:r>
        <w:t xml:space="preserve">the </w:t>
      </w:r>
      <w:r w:rsidR="006020F6">
        <w:fldChar w:fldCharType="begin"/>
      </w:r>
      <w:proofErr w:type="gramEnd"/>
      <w:r w:rsidR="0012375D">
        <w:instrText>HYPERLINK "https://github.com/reTHINK-project/dev-msg-node-vertx" \h</w:instrText>
      </w:r>
      <w:r w:rsidR="006020F6">
        <w:fldChar w:fldCharType="separate"/>
      </w:r>
      <w:r>
        <w:rPr>
          <w:rStyle w:val="Hyperlink"/>
        </w:rPr>
        <w:t>Vertx Message Node</w:t>
      </w:r>
      <w:r w:rsidR="006020F6">
        <w:fldChar w:fldCharType="end"/>
      </w:r>
      <w:r w:rsidR="004D4482">
        <w:t xml:space="preserve"> </w:t>
      </w:r>
      <w:r w:rsidR="006020F6">
        <w:fldChar w:fldCharType="begin"/>
      </w:r>
      <w:r w:rsidR="004D4482">
        <w:instrText xml:space="preserve"> REF _Ref443156207 \r \h </w:instrText>
      </w:r>
      <w:r w:rsidR="006020F6">
        <w:fldChar w:fldCharType="separate"/>
      </w:r>
      <w:r w:rsidR="004D4482">
        <w:t>[10]</w:t>
      </w:r>
      <w:r w:rsidR="006020F6">
        <w:fldChar w:fldCharType="end"/>
      </w:r>
      <w:r>
        <w:t xml:space="preserve">. Other Message Nodes will be available including for </w:t>
      </w:r>
      <w:hyperlink r:id="rId16">
        <w:r>
          <w:rPr>
            <w:rStyle w:val="Hyperlink"/>
          </w:rPr>
          <w:t>Matrix</w:t>
        </w:r>
      </w:hyperlink>
      <w:r>
        <w:t xml:space="preserve"> and </w:t>
      </w:r>
      <w:proofErr w:type="gramStart"/>
      <w:r>
        <w:t xml:space="preserve">for </w:t>
      </w:r>
      <w:proofErr w:type="gramEnd"/>
      <w:r w:rsidR="006020F6">
        <w:fldChar w:fldCharType="begin"/>
      </w:r>
      <w:r w:rsidR="0012375D">
        <w:instrText>HYPERLINK "https://nodejs.org/en/" \h</w:instrText>
      </w:r>
      <w:r w:rsidR="006020F6">
        <w:fldChar w:fldCharType="separate"/>
      </w:r>
      <w:r>
        <w:rPr>
          <w:rStyle w:val="Hyperlink"/>
        </w:rPr>
        <w:t>NodeJS</w:t>
      </w:r>
      <w:r w:rsidR="006020F6">
        <w:fldChar w:fldCharType="end"/>
      </w:r>
      <w:r>
        <w:t>.</w:t>
      </w:r>
    </w:p>
    <w:p w:rsidR="0079438F" w:rsidRDefault="0079438F">
      <w:r>
        <w:t>Very soon a live public reTHINK environment will be provided, to let you publish and try your Hyperties or Apps without the need to install anything.</w:t>
      </w:r>
    </w:p>
    <w:p w:rsidR="0079438F" w:rsidRDefault="0079438F">
      <w:pPr>
        <w:pStyle w:val="Heading3"/>
      </w:pPr>
      <w:bookmarkStart w:id="62" w:name="_Toc443159177"/>
      <w:r>
        <w:t>How to contribute</w:t>
      </w:r>
      <w:bookmarkEnd w:id="62"/>
    </w:p>
    <w:p w:rsidR="0079438F" w:rsidRDefault="0079438F">
      <w:r>
        <w:t xml:space="preserve">This section provides guidelines on how to contribute to reTHINK Service Framework. Contributions to other reTHINK components should follow </w:t>
      </w:r>
      <w:proofErr w:type="gramStart"/>
      <w:r>
        <w:t>its own</w:t>
      </w:r>
      <w:proofErr w:type="gramEnd"/>
      <w:r>
        <w:t xml:space="preserve"> guidelines:</w:t>
      </w:r>
    </w:p>
    <w:p w:rsidR="0079438F" w:rsidRDefault="006020F6" w:rsidP="00EE5A91">
      <w:pPr>
        <w:numPr>
          <w:ilvl w:val="0"/>
          <w:numId w:val="19"/>
        </w:numPr>
      </w:pPr>
      <w:hyperlink r:id="rId17" w:anchor="developer-view">
        <w:r w:rsidR="0079438F">
          <w:rPr>
            <w:rStyle w:val="Hyperlink"/>
          </w:rPr>
          <w:t>Hyperty Core Runtime Development guidelines</w:t>
        </w:r>
      </w:hyperlink>
      <w:r w:rsidR="0079438F">
        <w:t>;</w:t>
      </w:r>
    </w:p>
    <w:p w:rsidR="0079438F" w:rsidRDefault="006020F6" w:rsidP="00EE5A91">
      <w:pPr>
        <w:numPr>
          <w:ilvl w:val="0"/>
          <w:numId w:val="19"/>
        </w:numPr>
      </w:pPr>
      <w:hyperlink r:id="rId18">
        <w:r w:rsidR="0079438F">
          <w:rPr>
            <w:rStyle w:val="Hyperlink"/>
          </w:rPr>
          <w:t>Hyperty Browser Runtime Development guidelines</w:t>
        </w:r>
      </w:hyperlink>
      <w:r w:rsidR="0079438F">
        <w:t>;</w:t>
      </w:r>
    </w:p>
    <w:p w:rsidR="0079438F" w:rsidRDefault="006020F6" w:rsidP="00EE5A91">
      <w:pPr>
        <w:numPr>
          <w:ilvl w:val="0"/>
          <w:numId w:val="19"/>
        </w:numPr>
      </w:pPr>
      <w:hyperlink r:id="rId19">
        <w:r w:rsidR="0079438F">
          <w:rPr>
            <w:rStyle w:val="Hyperlink"/>
          </w:rPr>
          <w:t>Hyperty Nodejs Runtime Development guidelines</w:t>
        </w:r>
      </w:hyperlink>
      <w:r w:rsidR="0079438F">
        <w:t>;</w:t>
      </w:r>
    </w:p>
    <w:p w:rsidR="0079438F" w:rsidRDefault="006020F6" w:rsidP="00EE5A91">
      <w:pPr>
        <w:numPr>
          <w:ilvl w:val="0"/>
          <w:numId w:val="19"/>
        </w:numPr>
      </w:pPr>
      <w:hyperlink r:id="rId20" w:anchor="browser-runtime">
        <w:r w:rsidR="0079438F">
          <w:rPr>
            <w:rStyle w:val="Hyperlink"/>
          </w:rPr>
          <w:t>Development guidelines for new Hyperty Runtime Platforms</w:t>
        </w:r>
      </w:hyperlink>
      <w:r w:rsidR="0079438F">
        <w:t>;</w:t>
      </w:r>
    </w:p>
    <w:p w:rsidR="0079438F" w:rsidRDefault="006020F6" w:rsidP="00EE5A91">
      <w:pPr>
        <w:numPr>
          <w:ilvl w:val="0"/>
          <w:numId w:val="19"/>
        </w:numPr>
      </w:pPr>
      <w:hyperlink r:id="rId21">
        <w:r w:rsidR="0079438F">
          <w:rPr>
            <w:rStyle w:val="Hyperlink"/>
          </w:rPr>
          <w:t>Vertx Message Node Development guidelines</w:t>
        </w:r>
      </w:hyperlink>
      <w:r w:rsidR="0079438F">
        <w:t>;</w:t>
      </w:r>
    </w:p>
    <w:p w:rsidR="0079438F" w:rsidRDefault="006020F6" w:rsidP="00EE5A91">
      <w:pPr>
        <w:numPr>
          <w:ilvl w:val="0"/>
          <w:numId w:val="19"/>
        </w:numPr>
      </w:pPr>
      <w:hyperlink r:id="rId22">
        <w:r w:rsidR="0079438F">
          <w:rPr>
            <w:rStyle w:val="Hyperlink"/>
          </w:rPr>
          <w:t>Matrix Message Node Development guidelines</w:t>
        </w:r>
      </w:hyperlink>
      <w:r w:rsidR="0079438F">
        <w:t>;</w:t>
      </w:r>
    </w:p>
    <w:p w:rsidR="0079438F" w:rsidRDefault="006020F6" w:rsidP="00EE5A91">
      <w:pPr>
        <w:numPr>
          <w:ilvl w:val="0"/>
          <w:numId w:val="19"/>
        </w:numPr>
      </w:pPr>
      <w:hyperlink r:id="rId23">
        <w:r w:rsidR="0079438F">
          <w:rPr>
            <w:rStyle w:val="Hyperlink"/>
          </w:rPr>
          <w:t>NodeJS Message Node Development guidelines</w:t>
        </w:r>
      </w:hyperlink>
      <w:r w:rsidR="0079438F">
        <w:t>;</w:t>
      </w:r>
    </w:p>
    <w:p w:rsidR="0079438F" w:rsidRDefault="006020F6" w:rsidP="00EE5A91">
      <w:pPr>
        <w:numPr>
          <w:ilvl w:val="0"/>
          <w:numId w:val="19"/>
        </w:numPr>
      </w:pPr>
      <w:hyperlink r:id="rId24">
        <w:r w:rsidR="0079438F">
          <w:rPr>
            <w:rStyle w:val="Hyperlink"/>
          </w:rPr>
          <w:t>Development guidelines for new Message Nodes</w:t>
        </w:r>
      </w:hyperlink>
      <w:r w:rsidR="0079438F">
        <w:t>; -</w:t>
      </w:r>
    </w:p>
    <w:p w:rsidR="0079438F" w:rsidRDefault="006020F6" w:rsidP="0079438F">
      <w:r>
        <w:fldChar w:fldCharType="end"/>
      </w:r>
    </w:p>
    <w:p w:rsidR="0079438F" w:rsidRDefault="006020F6">
      <w:pPr>
        <w:pStyle w:val="Heading2"/>
      </w:pPr>
      <w:r w:rsidRPr="006020F6">
        <w:fldChar w:fldCharType="begin"/>
      </w:r>
      <w:r w:rsidR="0079438F">
        <w:instrText xml:space="preserve"> INCLUDETEXT "C:\\Projectos\\reTHINK\\WP3\\git\\core-framework\\docs\\deliverables\\d32\\D3.2-tutorials-hyperty.docx" </w:instrText>
      </w:r>
      <w:r w:rsidR="00E31620">
        <w:instrText xml:space="preserve"> \* MERGEFORMAT </w:instrText>
      </w:r>
      <w:r w:rsidRPr="006020F6">
        <w:fldChar w:fldCharType="separate"/>
      </w:r>
      <w:bookmarkStart w:id="63" w:name="_Toc443159178"/>
      <w:bookmarkStart w:id="64" w:name="hyper-linked-entities---hyperties"/>
      <w:bookmarkEnd w:id="64"/>
      <w:r w:rsidR="0079438F">
        <w:t>Hyper-linked Entities - Hyperties</w:t>
      </w:r>
      <w:bookmarkEnd w:id="63"/>
    </w:p>
    <w:p w:rsidR="0079438F" w:rsidRDefault="0079438F">
      <w:r>
        <w:t>This document provides an overview about the Hyperty concept and it should be the starting point for any new developer. After this document, all developers should also read:</w:t>
      </w:r>
    </w:p>
    <w:p w:rsidR="0079438F" w:rsidRDefault="0079438F" w:rsidP="00EE5A91">
      <w:pPr>
        <w:numPr>
          <w:ilvl w:val="0"/>
          <w:numId w:val="20"/>
        </w:numPr>
      </w:pPr>
      <w:r>
        <w:t xml:space="preserve">the </w:t>
      </w:r>
      <w:hyperlink r:id="rId25">
        <w:r>
          <w:rPr>
            <w:rStyle w:val="Hyperlink"/>
          </w:rPr>
          <w:t>Hyperty Messaging Framework overview</w:t>
        </w:r>
      </w:hyperlink>
    </w:p>
    <w:p w:rsidR="0079438F" w:rsidRDefault="0079438F" w:rsidP="00EE5A91">
      <w:pPr>
        <w:numPr>
          <w:ilvl w:val="0"/>
          <w:numId w:val="20"/>
        </w:numPr>
      </w:pPr>
      <w:r>
        <w:t xml:space="preserve">the </w:t>
      </w:r>
      <w:hyperlink r:id="rId26">
        <w:r>
          <w:rPr>
            <w:rStyle w:val="Hyperlink"/>
          </w:rPr>
          <w:t>Reporter - Observer Data Synchronisation model</w:t>
        </w:r>
      </w:hyperlink>
    </w:p>
    <w:p w:rsidR="0079438F" w:rsidRDefault="0079438F" w:rsidP="00EE5A91">
      <w:pPr>
        <w:numPr>
          <w:ilvl w:val="0"/>
          <w:numId w:val="20"/>
        </w:numPr>
      </w:pPr>
      <w:r>
        <w:t xml:space="preserve">the </w:t>
      </w:r>
      <w:hyperlink r:id="rId27">
        <w:r>
          <w:rPr>
            <w:rStyle w:val="Hyperlink"/>
          </w:rPr>
          <w:t>Hyperty Trust and Security Model</w:t>
        </w:r>
      </w:hyperlink>
    </w:p>
    <w:p w:rsidR="0079438F" w:rsidRDefault="0079438F">
      <w:r>
        <w:t xml:space="preserve">Hyperties are cooperative </w:t>
      </w:r>
      <w:hyperlink r:id="rId28">
        <w:r>
          <w:rPr>
            <w:rStyle w:val="Hyperlink"/>
          </w:rPr>
          <w:t>Microservices</w:t>
        </w:r>
      </w:hyperlink>
      <w:r w:rsidR="00955389">
        <w:t xml:space="preserve"> </w:t>
      </w:r>
      <w:r w:rsidR="006020F6">
        <w:fldChar w:fldCharType="begin"/>
      </w:r>
      <w:r w:rsidR="00955389">
        <w:instrText xml:space="preserve"> REF _Ref443156506 \r \h </w:instrText>
      </w:r>
      <w:r w:rsidR="006020F6">
        <w:fldChar w:fldCharType="separate"/>
      </w:r>
      <w:r w:rsidR="00955389">
        <w:t>[17]</w:t>
      </w:r>
      <w:r w:rsidR="006020F6">
        <w:fldChar w:fldCharType="end"/>
      </w:r>
      <w:r>
        <w:t xml:space="preserve"> that are executed in devices on behalf of users through simple but sophisticated Identity Management techniques. This means, Hyperties are independently deployable components each one providing a small set of business capabilities, using the </w:t>
      </w:r>
      <w:r>
        <w:rPr>
          <w:i/>
        </w:rPr>
        <w:t>smart endpoints and dumb pipes</w:t>
      </w:r>
      <w:r>
        <w:t xml:space="preserve"> philosophy i.e. Hyperties don't depend on complex and sophisticated communication middleware like Enterprise Service BUS (ESB). Instead, Hyperties rely on a very light but powerful </w:t>
      </w:r>
      <w:hyperlink r:id="rId29">
        <w:r>
          <w:rPr>
            <w:rStyle w:val="Hyperlink"/>
          </w:rPr>
          <w:t>Messaging Framework</w:t>
        </w:r>
      </w:hyperlink>
      <w:r>
        <w:t xml:space="preserve"> concept).</w:t>
      </w:r>
    </w:p>
    <w:p w:rsidR="0079438F" w:rsidRDefault="0079438F">
      <w:pPr>
        <w:pStyle w:val="BodyText"/>
      </w:pPr>
      <w:r>
        <w:t xml:space="preserve">On the other side, Hyperties follow emerging </w:t>
      </w:r>
      <w:hyperlink r:id="rId30">
        <w:r>
          <w:rPr>
            <w:rStyle w:val="Hyperlink"/>
          </w:rPr>
          <w:t>Edge</w:t>
        </w:r>
      </w:hyperlink>
      <w:r w:rsidR="00955389">
        <w:t xml:space="preserve"> </w:t>
      </w:r>
      <w:r w:rsidR="006020F6">
        <w:fldChar w:fldCharType="begin"/>
      </w:r>
      <w:r w:rsidR="00955389">
        <w:instrText xml:space="preserve"> REF _Ref443156568 \r \h </w:instrText>
      </w:r>
      <w:r w:rsidR="006020F6">
        <w:fldChar w:fldCharType="separate"/>
      </w:r>
      <w:r w:rsidR="00955389">
        <w:t>[18]</w:t>
      </w:r>
      <w:r w:rsidR="006020F6">
        <w:fldChar w:fldCharType="end"/>
      </w:r>
      <w:r>
        <w:t xml:space="preserve"> and </w:t>
      </w:r>
      <w:hyperlink r:id="rId31">
        <w:r>
          <w:rPr>
            <w:rStyle w:val="Hyperlink"/>
          </w:rPr>
          <w:t>Fog</w:t>
        </w:r>
      </w:hyperlink>
      <w:r w:rsidR="00955389">
        <w:t xml:space="preserve"> </w:t>
      </w:r>
      <w:r w:rsidR="006020F6">
        <w:fldChar w:fldCharType="begin"/>
      </w:r>
      <w:r w:rsidR="00955389">
        <w:instrText xml:space="preserve"> REF _Ref443156576 \r \h </w:instrText>
      </w:r>
      <w:r w:rsidR="006020F6">
        <w:fldChar w:fldCharType="separate"/>
      </w:r>
      <w:r w:rsidR="00955389">
        <w:t>[19]</w:t>
      </w:r>
      <w:r w:rsidR="006020F6">
        <w:fldChar w:fldCharType="end"/>
      </w:r>
      <w:r>
        <w:t xml:space="preserve"> computing paradigms as opposed to more popular Cloud Computing. This means, when compared with Cloud Computing, Hyperties promotes a more effective usage of computing and network resources, decreases communication latency, improves security and extends scalability.</w:t>
      </w:r>
    </w:p>
    <w:p w:rsidR="00E31620" w:rsidRDefault="0079438F" w:rsidP="00E31620">
      <w:pPr>
        <w:keepNext/>
        <w:jc w:val="center"/>
      </w:pPr>
      <w:r>
        <w:rPr>
          <w:noProof/>
          <w:lang w:val="en-US" w:eastAsia="en-US"/>
        </w:rPr>
        <w:drawing>
          <wp:inline distT="0" distB="0" distL="0" distR="0">
            <wp:extent cx="5753100" cy="2231429"/>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hyperty-concept1.png"/>
                    <pic:cNvPicPr>
                      <a:picLocks noChangeAspect="1" noChangeArrowheads="1"/>
                    </pic:cNvPicPr>
                  </pic:nvPicPr>
                  <pic:blipFill>
                    <a:blip r:embed="rId32" cstate="print"/>
                    <a:stretch>
                      <a:fillRect/>
                    </a:stretch>
                  </pic:blipFill>
                  <pic:spPr bwMode="auto">
                    <a:xfrm>
                      <a:off x="0" y="0"/>
                      <a:ext cx="5753100" cy="2231429"/>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3E2381">
          <w:rPr>
            <w:noProof/>
          </w:rPr>
          <w:t>2</w:t>
        </w:r>
      </w:fldSimple>
      <w:r>
        <w:t xml:space="preserve"> - </w:t>
      </w:r>
      <w:r w:rsidR="0079438F">
        <w:t>Hyperty Concept and Edge Computing</w:t>
      </w:r>
    </w:p>
    <w:p w:rsidR="0079438F" w:rsidRDefault="0079438F">
      <w:pPr>
        <w:pStyle w:val="BodyText"/>
      </w:pPr>
      <w:r>
        <w:t>However, Hyperties can also be executed in Network Servers for specific Business Capabilities (e.g. Media Servers) or when End-user devices don't have enough capabilities in terms of computing resources and/or power.</w:t>
      </w:r>
    </w:p>
    <w:p w:rsidR="0079438F" w:rsidRDefault="0079438F">
      <w:pPr>
        <w:pStyle w:val="BodyText"/>
      </w:pPr>
      <w:r>
        <w:t>In addition, Hyperties have some unique characteristics including:</w:t>
      </w:r>
    </w:p>
    <w:p w:rsidR="0079438F" w:rsidRDefault="0079438F" w:rsidP="00EE5A91">
      <w:pPr>
        <w:numPr>
          <w:ilvl w:val="0"/>
          <w:numId w:val="20"/>
        </w:numPr>
      </w:pPr>
      <w:r>
        <w:t xml:space="preserve">Hyperties are programmed in Javascript ECMA5/6, i.e. any existing device featuring a Browser or a NodeJS can be used today to execute Hyperties without requiring the installation of any new software. This means, </w:t>
      </w:r>
      <w:r>
        <w:rPr>
          <w:b/>
        </w:rPr>
        <w:t>billions of devices</w:t>
      </w:r>
      <w:r>
        <w:t xml:space="preserve"> are already Hyperty enabled and ready to make part of reTHINK ecosystem. </w:t>
      </w:r>
      <w:proofErr w:type="gramStart"/>
      <w:r>
        <w:t xml:space="preserve">The </w:t>
      </w:r>
      <w:proofErr w:type="gramEnd"/>
      <w:r w:rsidR="006020F6">
        <w:fldChar w:fldCharType="begin"/>
      </w:r>
      <w:r w:rsidR="0012375D">
        <w:instrText>HYPERLINK "https://github.com/reTHINK-project/dev-runtime-core" \h</w:instrText>
      </w:r>
      <w:r w:rsidR="006020F6">
        <w:fldChar w:fldCharType="separate"/>
      </w:r>
      <w:r>
        <w:rPr>
          <w:rStyle w:val="Hyperlink"/>
        </w:rPr>
        <w:t>Hyperty Core Runtime</w:t>
      </w:r>
      <w:r w:rsidR="006020F6">
        <w:fldChar w:fldCharType="end"/>
      </w:r>
      <w:r>
        <w:t>, provides additional features not natively supported by current Web Runtimes that are required to safely manage the deployment and execution of Hyperties. The Hyperty Core Runtime is also programmed in Javascript ECMA5/6 and is deployed on-the-fly along with the Hyperty if not done before.</w:t>
      </w:r>
    </w:p>
    <w:p w:rsidR="0079438F" w:rsidRDefault="0079438F" w:rsidP="00EE5A91">
      <w:pPr>
        <w:numPr>
          <w:ilvl w:val="0"/>
          <w:numId w:val="20"/>
        </w:numPr>
      </w:pPr>
      <w:r>
        <w:lastRenderedPageBreak/>
        <w:t xml:space="preserve">The User Identity associated to </w:t>
      </w:r>
      <w:proofErr w:type="gramStart"/>
      <w:r>
        <w:t>an</w:t>
      </w:r>
      <w:proofErr w:type="gramEnd"/>
      <w:r>
        <w:t xml:space="preserve"> Hyperty is decoupled from the Hyperty Service Provider. I.e. Identity Management is handled under the scene and the Developer does not have to care about it and just have to focus on the development of Business Capabilities. This also means</w:t>
      </w:r>
      <w:proofErr w:type="gramStart"/>
      <w:r>
        <w:t>,</w:t>
      </w:r>
      <w:proofErr w:type="gramEnd"/>
      <w:r>
        <w:t xml:space="preserve"> the end-user has the power to decide which is the Identity to be securely associated to a certain Hyperty instance. More information about the Hyperty Security and Trust Model is </w:t>
      </w:r>
      <w:proofErr w:type="gramStart"/>
      <w:r>
        <w:t xml:space="preserve">provided </w:t>
      </w:r>
      <w:proofErr w:type="gramEnd"/>
      <w:r w:rsidR="006020F6">
        <w:fldChar w:fldCharType="begin"/>
      </w:r>
      <w:r w:rsidR="0012375D">
        <w:instrText>HYPERLINK "hyperty-trust.md" \h</w:instrText>
      </w:r>
      <w:r w:rsidR="006020F6">
        <w:fldChar w:fldCharType="separate"/>
      </w:r>
      <w:r>
        <w:rPr>
          <w:rStyle w:val="Hyperlink"/>
        </w:rPr>
        <w:t>here</w:t>
      </w:r>
      <w:r w:rsidR="006020F6">
        <w:fldChar w:fldCharType="end"/>
      </w:r>
      <w:r>
        <w:t>.</w:t>
      </w:r>
    </w:p>
    <w:p w:rsidR="0079438F" w:rsidRDefault="0079438F" w:rsidP="00EE5A91">
      <w:pPr>
        <w:numPr>
          <w:ilvl w:val="0"/>
          <w:numId w:val="20"/>
        </w:numPr>
      </w:pPr>
      <w:r>
        <w:t xml:space="preserve">Hyperties cooperate and communicate each other via P2P Synchronisation of Hyperty JSON Data Objects supported by </w:t>
      </w:r>
      <w:proofErr w:type="gramStart"/>
      <w:r>
        <w:t xml:space="preserve">the </w:t>
      </w:r>
      <w:proofErr w:type="gramEnd"/>
      <w:r w:rsidR="006020F6">
        <w:fldChar w:fldCharType="begin"/>
      </w:r>
      <w:r w:rsidR="0012375D">
        <w:instrText>HYPERLINK "p2p-data-sync.md" \h</w:instrText>
      </w:r>
      <w:r w:rsidR="006020F6">
        <w:fldChar w:fldCharType="separate"/>
      </w:r>
      <w:r>
        <w:rPr>
          <w:rStyle w:val="Hyperlink"/>
        </w:rPr>
        <w:t>Reporter - Observer communication pattern</w:t>
      </w:r>
      <w:r w:rsidR="006020F6">
        <w:fldChar w:fldCharType="end"/>
      </w:r>
      <w:r>
        <w:t xml:space="preserve">. For example, as soon as there is new measurement collected from a sensor the data is set in </w:t>
      </w:r>
      <w:proofErr w:type="gramStart"/>
      <w:r>
        <w:t>a</w:t>
      </w:r>
      <w:proofErr w:type="gramEnd"/>
      <w:r>
        <w:t xml:space="preserve"> associated JSON Object. As soon as there is a change in this JSON Object, the change is reported by the Reporter Hyperty to any authorised Observer Hyperty. In this way, the JSON Object handled by Observer Hyperty is always synchronised with the JSON Object owned by the Reporter Hyperty.</w:t>
      </w:r>
    </w:p>
    <w:p w:rsidR="00E31620" w:rsidRDefault="0079438F" w:rsidP="00E31620">
      <w:pPr>
        <w:keepNext/>
        <w:jc w:val="center"/>
      </w:pPr>
      <w:r>
        <w:rPr>
          <w:noProof/>
          <w:lang w:val="en-US" w:eastAsia="en-US"/>
        </w:rPr>
        <w:drawing>
          <wp:inline distT="0" distB="0" distL="0" distR="0">
            <wp:extent cx="5753100" cy="141278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3" cstate="print"/>
                    <a:stretch>
                      <a:fillRect/>
                    </a:stretch>
                  </pic:blipFill>
                  <pic:spPr bwMode="auto">
                    <a:xfrm>
                      <a:off x="0" y="0"/>
                      <a:ext cx="5753100" cy="1412786"/>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3E2381">
          <w:rPr>
            <w:noProof/>
          </w:rPr>
          <w:t>3</w:t>
        </w:r>
      </w:fldSimple>
      <w:r>
        <w:t xml:space="preserve"> - </w:t>
      </w:r>
      <w:r w:rsidR="0079438F">
        <w:t>Reporter-Observer Communication Pattern</w:t>
      </w:r>
    </w:p>
    <w:p w:rsidR="0079438F" w:rsidRDefault="0079438F">
      <w:pPr>
        <w:pStyle w:val="BodyText"/>
      </w:pPr>
      <w:r>
        <w:t>The API to handle the Synchronisation of Hyperty Data Objects is extremely simple and fun to use. The Developer of the Hyperty Reporter just has to create the Data Sync object with the Syncher API, and write on the object every time there is data to be updated and shared with Hyperty Observers.</w:t>
      </w:r>
    </w:p>
    <w:p w:rsidR="0079438F" w:rsidRDefault="0079438F">
      <w:pPr>
        <w:pStyle w:val="SourceCode"/>
      </w:pPr>
      <w:r>
        <w:br/>
      </w:r>
      <w:r>
        <w:rPr>
          <w:rStyle w:val="NormalTok"/>
        </w:rPr>
        <w:t xml:space="preserve">    ....</w:t>
      </w:r>
      <w:r>
        <w:br/>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79438F" w:rsidRDefault="0079438F">
      <w:r>
        <w:t xml:space="preserve">On the Hyperty Observer side, Data Objects are also created with the Syncher API and the emerging </w:t>
      </w:r>
      <w:hyperlink r:id="rId34">
        <w:r>
          <w:rPr>
            <w:rStyle w:val="Hyperlink"/>
          </w:rPr>
          <w:t>Object.observer() Javascript method</w:t>
        </w:r>
      </w:hyperlink>
      <w:r>
        <w:t xml:space="preserve"> is used to receive the stream of data changes coming from the Reporter Hyperty.</w:t>
      </w:r>
    </w:p>
    <w:p w:rsidR="0079438F" w:rsidRDefault="0079438F">
      <w:pPr>
        <w:pStyle w:val="SourceCode"/>
      </w:pPr>
      <w:r>
        <w:rPr>
          <w:rStyle w:val="NormalTok"/>
        </w:rPr>
        <w:t xml:space="preserve">  </w:t>
      </w:r>
      <w:proofErr w:type="gramStart"/>
      <w:r>
        <w:rPr>
          <w:rStyle w:val="AttributeTok"/>
        </w:rPr>
        <w:t>onNotification</w:t>
      </w:r>
      <w:r>
        <w:rPr>
          <w:rStyle w:val="NormalTok"/>
        </w:rPr>
        <w:t>(</w:t>
      </w:r>
      <w:proofErr w:type="gramEnd"/>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lastRenderedPageBreak/>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br/>
      </w:r>
      <w:r>
        <w:rPr>
          <w:rStyle w:val="NormalTok"/>
        </w:rPr>
        <w:t xml:space="preserve">  </w:t>
      </w:r>
      <w:r>
        <w:rPr>
          <w:rStyle w:val="CommentTok"/>
        </w:rPr>
        <w:t>// missing snippet for updates and delete</w:t>
      </w:r>
    </w:p>
    <w:p w:rsidR="0079438F" w:rsidRDefault="0079438F" w:rsidP="00EE5A91">
      <w:pPr>
        <w:numPr>
          <w:ilvl w:val="0"/>
          <w:numId w:val="20"/>
        </w:numPr>
      </w:pPr>
      <w:r>
        <w:t xml:space="preserve">Hyperties can easily cooperate with Hyperties from other domains with no federation required or the standardisation of Protocols thanks to </w:t>
      </w:r>
      <w:proofErr w:type="gramStart"/>
      <w:r>
        <w:t xml:space="preserve">the </w:t>
      </w:r>
      <w:proofErr w:type="gramEnd"/>
      <w:r w:rsidR="006020F6">
        <w:fldChar w:fldCharType="begin"/>
      </w:r>
      <w:r w:rsidR="0012375D">
        <w:instrText>HYPERLINK "hyperty-messaging-framework.md" \h</w:instrText>
      </w:r>
      <w:r w:rsidR="006020F6">
        <w:fldChar w:fldCharType="separate"/>
      </w:r>
      <w:r>
        <w:rPr>
          <w:rStyle w:val="Hyperlink"/>
        </w:rPr>
        <w:t>Protocol On-the Fly powered Messaging Framework</w:t>
      </w:r>
      <w:r w:rsidR="006020F6">
        <w:fldChar w:fldCharType="end"/>
      </w:r>
      <w:r>
        <w:t xml:space="preserve">. Hyperties only have to agree on a common json-schema for one or more Hyperty Data Objects, in order to be able to </w:t>
      </w:r>
      <w:proofErr w:type="gramStart"/>
      <w:r>
        <w:t>cooperate</w:t>
      </w:r>
      <w:proofErr w:type="gramEnd"/>
      <w:r>
        <w:t xml:space="preserve"> each other.</w:t>
      </w:r>
    </w:p>
    <w:p w:rsidR="0079438F" w:rsidRDefault="0079438F" w:rsidP="00EE5A91">
      <w:pPr>
        <w:numPr>
          <w:ilvl w:val="0"/>
          <w:numId w:val="20"/>
        </w:numPr>
      </w:pPr>
      <w:r>
        <w:t xml:space="preserve">Hyperties can be used on any Application Domain, but they are </w:t>
      </w:r>
      <w:proofErr w:type="gramStart"/>
      <w:r>
        <w:t>specially</w:t>
      </w:r>
      <w:proofErr w:type="gramEnd"/>
      <w:r>
        <w:t xml:space="preserve"> suitable for Real Time Communication Apps (eg Video Conference and Chat) as well as IoT Apps. Check </w:t>
      </w:r>
      <w:hyperlink r:id="rId35">
        <w:r>
          <w:rPr>
            <w:rStyle w:val="Hyperlink"/>
          </w:rPr>
          <w:t>Current Hyperty Catalogue</w:t>
        </w:r>
      </w:hyperlink>
      <w:r>
        <w:t>(</w:t>
      </w:r>
      <w:r>
        <w:rPr>
          <w:i/>
        </w:rPr>
        <w:t>to be moved to a dedicated repo ou portal?</w:t>
      </w:r>
      <w:r>
        <w:t>).</w:t>
      </w:r>
    </w:p>
    <w:p w:rsidR="0079438F" w:rsidRDefault="006020F6" w:rsidP="0079438F">
      <w:r>
        <w:fldChar w:fldCharType="end"/>
      </w:r>
    </w:p>
    <w:p w:rsidR="0079438F" w:rsidRDefault="006020F6">
      <w:pPr>
        <w:pStyle w:val="Heading2"/>
      </w:pPr>
      <w:r w:rsidRPr="006020F6">
        <w:fldChar w:fldCharType="begin"/>
      </w:r>
      <w:r w:rsidR="0079438F">
        <w:instrText xml:space="preserve"> INCLUDETEXT "C:\\Projectos\\reTHINK\\WP3\\git\\core-framework\\docs\\deliverables\\d32\\D3.2-tutorials-hyperty-messaging-framework.docx" </w:instrText>
      </w:r>
      <w:r w:rsidR="00E31620">
        <w:instrText xml:space="preserve"> \* MERGEFORMAT </w:instrText>
      </w:r>
      <w:r w:rsidRPr="006020F6">
        <w:fldChar w:fldCharType="separate"/>
      </w:r>
      <w:bookmarkStart w:id="65" w:name="_Toc443159179"/>
      <w:bookmarkStart w:id="66" w:name="hyperty-messaging-framework"/>
      <w:bookmarkEnd w:id="66"/>
      <w:r w:rsidR="0079438F">
        <w:t>Hyperty Messaging Framework</w:t>
      </w:r>
      <w:bookmarkEnd w:id="65"/>
    </w:p>
    <w:p w:rsidR="0079438F" w:rsidRDefault="0079438F">
      <w:r>
        <w:t xml:space="preserve">This document gives an overview on the Messaging Framework technical solution used to support Hyperty's interaction through the higher </w:t>
      </w:r>
      <w:proofErr w:type="gramStart"/>
      <w:r>
        <w:t xml:space="preserve">level </w:t>
      </w:r>
      <w:proofErr w:type="gramEnd"/>
      <w:r w:rsidR="006020F6">
        <w:fldChar w:fldCharType="begin"/>
      </w:r>
      <w:r w:rsidR="0012375D">
        <w:instrText>HYPERLINK "p2p-data-sync.md" \h</w:instrText>
      </w:r>
      <w:r w:rsidR="006020F6">
        <w:fldChar w:fldCharType="separate"/>
      </w:r>
      <w:r>
        <w:rPr>
          <w:rStyle w:val="Hyperlink"/>
        </w:rPr>
        <w:t>Data Synchronisation Reporter - Observer communication mechanism</w:t>
      </w:r>
      <w:r w:rsidR="006020F6">
        <w:fldChar w:fldCharType="end"/>
      </w:r>
      <w:r>
        <w:t xml:space="preserve">. Details about how to develop Hyperties is provided in </w:t>
      </w:r>
      <w:hyperlink r:id="rId36">
        <w:r>
          <w:rPr>
            <w:rStyle w:val="Hyperlink"/>
          </w:rPr>
          <w:t>this</w:t>
        </w:r>
      </w:hyperlink>
      <w:r>
        <w:t xml:space="preserve"> document.</w:t>
      </w:r>
    </w:p>
    <w:p w:rsidR="0079438F" w:rsidRDefault="0079438F">
      <w:pPr>
        <w:pStyle w:val="BodyText"/>
      </w:pPr>
      <w:r>
        <w:t xml:space="preserve">Hyperties </w:t>
      </w:r>
      <w:proofErr w:type="gramStart"/>
      <w:r>
        <w:t>cooperate</w:t>
      </w:r>
      <w:proofErr w:type="gramEnd"/>
      <w:r>
        <w:t xml:space="preserve"> each other with a Resource Oriented Messaging model implemented by a simple Messaging Framework. The Hyperty Messaging Framework, supports different messaging patterns including publish/subscribe and request/response messaging patterns. The higher level </w:t>
      </w:r>
      <w:hyperlink r:id="rId37">
        <w:r>
          <w:rPr>
            <w:rStyle w:val="Hyperlink"/>
          </w:rPr>
          <w:t>Reporter - Observer communication pattern</w:t>
        </w:r>
      </w:hyperlink>
      <w:r>
        <w:t xml:space="preserve"> works on top of these basic messaging patterns. It should be noted, that </w:t>
      </w:r>
      <w:hyperlink r:id="rId38">
        <w:r>
          <w:rPr>
            <w:rStyle w:val="Hyperlink"/>
          </w:rPr>
          <w:t>Hyperty Service Development Framework</w:t>
        </w:r>
      </w:hyperlink>
      <w:r>
        <w:t xml:space="preserve"> to be used to create new Hyperties, abstracts Developers from the Hyperty Messaging Framework described in this document including lower level Hyperty Messaging APIs.</w:t>
      </w:r>
    </w:p>
    <w:p w:rsidR="0079438F" w:rsidRDefault="0079438F">
      <w:pPr>
        <w:pStyle w:val="BodyText"/>
      </w:pPr>
      <w:r>
        <w:t>The Message delivery is based on a simple message Router functionality that performs a lookup for listeners registered to receive the Message (</w:t>
      </w:r>
      <w:proofErr w:type="gramStart"/>
      <w:r>
        <w:t xml:space="preserve">the </w:t>
      </w:r>
      <w:hyperlink r:id="rId39" w:anchor="to">
        <w:r>
          <w:rPr>
            <w:rStyle w:val="Hyperlink"/>
          </w:rPr>
          <w:t>"Message.to" Header field</w:t>
        </w:r>
      </w:hyperlink>
      <w:r>
        <w:t xml:space="preserve"> is</w:t>
      </w:r>
      <w:proofErr w:type="gramEnd"/>
      <w:r>
        <w:t xml:space="preserve"> the only information looked up for). The Message is posted to all found listeners, which can be other Routers or end-points (Hyperties). Thus, the Hyperty Messaging Framework is comprised by a network of Routers where each Router only knows adjacent registered Routers or end-points.</w:t>
      </w:r>
    </w:p>
    <w:p w:rsidR="00E31620" w:rsidRDefault="0079438F" w:rsidP="00E31620">
      <w:pPr>
        <w:keepNext/>
        <w:jc w:val="center"/>
      </w:pPr>
      <w:r>
        <w:rPr>
          <w:noProof/>
          <w:lang w:val="en-US" w:eastAsia="en-US"/>
        </w:rPr>
        <w:lastRenderedPageBreak/>
        <w:drawing>
          <wp:inline distT="0" distB="0" distL="0" distR="0">
            <wp:extent cx="5753100" cy="2720752"/>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routing-network.png"/>
                    <pic:cNvPicPr>
                      <a:picLocks noChangeAspect="1" noChangeArrowheads="1"/>
                    </pic:cNvPicPr>
                  </pic:nvPicPr>
                  <pic:blipFill>
                    <a:blip r:embed="rId40" cstate="print"/>
                    <a:stretch>
                      <a:fillRect/>
                    </a:stretch>
                  </pic:blipFill>
                  <pic:spPr bwMode="auto">
                    <a:xfrm>
                      <a:off x="0" y="0"/>
                      <a:ext cx="5753100" cy="2720752"/>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3E2381">
          <w:rPr>
            <w:noProof/>
          </w:rPr>
          <w:t>4</w:t>
        </w:r>
      </w:fldSimple>
      <w:r>
        <w:t xml:space="preserve"> - </w:t>
      </w:r>
      <w:r w:rsidR="0079438F">
        <w:t>Hyperty Messaging Delivery Network</w:t>
      </w:r>
    </w:p>
    <w:p w:rsidR="0079438F" w:rsidRDefault="0079438F">
      <w:pPr>
        <w:pStyle w:val="BodyText"/>
      </w:pPr>
      <w:r>
        <w:t>Listeners are programmaticaly registered and unregistered by Routing Management functionalities, which decide the listeners to be added according to a higher level view of the Routing Network.</w:t>
      </w:r>
    </w:p>
    <w:p w:rsidR="00E31620" w:rsidRDefault="0079438F" w:rsidP="00E31620">
      <w:pPr>
        <w:keepNext/>
        <w:jc w:val="center"/>
      </w:pPr>
      <w:r>
        <w:rPr>
          <w:noProof/>
          <w:lang w:val="en-US" w:eastAsia="en-US"/>
        </w:rPr>
        <w:drawing>
          <wp:inline distT="0" distB="0" distL="0" distR="0">
            <wp:extent cx="5753100" cy="3122626"/>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routing-management.png"/>
                    <pic:cNvPicPr>
                      <a:picLocks noChangeAspect="1" noChangeArrowheads="1"/>
                    </pic:cNvPicPr>
                  </pic:nvPicPr>
                  <pic:blipFill>
                    <a:blip r:embed="rId41" cstate="print"/>
                    <a:stretch>
                      <a:fillRect/>
                    </a:stretch>
                  </pic:blipFill>
                  <pic:spPr bwMode="auto">
                    <a:xfrm>
                      <a:off x="0" y="0"/>
                      <a:ext cx="5753100" cy="3122626"/>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3E2381">
          <w:rPr>
            <w:noProof/>
          </w:rPr>
          <w:t>5</w:t>
        </w:r>
      </w:fldSimple>
      <w:r>
        <w:t xml:space="preserve"> - </w:t>
      </w:r>
      <w:r w:rsidR="0079438F">
        <w:t>Hyperty Message Routing Management</w:t>
      </w:r>
    </w:p>
    <w:p w:rsidR="0079438F" w:rsidRDefault="0079438F">
      <w:pPr>
        <w:pStyle w:val="BodyText"/>
      </w:pPr>
      <w:r>
        <w:t>The Messaging Framework works at three layers:</w:t>
      </w:r>
    </w:p>
    <w:p w:rsidR="0079438F" w:rsidRDefault="0079438F">
      <w:pPr>
        <w:pStyle w:val="BodyText"/>
      </w:pPr>
      <w:r>
        <w:t xml:space="preserve">At the Runtime Sandbox level where Hyperties are executing, message delivery is provided by </w:t>
      </w:r>
      <w:proofErr w:type="gramStart"/>
      <w:r>
        <w:t xml:space="preserve">the </w:t>
      </w:r>
      <w:proofErr w:type="gramEnd"/>
      <w:r w:rsidR="006020F6">
        <w:fldChar w:fldCharType="begin"/>
      </w:r>
      <w:r w:rsidR="0012375D">
        <w:instrText>HYPERLINK "../../src/bus/MiniBus.js" \h</w:instrText>
      </w:r>
      <w:r w:rsidR="006020F6">
        <w:fldChar w:fldCharType="separate"/>
      </w:r>
      <w:r>
        <w:rPr>
          <w:rStyle w:val="Hyperlink"/>
        </w:rPr>
        <w:t>MiniBUS component</w:t>
      </w:r>
      <w:r w:rsidR="006020F6">
        <w:fldChar w:fldCharType="end"/>
      </w:r>
      <w:r>
        <w:t>.</w:t>
      </w:r>
    </w:p>
    <w:p w:rsidR="0079438F" w:rsidRDefault="0079438F">
      <w:pPr>
        <w:pStyle w:val="BodyText"/>
      </w:pPr>
      <w:r>
        <w:t xml:space="preserve">At the Runtime level where Sandboxes are hosted (e.g. in a Browser or in a NodeJS instance), message delivery is provided by </w:t>
      </w:r>
      <w:proofErr w:type="gramStart"/>
      <w:r>
        <w:t xml:space="preserve">the </w:t>
      </w:r>
      <w:proofErr w:type="gramEnd"/>
      <w:r w:rsidR="006020F6">
        <w:fldChar w:fldCharType="begin"/>
      </w:r>
      <w:r w:rsidR="0012375D">
        <w:instrText>HYPERLINK "../../src/bus/MessageBus.js" \h</w:instrText>
      </w:r>
      <w:r w:rsidR="006020F6">
        <w:fldChar w:fldCharType="separate"/>
      </w:r>
      <w:r>
        <w:rPr>
          <w:rStyle w:val="Hyperlink"/>
        </w:rPr>
        <w:t>Message BUS component</w:t>
      </w:r>
      <w:r w:rsidR="006020F6">
        <w:fldChar w:fldCharType="end"/>
      </w:r>
      <w:r>
        <w:t>, which is an extension of the MiniBUS.</w:t>
      </w:r>
    </w:p>
    <w:p w:rsidR="0079438F" w:rsidRDefault="0079438F">
      <w:pPr>
        <w:pStyle w:val="BodyText"/>
      </w:pPr>
      <w:r>
        <w:t xml:space="preserve">At Domain Level, message delivery is provided by the Message Node functionality by using </w:t>
      </w:r>
      <w:proofErr w:type="gramStart"/>
      <w:r>
        <w:t xml:space="preserve">the </w:t>
      </w:r>
      <w:proofErr w:type="gramEnd"/>
      <w:r w:rsidR="006020F6">
        <w:fldChar w:fldCharType="begin"/>
      </w:r>
      <w:r w:rsidR="0012375D">
        <w:instrText>HYPERLINK \l "protocol-on-the-fly-protofly-and-protostubs" \h</w:instrText>
      </w:r>
      <w:r w:rsidR="006020F6">
        <w:fldChar w:fldCharType="separate"/>
      </w:r>
      <w:r>
        <w:rPr>
          <w:rStyle w:val="Hyperlink"/>
        </w:rPr>
        <w:t>Protofly mechanism</w:t>
      </w:r>
      <w:r w:rsidR="006020F6">
        <w:fldChar w:fldCharType="end"/>
      </w:r>
      <w:r>
        <w:t xml:space="preserve">, i.e. communication between Message BUS and Message Nodes and among Message Nodes are protocol agnostic. This also means that the Message Node can be provided by any Messaging solution as soon as there is </w:t>
      </w:r>
      <w:proofErr w:type="gramStart"/>
      <w:r>
        <w:t xml:space="preserve">a </w:t>
      </w:r>
      <w:proofErr w:type="gramEnd"/>
      <w:r w:rsidR="006020F6">
        <w:fldChar w:fldCharType="begin"/>
      </w:r>
      <w:r w:rsidR="0012375D">
        <w:instrText>HYPERLINK \l "protocol-on-the-fly-protofly-and-protostubs" \h</w:instrText>
      </w:r>
      <w:r w:rsidR="006020F6">
        <w:fldChar w:fldCharType="separate"/>
      </w:r>
      <w:r>
        <w:rPr>
          <w:rStyle w:val="Hyperlink"/>
        </w:rPr>
        <w:t>Protostub available</w:t>
      </w:r>
      <w:r w:rsidR="006020F6">
        <w:fldChar w:fldCharType="end"/>
      </w:r>
      <w:r>
        <w:t xml:space="preserve">. Currently, </w:t>
      </w:r>
      <w:proofErr w:type="gramStart"/>
      <w:r>
        <w:t xml:space="preserve">a </w:t>
      </w:r>
      <w:proofErr w:type="gramEnd"/>
      <w:r w:rsidR="006020F6">
        <w:fldChar w:fldCharType="begin"/>
      </w:r>
      <w:r w:rsidR="0012375D">
        <w:instrText>HYPERLINK "https://github.com/reTHINK-project/dev-msg-node-vertx" \h</w:instrText>
      </w:r>
      <w:r w:rsidR="006020F6">
        <w:fldChar w:fldCharType="separate"/>
      </w:r>
      <w:r>
        <w:rPr>
          <w:rStyle w:val="Hyperlink"/>
        </w:rPr>
        <w:t>Vertx Message Node</w:t>
      </w:r>
      <w:r w:rsidR="006020F6">
        <w:fldChar w:fldCharType="end"/>
      </w:r>
      <w:r>
        <w:t xml:space="preserve">, a </w:t>
      </w:r>
      <w:hyperlink r:id="rId42">
        <w:r>
          <w:rPr>
            <w:rStyle w:val="Hyperlink"/>
          </w:rPr>
          <w:t>Matrix Message Node</w:t>
        </w:r>
      </w:hyperlink>
      <w:r>
        <w:t xml:space="preserve"> and a </w:t>
      </w:r>
      <w:hyperlink r:id="rId43">
        <w:r>
          <w:rPr>
            <w:rStyle w:val="Hyperlink"/>
          </w:rPr>
          <w:t>NodeJS Message Node</w:t>
        </w:r>
      </w:hyperlink>
      <w:r>
        <w:t xml:space="preserve"> are provided. These are just reference </w:t>
      </w:r>
      <w:r>
        <w:lastRenderedPageBreak/>
        <w:t xml:space="preserve">implementations of Message Nodes and anyone is free to develop its own Message Node. Details about how to develop a new Message Node and associated Protostub is provided in </w:t>
      </w:r>
      <w:hyperlink r:id="rId44">
        <w:r>
          <w:rPr>
            <w:rStyle w:val="Hyperlink"/>
          </w:rPr>
          <w:t>this</w:t>
        </w:r>
      </w:hyperlink>
      <w:r>
        <w:t xml:space="preserve"> document.</w:t>
      </w:r>
    </w:p>
    <w:p w:rsidR="00E31620" w:rsidRDefault="0079438F" w:rsidP="00E31620">
      <w:pPr>
        <w:keepNext/>
        <w:jc w:val="center"/>
      </w:pPr>
      <w:r>
        <w:rPr>
          <w:noProof/>
          <w:lang w:val="en-US" w:eastAsia="en-US"/>
        </w:rPr>
        <w:drawing>
          <wp:inline distT="0" distB="0" distL="0" distR="0">
            <wp:extent cx="5753100" cy="3404273"/>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ofly.png"/>
                    <pic:cNvPicPr>
                      <a:picLocks noChangeAspect="1" noChangeArrowheads="1"/>
                    </pic:cNvPicPr>
                  </pic:nvPicPr>
                  <pic:blipFill>
                    <a:blip r:embed="rId45" cstate="print"/>
                    <a:stretch>
                      <a:fillRect/>
                    </a:stretch>
                  </pic:blipFill>
                  <pic:spPr bwMode="auto">
                    <a:xfrm>
                      <a:off x="0" y="0"/>
                      <a:ext cx="5753100" cy="3404273"/>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3E2381">
          <w:rPr>
            <w:noProof/>
          </w:rPr>
          <w:t>6</w:t>
        </w:r>
      </w:fldSimple>
      <w:r>
        <w:t xml:space="preserve"> - Hyperty Messaging Framework</w:t>
      </w:r>
      <w:r w:rsidR="0079438F">
        <w:t xml:space="preserve"> Routing Layers</w:t>
      </w:r>
    </w:p>
    <w:p w:rsidR="0079438F" w:rsidRDefault="0079438F">
      <w:pPr>
        <w:pStyle w:val="BodyText"/>
      </w:pPr>
      <w:r>
        <w:t xml:space="preserve">At runtime level (MessageBUS and MiniBUS), it is used a standard CRUD </w:t>
      </w:r>
      <w:proofErr w:type="gramStart"/>
      <w:r>
        <w:t xml:space="preserve">based </w:t>
      </w:r>
      <w:proofErr w:type="gramEnd"/>
      <w:r w:rsidR="006020F6">
        <w:fldChar w:fldCharType="begin"/>
      </w:r>
      <w:r w:rsidR="0012375D">
        <w:instrText>HYPERLINK "../datamodel/message/readme.md" \h</w:instrText>
      </w:r>
      <w:r w:rsidR="006020F6">
        <w:fldChar w:fldCharType="separate"/>
      </w:r>
      <w:r>
        <w:rPr>
          <w:rStyle w:val="Hyperlink"/>
        </w:rPr>
        <w:t>JSON Message Model</w:t>
      </w:r>
      <w:r w:rsidR="006020F6">
        <w:fldChar w:fldCharType="end"/>
      </w:r>
      <w:r>
        <w:t>, which is easily mapped into Restfull APIs.</w:t>
      </w:r>
    </w:p>
    <w:p w:rsidR="0079438F" w:rsidRDefault="0079438F">
      <w:pPr>
        <w:pStyle w:val="Heading3"/>
      </w:pPr>
      <w:bookmarkStart w:id="67" w:name="protocol-on-the-fly-protofly-and-protost"/>
      <w:bookmarkStart w:id="68" w:name="_Toc443159180"/>
      <w:bookmarkEnd w:id="67"/>
      <w:r>
        <w:t>Protocol on-the-fly (protofly) and Protostubs</w:t>
      </w:r>
      <w:bookmarkEnd w:id="68"/>
    </w:p>
    <w:p w:rsidR="0079438F" w:rsidRDefault="0079438F">
      <w:r>
        <w:t xml:space="preserve">Protocol on-the-fly leverages the code on-demand support by Web runtimes (eg Javascript), to dynamically select, load and instantiate the most appropriate protocol stack during run-time. Such characteristic enables protocols to be selected at run-time and not at design time, enabling protocol interoperability among distributed services, promoting loosely coupled service architectures, optimising resources spent by avoiding the need to have Protocol Gateways in service's middleware as well as minimising standardisation efforts. The implementation of the protocol stack, e.g. in a javascript file, that is dynamically loaded and instantiated in run-time is called </w:t>
      </w:r>
      <w:r>
        <w:rPr>
          <w:b/>
        </w:rPr>
        <w:t>Protostub</w:t>
      </w:r>
      <w:proofErr w:type="gramStart"/>
      <w:r>
        <w:rPr>
          <w:b/>
        </w:rPr>
        <w:t>:</w:t>
      </w:r>
      <w:r>
        <w:t>.</w:t>
      </w:r>
      <w:proofErr w:type="gramEnd"/>
      <w:r>
        <w:t xml:space="preserve"> For security reasons, Protostubs are executed in isolated sandboxes and are only reachable through the Runtime MessageBUS and the Protostub Sandbox MiniBUS. A detailed description on how to deploy a protostub is </w:t>
      </w:r>
      <w:proofErr w:type="gramStart"/>
      <w:r>
        <w:t xml:space="preserve">provided </w:t>
      </w:r>
      <w:proofErr w:type="gramEnd"/>
      <w:r w:rsidR="006020F6">
        <w:fldChar w:fldCharType="begin"/>
      </w:r>
      <w:r w:rsidR="0012375D">
        <w:instrText>HYPERLINK "../spec/dynamic-view/basics/deploy-protostub.md" \h</w:instrText>
      </w:r>
      <w:r w:rsidR="006020F6">
        <w:fldChar w:fldCharType="separate"/>
      </w:r>
      <w:r>
        <w:rPr>
          <w:rStyle w:val="Hyperlink"/>
        </w:rPr>
        <w:t>here</w:t>
      </w:r>
      <w:r w:rsidR="006020F6">
        <w:fldChar w:fldCharType="end"/>
      </w:r>
      <w:r>
        <w:t>.</w:t>
      </w:r>
    </w:p>
    <w:p w:rsidR="00E31620" w:rsidRDefault="0079438F" w:rsidP="00E31620">
      <w:pPr>
        <w:keepNext/>
        <w:jc w:val="center"/>
      </w:pPr>
      <w:r>
        <w:rPr>
          <w:noProof/>
          <w:lang w:val="en-US" w:eastAsia="en-US"/>
        </w:rPr>
        <w:lastRenderedPageBreak/>
        <w:drawing>
          <wp:inline distT="0" distB="0" distL="0" distR="0">
            <wp:extent cx="5753100" cy="238543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otofly.png"/>
                    <pic:cNvPicPr>
                      <a:picLocks noChangeAspect="1" noChangeArrowheads="1"/>
                    </pic:cNvPicPr>
                  </pic:nvPicPr>
                  <pic:blipFill>
                    <a:blip r:embed="rId46" cstate="print"/>
                    <a:stretch>
                      <a:fillRect/>
                    </a:stretch>
                  </pic:blipFill>
                  <pic:spPr bwMode="auto">
                    <a:xfrm>
                      <a:off x="0" y="0"/>
                      <a:ext cx="5753100" cy="2385431"/>
                    </a:xfrm>
                    <a:prstGeom prst="rect">
                      <a:avLst/>
                    </a:prstGeom>
                    <a:noFill/>
                    <a:ln w="9525">
                      <a:noFill/>
                      <a:headEnd/>
                      <a:tailEnd/>
                    </a:ln>
                  </pic:spPr>
                </pic:pic>
              </a:graphicData>
            </a:graphic>
          </wp:inline>
        </w:drawing>
      </w:r>
    </w:p>
    <w:p w:rsidR="0079438F" w:rsidRDefault="00E31620" w:rsidP="00E31620">
      <w:pPr>
        <w:pStyle w:val="Caption"/>
      </w:pPr>
      <w:r>
        <w:t xml:space="preserve">Figure </w:t>
      </w:r>
      <w:fldSimple w:instr=" SEQ Figure \* ARABIC ">
        <w:r w:rsidR="003E2381">
          <w:rPr>
            <w:noProof/>
          </w:rPr>
          <w:t>7</w:t>
        </w:r>
      </w:fldSimple>
      <w:r>
        <w:t xml:space="preserve"> - </w:t>
      </w:r>
      <w:r w:rsidR="0079438F">
        <w:t>Protocol on-the-fly and Protostubs</w:t>
      </w:r>
    </w:p>
    <w:p w:rsidR="0079438F" w:rsidRDefault="0079438F">
      <w:pPr>
        <w:pStyle w:val="Heading3"/>
      </w:pPr>
      <w:bookmarkStart w:id="69" w:name="message-delivery-between-different-hyper"/>
      <w:bookmarkStart w:id="70" w:name="_Toc443159181"/>
      <w:bookmarkEnd w:id="69"/>
      <w:r>
        <w:t>Message Delivery between different Hyperty Runtimes</w:t>
      </w:r>
      <w:bookmarkEnd w:id="70"/>
    </w:p>
    <w:p w:rsidR="0079438F" w:rsidRDefault="0079438F">
      <w:r>
        <w:t>Communication between the Message BUS and Message Nodes are provided by a Protostub that implements the protocol stack used to interact with the Message Node e.g. JSON over Websockets or a Restfull API Client. Listeners of protostubs are registered in the MessageBUS for a set of Message recipient addresses, usually a Hyperty Domain like domain://example.com.</w:t>
      </w:r>
    </w:p>
    <w:p w:rsidR="0079438F" w:rsidRDefault="0079438F">
      <w:pPr>
        <w:pStyle w:val="BodyText"/>
      </w:pPr>
      <w:r>
        <w:t xml:space="preserve">When the MessageBUS is processing a new message and looking up routing paths for an address (The Message Routing generic procedure is </w:t>
      </w:r>
      <w:proofErr w:type="gramStart"/>
      <w:r>
        <w:t xml:space="preserve">described </w:t>
      </w:r>
      <w:proofErr w:type="gramEnd"/>
      <w:r w:rsidR="006020F6">
        <w:fldChar w:fldCharType="begin"/>
      </w:r>
      <w:r w:rsidR="0012375D">
        <w:instrText>HYPERLINK "../specs/dynamic-view/basics/bus-msg-routing.md" \h</w:instrText>
      </w:r>
      <w:r w:rsidR="006020F6">
        <w:fldChar w:fldCharType="separate"/>
      </w:r>
      <w:r>
        <w:rPr>
          <w:rStyle w:val="Hyperlink"/>
        </w:rPr>
        <w:t>here</w:t>
      </w:r>
      <w:r w:rsidR="006020F6">
        <w:fldChar w:fldCharType="end"/>
      </w:r>
      <w:r>
        <w:t xml:space="preserve">), which is not local (eg hyperty://example.com/alice-hyperty), it won't find any registered listeners. In this case, the MessageBUS will ask </w:t>
      </w:r>
      <w:proofErr w:type="gramStart"/>
      <w:r>
        <w:t xml:space="preserve">the </w:t>
      </w:r>
      <w:hyperlink r:id="rId47" w:anchor="runtime-registry">
        <w:r>
          <w:rPr>
            <w:rStyle w:val="Hyperlink"/>
          </w:rPr>
          <w:t>Runtime Registry</w:t>
        </w:r>
      </w:hyperlink>
      <w:r>
        <w:t xml:space="preserve"> to</w:t>
      </w:r>
      <w:proofErr w:type="gramEnd"/>
      <w:r>
        <w:t xml:space="preserve"> resolve the "Message.to" header field, which will look for registered Protostubs that are able to deliver messages to such non-local address. If there is already a deployed Protostub that is able to deliver the message to the remote Hyperty, the Registry will return the Hyperty Runtime protostub address and the MessageBUS will look up again for the protostub listener registered for its address. Otherwise, the </w:t>
      </w:r>
      <w:hyperlink r:id="rId48">
        <w:r>
          <w:rPr>
            <w:rStyle w:val="Hyperlink"/>
          </w:rPr>
          <w:t>deployment of the required Protostub is performed</w:t>
        </w:r>
      </w:hyperlink>
      <w:r>
        <w:t xml:space="preserve"> and as soon as the Protostub is successfully instantiated, its hyperty runtime address is returned. .</w:t>
      </w:r>
    </w:p>
    <w:p w:rsidR="0079438F" w:rsidRPr="00F53246" w:rsidRDefault="006020F6">
      <w:pPr>
        <w:rPr>
          <w:rFonts w:cs="Arial"/>
        </w:rPr>
      </w:pPr>
      <w:r>
        <w:rPr>
          <w:rFonts w:cs="Arial"/>
        </w:rPr>
        <w:fldChar w:fldCharType="end"/>
      </w:r>
    </w:p>
    <w:p w:rsidR="00F110B7" w:rsidRDefault="006020F6">
      <w:pPr>
        <w:pStyle w:val="Heading2"/>
      </w:pPr>
      <w:r>
        <w:fldChar w:fldCharType="begin"/>
      </w:r>
      <w:r w:rsidR="00AA45F1">
        <w:instrText xml:space="preserve"> INCLUDETEXT "C:\\Projectos\\reTHINK\\WP3\\git\\core-framework\\docs\\deliverables\\d32\\D3.2-tutorials-p2p-data-sync.docx" </w:instrText>
      </w:r>
      <w:r w:rsidR="00E31620">
        <w:instrText xml:space="preserve"> \* MERGEFORMAT </w:instrText>
      </w:r>
      <w:r>
        <w:fldChar w:fldCharType="separate"/>
      </w:r>
      <w:bookmarkStart w:id="71" w:name="_Toc443159182"/>
      <w:bookmarkStart w:id="72" w:name="p2p-data-synchronisation-reporter---obse"/>
      <w:bookmarkEnd w:id="72"/>
      <w:r w:rsidR="00F110B7">
        <w:t>P2P Data Synchronisation: Reporter - Observer Model</w:t>
      </w:r>
      <w:bookmarkEnd w:id="71"/>
    </w:p>
    <w:p w:rsidR="00F110B7" w:rsidRDefault="00F110B7">
      <w:r>
        <w:t xml:space="preserve">This document gives an overview on how Hyperties </w:t>
      </w:r>
      <w:proofErr w:type="gramStart"/>
      <w:r>
        <w:t>cooperate</w:t>
      </w:r>
      <w:proofErr w:type="gramEnd"/>
      <w:r>
        <w:t xml:space="preserve"> each other through a Data Synchronisation model called Reporter - Observer. Details about how to develop Hyperties based on this model is provided in </w:t>
      </w:r>
      <w:hyperlink r:id="rId49">
        <w:r>
          <w:rPr>
            <w:rStyle w:val="Hyperlink"/>
          </w:rPr>
          <w:t>this</w:t>
        </w:r>
      </w:hyperlink>
      <w:r>
        <w:t xml:space="preserve"> document.</w:t>
      </w:r>
    </w:p>
    <w:p w:rsidR="00F110B7" w:rsidRDefault="00F110B7">
      <w:pPr>
        <w:pStyle w:val="BodyText"/>
      </w:pPr>
      <w:r>
        <w:t xml:space="preserve">The usage of Data synchronisation models in </w:t>
      </w:r>
      <w:hyperlink r:id="rId50">
        <w:r>
          <w:rPr>
            <w:rStyle w:val="Hyperlink"/>
          </w:rPr>
          <w:t>Web Frameworks</w:t>
        </w:r>
      </w:hyperlink>
      <w:r>
        <w:t xml:space="preserve"> looks very promising and is becoming very popular. The usage of the emerging </w:t>
      </w:r>
      <w:hyperlink r:id="rId51">
        <w:r>
          <w:rPr>
            <w:rStyle w:val="Hyperlink"/>
          </w:rPr>
          <w:t>object.observe</w:t>
        </w:r>
      </w:hyperlink>
      <w:r>
        <w:t xml:space="preserve"> javascript API is making it even more appealing. However, current solutions require </w:t>
      </w:r>
      <w:proofErr w:type="gramStart"/>
      <w:r>
        <w:t>server-side databases that has</w:t>
      </w:r>
      <w:proofErr w:type="gramEnd"/>
      <w:r>
        <w:t xml:space="preserve"> an impact on performance and scalability.</w:t>
      </w:r>
    </w:p>
    <w:p w:rsidR="00F110B7" w:rsidRDefault="00F110B7">
      <w:pPr>
        <w:pStyle w:val="BodyText"/>
      </w:pPr>
      <w:r>
        <w:t xml:space="preserve">Hyperty Reporter - Observer communication pattern goes beyond current solutions by using a P2P Synchronisation solution for JSON Data Objects, here called Hyperty Data Object or Sync Data Object. To avoid concurrency inconsistencies among peers, only one peer has granted writing permissions in the Hyperty Data Object - the </w:t>
      </w:r>
      <w:r>
        <w:rPr>
          <w:b/>
        </w:rPr>
        <w:t>Reporter hyperty</w:t>
      </w:r>
      <w:r>
        <w:t xml:space="preserve"> - and all the other Hyperty instances only have permissions to read the Hyperty Data Object - the </w:t>
      </w:r>
      <w:r>
        <w:rPr>
          <w:b/>
        </w:rPr>
        <w:t>Observer hyperty</w:t>
      </w:r>
      <w:r>
        <w:t>.</w:t>
      </w:r>
    </w:p>
    <w:p w:rsidR="002542D7" w:rsidRDefault="00F110B7" w:rsidP="002542D7">
      <w:pPr>
        <w:keepNext/>
        <w:jc w:val="center"/>
      </w:pPr>
      <w:r>
        <w:rPr>
          <w:noProof/>
          <w:lang w:val="en-US" w:eastAsia="en-US"/>
        </w:rPr>
        <w:lastRenderedPageBreak/>
        <w:drawing>
          <wp:inline distT="0" distB="0" distL="0" distR="0">
            <wp:extent cx="5753100" cy="1412786"/>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0" name="Picture" descr="reporter-observer.png"/>
                    <pic:cNvPicPr>
                      <a:picLocks noChangeAspect="1" noChangeArrowheads="1"/>
                    </pic:cNvPicPr>
                  </pic:nvPicPr>
                  <pic:blipFill>
                    <a:blip r:embed="rId33" cstate="print"/>
                    <a:stretch>
                      <a:fillRect/>
                    </a:stretch>
                  </pic:blipFill>
                  <pic:spPr bwMode="auto">
                    <a:xfrm>
                      <a:off x="0" y="0"/>
                      <a:ext cx="5753100" cy="1412786"/>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3E2381">
          <w:rPr>
            <w:noProof/>
          </w:rPr>
          <w:t>8</w:t>
        </w:r>
      </w:fldSimple>
      <w:r>
        <w:t xml:space="preserve"> - tarantino</w:t>
      </w:r>
      <w:r w:rsidR="00F110B7">
        <w:t>Reporter-Observer Communication Pattern</w:t>
      </w:r>
    </w:p>
    <w:p w:rsidR="00F110B7" w:rsidRDefault="00F110B7">
      <w:pPr>
        <w:pStyle w:val="BodyText"/>
      </w:pPr>
      <w:r>
        <w:t>The API to handle Hyperty Data Objects is extremely simple and fun to use. The Developer of the Hyperty Reporter just has to create the Data Sync object with the Syncher API, and write on the object every time there is data to be updated and shared with Hyperty Observers.</w:t>
      </w:r>
    </w:p>
    <w:p w:rsidR="00F110B7" w:rsidRDefault="00F110B7">
      <w:pPr>
        <w:pStyle w:val="SourceCode"/>
      </w:pPr>
      <w:r>
        <w:br/>
      </w:r>
      <w:r>
        <w:rPr>
          <w:rStyle w:val="NormalTok"/>
        </w:rPr>
        <w:t xml:space="preserve">    ....</w:t>
      </w:r>
      <w:r>
        <w:br/>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Syncher Create Reporter Hyperty Data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create</w:t>
      </w:r>
      <w:r>
        <w:rPr>
          <w:rStyle w:val="NormalTok"/>
        </w:rPr>
        <w:t>(</w:t>
      </w:r>
      <w:r>
        <w:rPr>
          <w:rStyle w:val="OperatorTok"/>
        </w:rPr>
        <w:t>{},</w:t>
      </w:r>
      <w:r>
        <w:rPr>
          <w:rStyle w:val="NormalTok"/>
        </w:rPr>
        <w:t xml:space="preserve"> [hypertyURL]</w:t>
      </w:r>
      <w:r>
        <w:rPr>
          <w:rStyle w:val="OperatorTok"/>
        </w:rPr>
        <w:t>,</w:t>
      </w:r>
      <w:r>
        <w:rPr>
          <w:rStyle w:val="NormalTok"/>
        </w:rPr>
        <w:t xml:space="preserve"> </w:t>
      </w:r>
      <w:r>
        <w:rPr>
          <w:rStyle w:val="OperatorTok"/>
        </w:rPr>
        <w:t>{}</w:t>
      </w:r>
      <w:r>
        <w:rPr>
          <w:rStyle w:val="NormalTok"/>
        </w:rPr>
        <w:t>).</w:t>
      </w:r>
      <w:r>
        <w:rPr>
          <w:rStyle w:val="AttributeTok"/>
        </w:rPr>
        <w:t>then</w:t>
      </w:r>
      <w:r>
        <w:rPr>
          <w:rStyle w:val="NormalTok"/>
        </w:rPr>
        <w:t>(</w:t>
      </w:r>
      <w:r>
        <w:rPr>
          <w:rStyle w:val="KeywordTok"/>
        </w:rPr>
        <w:t>function</w:t>
      </w:r>
      <w:r>
        <w:rPr>
          <w:rStyle w:val="NormalTok"/>
        </w:rPr>
        <w:t xml:space="preserve">(dataObjectReporter)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Create Data Object Reporter'</w:t>
      </w:r>
      <w:r>
        <w:rPr>
          <w:rStyle w:val="OperatorTok"/>
        </w:rPr>
        <w:t>,</w:t>
      </w:r>
      <w:r>
        <w:rPr>
          <w:rStyle w:val="NormalTok"/>
        </w:rPr>
        <w:t xml:space="preserve"> dataObjectReporter)</w:t>
      </w:r>
      <w:r>
        <w:rPr>
          <w:rStyle w:val="OperatorTok"/>
        </w:rPr>
        <w:t>;</w:t>
      </w:r>
      <w:r>
        <w:br/>
      </w:r>
      <w:r>
        <w:br/>
      </w:r>
      <w:r>
        <w:rPr>
          <w:rStyle w:val="NormalTok"/>
        </w:rPr>
        <w:t xml:space="preserve">    </w:t>
      </w:r>
      <w:r>
        <w:rPr>
          <w:rStyle w:val="OperatorTok"/>
        </w:rPr>
        <w:t>}</w:t>
      </w:r>
      <w:r>
        <w:rPr>
          <w:rStyle w:val="NormalTok"/>
        </w:rPr>
        <w:t>)</w:t>
      </w:r>
      <w:r>
        <w:br/>
      </w:r>
      <w:r>
        <w:rPr>
          <w:rStyle w:val="NormalTok"/>
        </w:rPr>
        <w:t xml:space="preserve">      </w:t>
      </w:r>
      <w:proofErr w:type="gramStart"/>
      <w:r>
        <w:rPr>
          <w:rStyle w:val="VariableTok"/>
        </w:rPr>
        <w:t>console</w:t>
      </w:r>
      <w:r>
        <w:rPr>
          <w:rStyle w:val="NormalTok"/>
        </w:rPr>
        <w:t>.</w:t>
      </w:r>
      <w:r>
        <w:rPr>
          <w:rStyle w:val="AttributeTok"/>
        </w:rPr>
        <w:t>info</w:t>
      </w:r>
      <w:r>
        <w:rPr>
          <w:rStyle w:val="NormalTok"/>
        </w:rPr>
        <w:t>(</w:t>
      </w:r>
      <w:proofErr w:type="gramEnd"/>
      <w:r>
        <w:rPr>
          <w:rStyle w:val="StringTok"/>
        </w:rPr>
        <w:t xml:space="preserve">'--------------- END Create Reporter Hyperty Data------------------ </w:t>
      </w:r>
      <w:r>
        <w:rPr>
          <w:rStyle w:val="SpecialCharTok"/>
        </w:rPr>
        <w:t>\n</w:t>
      </w:r>
      <w:r>
        <w:rPr>
          <w:rStyle w:val="StringTok"/>
        </w:rPr>
        <w:t>'</w:t>
      </w:r>
      <w:r>
        <w:rPr>
          <w:rStyle w:val="NormalTok"/>
        </w:rPr>
        <w:t>)</w:t>
      </w:r>
      <w:r>
        <w:rPr>
          <w:rStyle w:val="OperatorTok"/>
        </w:rPr>
        <w:t>;</w:t>
      </w:r>
      <w:r>
        <w:br/>
      </w:r>
      <w:r>
        <w:rPr>
          <w:rStyle w:val="NormalTok"/>
        </w:rPr>
        <w:t xml:space="preserve">    })</w:t>
      </w:r>
      <w:r>
        <w:br/>
      </w:r>
      <w:r>
        <w:rPr>
          <w:rStyle w:val="NormalTok"/>
        </w:rPr>
        <w:t xml:space="preserve">    .</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AttributeTok"/>
        </w:rPr>
        <w:t>reject</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br/>
      </w:r>
      <w:r>
        <w:rPr>
          <w:rStyle w:val="NormalTok"/>
        </w:rPr>
        <w:t xml:space="preserve">    </w:t>
      </w:r>
      <w:r>
        <w:rPr>
          <w:rStyle w:val="CommentTok"/>
        </w:rPr>
        <w:t>// missing snippet for updates and delete</w:t>
      </w:r>
      <w:r>
        <w:br/>
      </w:r>
      <w:r>
        <w:br/>
      </w:r>
      <w:r>
        <w:rPr>
          <w:rStyle w:val="NormalTok"/>
        </w:rPr>
        <w:t xml:space="preserve">    ...</w:t>
      </w:r>
      <w:r>
        <w:br/>
      </w:r>
    </w:p>
    <w:p w:rsidR="00F110B7" w:rsidRDefault="00F110B7">
      <w:r>
        <w:t xml:space="preserve">On the Hyperty Observer side, Data Objects are also created with the Syncher API and the emerging </w:t>
      </w:r>
      <w:hyperlink r:id="rId52">
        <w:r>
          <w:rPr>
            <w:rStyle w:val="Hyperlink"/>
          </w:rPr>
          <w:t>Object.observer() Javascript method</w:t>
        </w:r>
      </w:hyperlink>
      <w:r>
        <w:t xml:space="preserve"> is used to receive the stream of data changes coming from the Reporter Hyperty.</w:t>
      </w:r>
    </w:p>
    <w:p w:rsidR="00F110B7" w:rsidRDefault="00F110B7">
      <w:pPr>
        <w:pStyle w:val="SourceCode"/>
      </w:pPr>
      <w:r>
        <w:rPr>
          <w:rStyle w:val="NormalTok"/>
        </w:rPr>
        <w:t xml:space="preserve">  </w:t>
      </w:r>
      <w:proofErr w:type="gramStart"/>
      <w:r>
        <w:rPr>
          <w:rStyle w:val="AttributeTok"/>
        </w:rPr>
        <w:t>onNotification</w:t>
      </w:r>
      <w:r>
        <w:rPr>
          <w:rStyle w:val="NormalTok"/>
        </w:rPr>
        <w:t>(</w:t>
      </w:r>
      <w:proofErr w:type="gramEnd"/>
      <w:r>
        <w:rPr>
          <w:rStyle w:val="NormalTok"/>
        </w:rPr>
        <w:t xml:space="preserve">)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Syncher Subscribe ---------------- </w:t>
      </w:r>
      <w:r>
        <w:rPr>
          <w:rStyle w:val="SpecialCharTok"/>
        </w:rPr>
        <w:t>\n</w:t>
      </w:r>
      <w:r>
        <w:rPr>
          <w:rStyle w:val="StringTok"/>
        </w:rPr>
        <w:t>'</w:t>
      </w:r>
      <w:r>
        <w:rPr>
          <w:rStyle w:val="NormalTok"/>
        </w:rPr>
        <w:t>)</w:t>
      </w:r>
      <w:r>
        <w:rPr>
          <w:rStyle w:val="OperatorTok"/>
        </w:rPr>
        <w:t>;</w:t>
      </w:r>
      <w:r>
        <w:br/>
      </w:r>
      <w:r>
        <w:rPr>
          <w:rStyle w:val="NormalTok"/>
        </w:rPr>
        <w:t xml:space="preserve">    </w:t>
      </w:r>
      <w:r>
        <w:rPr>
          <w:rStyle w:val="VariableTok"/>
        </w:rPr>
        <w:t>syncher</w:t>
      </w:r>
      <w:r>
        <w:rPr>
          <w:rStyle w:val="NormalTok"/>
        </w:rPr>
        <w:t>.</w:t>
      </w:r>
      <w:r>
        <w:rPr>
          <w:rStyle w:val="AttributeTok"/>
        </w:rPr>
        <w:t>subscribe</w:t>
      </w:r>
      <w:r>
        <w:rPr>
          <w:rStyle w:val="NormalTok"/>
        </w:rPr>
        <w:t>(objectUrl).</w:t>
      </w:r>
      <w:r>
        <w:rPr>
          <w:rStyle w:val="AttributeTok"/>
        </w:rPr>
        <w:t>then</w:t>
      </w:r>
      <w:r>
        <w:rPr>
          <w:rStyle w:val="NormalTok"/>
        </w:rPr>
        <w:t>(</w:t>
      </w:r>
      <w:r>
        <w:rPr>
          <w:rStyle w:val="KeywordTok"/>
        </w:rPr>
        <w:t>function</w:t>
      </w:r>
      <w:r>
        <w:rPr>
          <w:rStyle w:val="NormalTok"/>
        </w:rPr>
        <w:t xml:space="preserve">(dataObjectObserver) </w:t>
      </w:r>
      <w:r>
        <w:rPr>
          <w:rStyle w:val="OperatorTok"/>
        </w:rPr>
        <w:t>{</w:t>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'1. Return Subscribe Data Object Observer'</w:t>
      </w:r>
      <w:r>
        <w:rPr>
          <w:rStyle w:val="OperatorTok"/>
        </w:rPr>
        <w:t>,</w:t>
      </w:r>
      <w:r>
        <w:rPr>
          <w:rStyle w:val="NormalTok"/>
        </w:rPr>
        <w:t xml:space="preserve"> dataObjectObserver)</w:t>
      </w:r>
      <w:r>
        <w:rPr>
          <w:rStyle w:val="OperatorTok"/>
        </w:rPr>
        <w:t>;</w:t>
      </w:r>
      <w:r>
        <w:br/>
      </w:r>
      <w:r>
        <w:br/>
      </w:r>
      <w:r>
        <w:rPr>
          <w:rStyle w:val="NormalTok"/>
        </w:rPr>
        <w:t xml:space="preserve">      </w:t>
      </w:r>
      <w:r>
        <w:rPr>
          <w:rStyle w:val="CommentTok"/>
        </w:rPr>
        <w:t xml:space="preserve">// TODO: put source code to add listeners to updates by using </w:t>
      </w:r>
      <w:proofErr w:type="gramStart"/>
      <w:r>
        <w:rPr>
          <w:rStyle w:val="CommentTok"/>
        </w:rPr>
        <w:t>Object.observer(</w:t>
      </w:r>
      <w:proofErr w:type="gramEnd"/>
      <w:r>
        <w:rPr>
          <w:rStyle w:val="CommentTok"/>
        </w:rPr>
        <w:t>)</w:t>
      </w:r>
      <w:r>
        <w:br/>
      </w:r>
      <w:r>
        <w:br/>
      </w:r>
      <w:r>
        <w:br/>
      </w:r>
      <w:r>
        <w:rPr>
          <w:rStyle w:val="NormalTok"/>
        </w:rPr>
        <w:t xml:space="preserve">      </w:t>
      </w:r>
      <w:r>
        <w:rPr>
          <w:rStyle w:val="VariableTok"/>
        </w:rPr>
        <w:t>console</w:t>
      </w:r>
      <w:r>
        <w:rPr>
          <w:rStyle w:val="NormalTok"/>
        </w:rPr>
        <w:t>.</w:t>
      </w:r>
      <w:r>
        <w:rPr>
          <w:rStyle w:val="AttributeTok"/>
        </w:rPr>
        <w:t>info</w:t>
      </w:r>
      <w:r>
        <w:rPr>
          <w:rStyle w:val="NormalTok"/>
        </w:rPr>
        <w:t>(</w:t>
      </w:r>
      <w:r>
        <w:rPr>
          <w:rStyle w:val="StringTok"/>
        </w:rPr>
        <w:t xml:space="preserve">'------------------------ END ---------------------- </w:t>
      </w:r>
      <w:r>
        <w:rPr>
          <w:rStyle w:val="SpecialCharTok"/>
        </w:rPr>
        <w:t>\n</w:t>
      </w:r>
      <w:r>
        <w:rPr>
          <w:rStyle w:val="StringTok"/>
        </w:rPr>
        <w:t>'</w:t>
      </w:r>
      <w:r>
        <w:rPr>
          <w:rStyle w:val="NormalTok"/>
        </w:rPr>
        <w:t>)</w:t>
      </w:r>
      <w:r>
        <w:rPr>
          <w:rStyle w:val="OperatorTok"/>
        </w:rPr>
        <w:t>;</w:t>
      </w:r>
      <w:r>
        <w:br/>
      </w:r>
      <w:r>
        <w:rPr>
          <w:rStyle w:val="NormalTok"/>
        </w:rPr>
        <w:t xml:space="preserve">    </w:t>
      </w:r>
      <w:r>
        <w:rPr>
          <w:rStyle w:val="OperatorTok"/>
        </w:rPr>
        <w:t>}</w:t>
      </w:r>
      <w:r>
        <w:rPr>
          <w:rStyle w:val="NormalTok"/>
        </w:rPr>
        <w:t>).</w:t>
      </w:r>
      <w:r>
        <w:rPr>
          <w:rStyle w:val="AttributeTok"/>
        </w:rPr>
        <w:t>catch</w:t>
      </w:r>
      <w:r>
        <w:rPr>
          <w:rStyle w:val="NormalTok"/>
        </w:rPr>
        <w:t>(</w:t>
      </w:r>
      <w:r>
        <w:rPr>
          <w:rStyle w:val="KeywordTok"/>
        </w:rPr>
        <w:t>function</w:t>
      </w:r>
      <w:r>
        <w:rPr>
          <w:rStyle w:val="NormalTok"/>
        </w:rPr>
        <w:t xml:space="preserve">(reason) </w:t>
      </w:r>
      <w:r>
        <w:rPr>
          <w:rStyle w:val="OperatorTok"/>
        </w:rPr>
        <w:t>{</w:t>
      </w:r>
      <w:r>
        <w:br/>
      </w:r>
      <w:r>
        <w:rPr>
          <w:rStyle w:val="NormalTok"/>
        </w:rPr>
        <w:t xml:space="preserve">      </w:t>
      </w:r>
      <w:r>
        <w:rPr>
          <w:rStyle w:val="VariableTok"/>
        </w:rPr>
        <w:t>console</w:t>
      </w:r>
      <w:r>
        <w:rPr>
          <w:rStyle w:val="NormalTok"/>
        </w:rPr>
        <w:t>.</w:t>
      </w:r>
      <w:r>
        <w:rPr>
          <w:rStyle w:val="AttributeTok"/>
        </w:rPr>
        <w:t>error</w:t>
      </w:r>
      <w:r>
        <w:rPr>
          <w:rStyle w:val="NormalTok"/>
        </w:rPr>
        <w:t>(reason)</w:t>
      </w:r>
      <w:r>
        <w:rPr>
          <w:rStyle w:val="OperatorTok"/>
        </w:rPr>
        <w:t>;</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rPr>
          <w:rStyle w:val="OperatorTok"/>
        </w:rPr>
        <w:t>}</w:t>
      </w:r>
      <w:r>
        <w:br/>
      </w:r>
      <w:r>
        <w:br/>
      </w:r>
      <w:r>
        <w:rPr>
          <w:rStyle w:val="NormalTok"/>
        </w:rPr>
        <w:t xml:space="preserve">  ...</w:t>
      </w:r>
      <w:r>
        <w:br/>
      </w:r>
      <w:r>
        <w:lastRenderedPageBreak/>
        <w:br/>
      </w:r>
      <w:r>
        <w:rPr>
          <w:rStyle w:val="NormalTok"/>
        </w:rPr>
        <w:t xml:space="preserve">  </w:t>
      </w:r>
      <w:r>
        <w:rPr>
          <w:rStyle w:val="CommentTok"/>
        </w:rPr>
        <w:t>// missing snippet for updates and delete</w:t>
      </w:r>
    </w:p>
    <w:p w:rsidR="00F110B7" w:rsidRDefault="00F110B7">
      <w:pPr>
        <w:pStyle w:val="Heading3"/>
      </w:pPr>
      <w:bookmarkStart w:id="73" w:name="hyperty-data-object-url-address"/>
      <w:bookmarkStart w:id="74" w:name="_Toc443159183"/>
      <w:bookmarkEnd w:id="73"/>
      <w:r>
        <w:t>Hyperty Data Object URL address</w:t>
      </w:r>
      <w:bookmarkEnd w:id="74"/>
    </w:p>
    <w:p w:rsidR="00F110B7" w:rsidRDefault="00F110B7">
      <w:r>
        <w:t>The Hyperty Messaging Framework allocates to each new created Hyperty Data Object a Global Unique Identifier URL that is independent from the Hyperty instance creator and from the Hyperty Runtime, in order to support mobility of the Data Object between different Hyperty Runtimes and also to support delegation of the Reporter role to other Hyperty instances. However, at this point Reporter delegation is only supported between Hyperty instances from the same domain.</w:t>
      </w:r>
    </w:p>
    <w:p w:rsidR="00F110B7" w:rsidRDefault="00F110B7">
      <w:pPr>
        <w:pStyle w:val="Heading3"/>
      </w:pPr>
      <w:bookmarkStart w:id="75" w:name="hyperty-data-object-schema"/>
      <w:bookmarkStart w:id="76" w:name="_Toc443159184"/>
      <w:bookmarkEnd w:id="75"/>
      <w:r>
        <w:t>Hyperty Data Object Schema</w:t>
      </w:r>
      <w:bookmarkEnd w:id="76"/>
    </w:p>
    <w:p w:rsidR="00F110B7" w:rsidRDefault="00F110B7">
      <w:r>
        <w:t xml:space="preserve">Each Hyperty Data Object is formally described by a json-schema that is identified by a Catalogue URL. This allows </w:t>
      </w:r>
      <w:proofErr w:type="gramStart"/>
      <w:r>
        <w:t>to check</w:t>
      </w:r>
      <w:proofErr w:type="gramEnd"/>
      <w:r>
        <w:t xml:space="preserve"> whether two different Hyperties are compliant by cross checking each supported Hyperty Data Object schema. At this point the following Hyperty Data Object schemas are defined:</w:t>
      </w:r>
    </w:p>
    <w:p w:rsidR="00F110B7" w:rsidRDefault="006020F6" w:rsidP="00EE5A91">
      <w:pPr>
        <w:numPr>
          <w:ilvl w:val="0"/>
          <w:numId w:val="21"/>
        </w:numPr>
      </w:pPr>
      <w:hyperlink r:id="rId53">
        <w:r w:rsidR="00F110B7">
          <w:rPr>
            <w:rStyle w:val="Hyperlink"/>
            <w:b/>
          </w:rPr>
          <w:t>Connection Data Schema</w:t>
        </w:r>
      </w:hyperlink>
      <w:r w:rsidR="00F110B7">
        <w:t xml:space="preserve"> : Hyperties supporting this schema are able to handle </w:t>
      </w:r>
      <w:hyperlink r:id="rId54">
        <w:r w:rsidR="00F110B7">
          <w:rPr>
            <w:rStyle w:val="Hyperlink"/>
          </w:rPr>
          <w:t>WebRTC Peer Connections</w:t>
        </w:r>
      </w:hyperlink>
      <w:r w:rsidR="00F110B7">
        <w:t xml:space="preserve"> between the Hyperty Runtime instances where they are running independently of the signalling protocol used. The URL Scheme for Connection Data Objects is "connection" (example: "connection://example.com/alice/bob201601290617").</w:t>
      </w:r>
    </w:p>
    <w:p w:rsidR="00F110B7" w:rsidRDefault="006020F6" w:rsidP="00EE5A91">
      <w:pPr>
        <w:numPr>
          <w:ilvl w:val="0"/>
          <w:numId w:val="21"/>
        </w:numPr>
      </w:pPr>
      <w:hyperlink r:id="rId55">
        <w:r w:rsidR="00F110B7">
          <w:rPr>
            <w:rStyle w:val="Hyperlink"/>
            <w:b/>
          </w:rPr>
          <w:t>Communication Data Schema</w:t>
        </w:r>
      </w:hyperlink>
      <w:r w:rsidR="00F110B7">
        <w:t xml:space="preserve"> : Hyperties supporting this schema are able to handle different communication types including Textual Chat, Audio, Video, Screen Sharing and File sharing. Such communication can be supported on top of WebRTC protocol streams by using the Connection Data Schema. The URL Scheme for Communication Data Objects is "comm" (example: "comm://example.com/group-chat/rethink201601290617").</w:t>
      </w:r>
    </w:p>
    <w:p w:rsidR="00F110B7" w:rsidRDefault="006020F6" w:rsidP="00EE5A91">
      <w:pPr>
        <w:numPr>
          <w:ilvl w:val="0"/>
          <w:numId w:val="21"/>
        </w:numPr>
      </w:pPr>
      <w:hyperlink r:id="rId56">
        <w:r w:rsidR="00F110B7">
          <w:rPr>
            <w:rStyle w:val="Hyperlink"/>
            <w:b/>
          </w:rPr>
          <w:t>Context Data Schema</w:t>
        </w:r>
      </w:hyperlink>
      <w:r w:rsidR="00F110B7">
        <w:t xml:space="preserve"> : Hyperties supporting this schema are able to produce or consume Context Data, usually collected from sensors. The URL Scheme for Communication Data Objects is "ctxt" (example: "ctxt://example.com/room/temperature201601290617").</w:t>
      </w:r>
    </w:p>
    <w:p w:rsidR="00F110B7" w:rsidRDefault="00F110B7">
      <w:pPr>
        <w:pStyle w:val="Heading3"/>
      </w:pPr>
      <w:bookmarkStart w:id="77" w:name="parent---children-resources"/>
      <w:bookmarkStart w:id="78" w:name="_Toc443159185"/>
      <w:bookmarkEnd w:id="77"/>
      <w:r>
        <w:t>Parent - Children Resources</w:t>
      </w:r>
      <w:bookmarkEnd w:id="78"/>
    </w:p>
    <w:p w:rsidR="00F110B7" w:rsidRDefault="00F110B7">
      <w:r>
        <w:t>In order to allow use cases like Group Chat where all involved Hyperties are able to write in the Sync Data Object, the Parent - Child Data Sync Objects is introduced.</w:t>
      </w:r>
    </w:p>
    <w:p w:rsidR="00F110B7" w:rsidRDefault="00F110B7">
      <w:pPr>
        <w:pStyle w:val="BodyText"/>
      </w:pPr>
      <w:r>
        <w:t>A Data Object Child belongs to a Data Object Parent children collection resource and can be created by any Observer of the Data Object Parent as well as by its Reporter. The Reporter - Observer rules still apply to Data Object Child i.e. there is only one Reporter that can update the Data Object Child, which can be an Observer of the Data Object Parent, as mentioned earlier.</w:t>
      </w:r>
    </w:p>
    <w:p w:rsidR="002542D7" w:rsidRDefault="00F110B7" w:rsidP="002542D7">
      <w:pPr>
        <w:keepNext/>
        <w:jc w:val="center"/>
      </w:pPr>
      <w:r>
        <w:rPr>
          <w:noProof/>
          <w:lang w:val="en-US" w:eastAsia="en-US"/>
        </w:rPr>
        <w:lastRenderedPageBreak/>
        <w:drawing>
          <wp:inline distT="0" distB="0" distL="0" distR="0">
            <wp:extent cx="4584192" cy="2371344"/>
            <wp:effectExtent l="19050" t="0" r="6858" b="0"/>
            <wp:docPr id="135" name="Picture"/>
            <wp:cNvGraphicFramePr/>
            <a:graphic xmlns:a="http://schemas.openxmlformats.org/drawingml/2006/main">
              <a:graphicData uri="http://schemas.openxmlformats.org/drawingml/2006/picture">
                <pic:pic xmlns:pic="http://schemas.openxmlformats.org/drawingml/2006/picture">
                  <pic:nvPicPr>
                    <pic:cNvPr id="0" name="Picture" descr="parent-child-sync.png"/>
                    <pic:cNvPicPr>
                      <a:picLocks noChangeAspect="1" noChangeArrowheads="1"/>
                    </pic:cNvPicPr>
                  </pic:nvPicPr>
                  <pic:blipFill>
                    <a:blip r:embed="rId57" cstate="print"/>
                    <a:stretch>
                      <a:fillRect/>
                    </a:stretch>
                  </pic:blipFill>
                  <pic:spPr bwMode="auto">
                    <a:xfrm>
                      <a:off x="0" y="0"/>
                      <a:ext cx="4588083" cy="2373357"/>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3E2381">
          <w:rPr>
            <w:noProof/>
          </w:rPr>
          <w:t>9</w:t>
        </w:r>
      </w:fldSimple>
      <w:r>
        <w:t xml:space="preserve"> - </w:t>
      </w:r>
      <w:r w:rsidR="00F110B7">
        <w:t>Parent - Child Sync</w:t>
      </w:r>
    </w:p>
    <w:p w:rsidR="00F110B7" w:rsidRDefault="00F110B7">
      <w:pPr>
        <w:pStyle w:val="BodyText"/>
      </w:pPr>
      <w:r>
        <w:t xml:space="preserve">The creation, update and delete of </w:t>
      </w:r>
      <w:proofErr w:type="gramStart"/>
      <w:r>
        <w:t>an</w:t>
      </w:r>
      <w:proofErr w:type="gramEnd"/>
      <w:r>
        <w:t xml:space="preserve"> Data Object Child is performed in the Data Object Parent itself:</w:t>
      </w:r>
    </w:p>
    <w:p w:rsidR="00F110B7" w:rsidRDefault="00F110B7">
      <w:pPr>
        <w:pStyle w:val="BodyText"/>
      </w:pPr>
      <w:r>
        <w:t>*Data Object Child creation, update and delete code snippet*</w:t>
      </w:r>
    </w:p>
    <w:p w:rsidR="00F110B7" w:rsidRDefault="00F110B7">
      <w:pPr>
        <w:pStyle w:val="BodyText"/>
      </w:pPr>
      <w:r>
        <w:t xml:space="preserve">All other Hyperties observing or reporting the Data Object </w:t>
      </w:r>
      <w:proofErr w:type="gramStart"/>
      <w:r>
        <w:t>Parent,</w:t>
      </w:r>
      <w:proofErr w:type="gramEnd"/>
      <w:r>
        <w:t xml:space="preserve"> will be notified every time a new Data Object Child is created, updated or deleted:</w:t>
      </w:r>
    </w:p>
    <w:p w:rsidR="00F110B7" w:rsidRDefault="00F110B7">
      <w:pPr>
        <w:pStyle w:val="BodyText"/>
      </w:pPr>
      <w:r>
        <w:t>*Data Object Child creation, update and delete notification code snippet*</w:t>
      </w:r>
    </w:p>
    <w:p w:rsidR="00F110B7" w:rsidRDefault="00F110B7">
      <w:pPr>
        <w:pStyle w:val="BodyText"/>
      </w:pPr>
      <w:r>
        <w:t>At this point, Data Object Child can't also be a Data Object Parent of another Sync Data Object, i.e. Hyperty Data Object composition is limited to one level.</w:t>
      </w:r>
    </w:p>
    <w:p w:rsidR="00F110B7" w:rsidRDefault="00F110B7">
      <w:pPr>
        <w:pStyle w:val="Heading3"/>
      </w:pPr>
      <w:bookmarkStart w:id="79" w:name="syncher-and-sync-manager"/>
      <w:bookmarkStart w:id="80" w:name="_Toc443159186"/>
      <w:bookmarkEnd w:id="79"/>
      <w:r>
        <w:t>Syncher and Sync Manager</w:t>
      </w:r>
      <w:bookmarkEnd w:id="80"/>
    </w:p>
    <w:p w:rsidR="00F110B7" w:rsidRDefault="00F110B7">
      <w:r>
        <w:t xml:space="preserve">This section, gives an overview on how the Hyperty Data Object synchronisation transparently works on top of </w:t>
      </w:r>
      <w:proofErr w:type="gramStart"/>
      <w:r>
        <w:t xml:space="preserve">the </w:t>
      </w:r>
      <w:proofErr w:type="gramEnd"/>
      <w:r w:rsidR="006020F6">
        <w:fldChar w:fldCharType="begin"/>
      </w:r>
      <w:r w:rsidR="0012375D">
        <w:instrText>HYPERLINK "hyperty-messaging-framework.md" \h</w:instrText>
      </w:r>
      <w:r w:rsidR="006020F6">
        <w:fldChar w:fldCharType="separate"/>
      </w:r>
      <w:r>
        <w:rPr>
          <w:rStyle w:val="Hyperlink"/>
        </w:rPr>
        <w:t>Hyperty Messaging Framework</w:t>
      </w:r>
      <w:r w:rsidR="006020F6">
        <w:fldChar w:fldCharType="end"/>
      </w:r>
      <w:r>
        <w:t xml:space="preserve">. However, Hyperty developers don't have to know the technical details of this solution and can directly move to </w:t>
      </w:r>
      <w:proofErr w:type="gramStart"/>
      <w:r>
        <w:t xml:space="preserve">the </w:t>
      </w:r>
      <w:proofErr w:type="gramEnd"/>
      <w:r w:rsidR="006020F6">
        <w:fldChar w:fldCharType="begin"/>
      </w:r>
      <w:r w:rsidR="0012375D">
        <w:instrText>HYPERLINK "development-of-hyperties.md" \h</w:instrText>
      </w:r>
      <w:r w:rsidR="006020F6">
        <w:fldChar w:fldCharType="separate"/>
      </w:r>
      <w:r>
        <w:rPr>
          <w:rStyle w:val="Hyperlink"/>
        </w:rPr>
        <w:t>Hyperty Development Manual</w:t>
      </w:r>
      <w:r w:rsidR="006020F6">
        <w:fldChar w:fldCharType="end"/>
      </w:r>
      <w:r>
        <w:t>.</w:t>
      </w:r>
    </w:p>
    <w:p w:rsidR="00F110B7" w:rsidRDefault="00F110B7">
      <w:pPr>
        <w:pStyle w:val="BodyText"/>
      </w:pPr>
      <w:r>
        <w:t>The Hyperty Data Object synchronisation is provided by two components in the Runtime:</w:t>
      </w:r>
    </w:p>
    <w:p w:rsidR="00F110B7" w:rsidRDefault="00F110B7">
      <w:pPr>
        <w:pStyle w:val="BodyText"/>
      </w:pPr>
      <w:r>
        <w:t xml:space="preserve">The </w:t>
      </w:r>
      <w:hyperlink r:id="rId58">
        <w:r>
          <w:rPr>
            <w:rStyle w:val="Hyperlink"/>
          </w:rPr>
          <w:t>Syncher</w:t>
        </w:r>
      </w:hyperlink>
      <w:r>
        <w:t xml:space="preserve"> is a singleton Component co-located with the Hyperty Instance, which is in charge of handling all required procedures to manage data synchronisation at the Hyperty instance side, as a Reporter or a Observer Hyperty.</w:t>
      </w:r>
    </w:p>
    <w:p w:rsidR="00F110B7" w:rsidRDefault="00F110B7">
      <w:pPr>
        <w:pStyle w:val="BodyText"/>
      </w:pPr>
      <w:r>
        <w:t xml:space="preserve">The </w:t>
      </w:r>
      <w:hyperlink r:id="rId59">
        <w:r>
          <w:rPr>
            <w:rStyle w:val="Hyperlink"/>
          </w:rPr>
          <w:t>Runtime Sync Manager</w:t>
        </w:r>
      </w:hyperlink>
      <w:r>
        <w:t xml:space="preserve"> is a Core Runtime Component, which is in charge of handling authorisation requests to create Sync Data Objects from Hyperty Reporters and subscription requests to Sync Data Objects from Hyperty Observers. As soon as authorisation is granted the Sync Manager handles all required MessageBUS listeners in order to setup the Data Sync Stream routing path among Reporters and Observers. I.e., the Runtime Sync Manager provides </w:t>
      </w:r>
      <w:proofErr w:type="gramStart"/>
      <w:r>
        <w:t xml:space="preserve">a </w:t>
      </w:r>
      <w:hyperlink r:id="rId60">
        <w:r>
          <w:rPr>
            <w:rStyle w:val="Hyperlink"/>
          </w:rPr>
          <w:t>Messaging Framework</w:t>
        </w:r>
      </w:hyperlink>
      <w:r>
        <w:t xml:space="preserve"> Routing</w:t>
      </w:r>
      <w:proofErr w:type="gramEnd"/>
      <w:r>
        <w:t xml:space="preserve"> Manager functionality.</w:t>
      </w:r>
    </w:p>
    <w:p w:rsidR="00F110B7" w:rsidRDefault="00F110B7">
      <w:pPr>
        <w:pStyle w:val="BodyText"/>
      </w:pPr>
      <w:r>
        <w:t xml:space="preserve">The </w:t>
      </w:r>
      <w:hyperlink r:id="rId61" w:anchor="subscription-manager">
        <w:r>
          <w:rPr>
            <w:rStyle w:val="Hyperlink"/>
          </w:rPr>
          <w:t>Message Node Subscription Manager</w:t>
        </w:r>
      </w:hyperlink>
      <w:r>
        <w:t xml:space="preserve"> is a Message Node functionality, which is in charge of handling requests from Runtime Sync Managers in order to setup the Data Sync Stream routing path between the Reporter Hyperty Runtime and Observers Hyperty Runtimes. I.e., the Message Node Sync Manager also provides </w:t>
      </w:r>
      <w:proofErr w:type="gramStart"/>
      <w:r>
        <w:t xml:space="preserve">a </w:t>
      </w:r>
      <w:hyperlink r:id="rId62">
        <w:r>
          <w:rPr>
            <w:rStyle w:val="Hyperlink"/>
          </w:rPr>
          <w:t>Messaging Framework</w:t>
        </w:r>
      </w:hyperlink>
      <w:r>
        <w:t xml:space="preserve"> Routing</w:t>
      </w:r>
      <w:proofErr w:type="gramEnd"/>
      <w:r>
        <w:t xml:space="preserve"> Manager functionality.</w:t>
      </w:r>
    </w:p>
    <w:p w:rsidR="002542D7" w:rsidRDefault="00F110B7" w:rsidP="002542D7">
      <w:pPr>
        <w:keepNext/>
        <w:jc w:val="center"/>
      </w:pPr>
      <w:r>
        <w:rPr>
          <w:noProof/>
          <w:lang w:val="en-US" w:eastAsia="en-US"/>
        </w:rPr>
        <w:lastRenderedPageBreak/>
        <w:drawing>
          <wp:inline distT="0" distB="0" distL="0" distR="0">
            <wp:extent cx="5753100" cy="2906083"/>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0" name="Picture" descr="sync-routing-management.png"/>
                    <pic:cNvPicPr>
                      <a:picLocks noChangeAspect="1" noChangeArrowheads="1"/>
                    </pic:cNvPicPr>
                  </pic:nvPicPr>
                  <pic:blipFill>
                    <a:blip r:embed="rId63" cstate="print"/>
                    <a:stretch>
                      <a:fillRect/>
                    </a:stretch>
                  </pic:blipFill>
                  <pic:spPr bwMode="auto">
                    <a:xfrm>
                      <a:off x="0" y="0"/>
                      <a:ext cx="5753100" cy="2906083"/>
                    </a:xfrm>
                    <a:prstGeom prst="rect">
                      <a:avLst/>
                    </a:prstGeom>
                    <a:noFill/>
                    <a:ln w="9525">
                      <a:noFill/>
                      <a:headEnd/>
                      <a:tailEnd/>
                    </a:ln>
                  </pic:spPr>
                </pic:pic>
              </a:graphicData>
            </a:graphic>
          </wp:inline>
        </w:drawing>
      </w:r>
    </w:p>
    <w:p w:rsidR="00F110B7" w:rsidRDefault="002542D7" w:rsidP="002542D7">
      <w:pPr>
        <w:pStyle w:val="Caption"/>
      </w:pPr>
      <w:r>
        <w:t xml:space="preserve">Figure </w:t>
      </w:r>
      <w:fldSimple w:instr=" SEQ Figure \* ARABIC ">
        <w:r w:rsidR="003E2381">
          <w:rPr>
            <w:noProof/>
          </w:rPr>
          <w:t>10</w:t>
        </w:r>
      </w:fldSimple>
      <w:r>
        <w:t xml:space="preserve"> - </w:t>
      </w:r>
      <w:r w:rsidR="00F110B7">
        <w:t>Routing Management for Hyperty Data Syncronisation</w:t>
      </w:r>
    </w:p>
    <w:p w:rsidR="00F110B7" w:rsidRDefault="00F110B7">
      <w:pPr>
        <w:pStyle w:val="BodyText"/>
      </w:pPr>
      <w:r>
        <w:t xml:space="preserve">A detailed description of the Hyperty Data Synchronisation procedures is provided </w:t>
      </w:r>
      <w:hyperlink r:id="rId64">
        <w:r>
          <w:rPr>
            <w:rStyle w:val="Hyperlink"/>
          </w:rPr>
          <w:t>here</w:t>
        </w:r>
      </w:hyperlink>
    </w:p>
    <w:p w:rsidR="00AA45F1" w:rsidRDefault="006020F6">
      <w:pPr>
        <w:pStyle w:val="Heading2"/>
      </w:pPr>
      <w:r>
        <w:fldChar w:fldCharType="end"/>
      </w:r>
      <w:r>
        <w:fldChar w:fldCharType="begin"/>
      </w:r>
      <w:r w:rsidR="00AA45F1">
        <w:instrText xml:space="preserve"> INCLUDETEXT "C:\\Projectos\\reTHINK\\WP3\\git\\core-framework\\docs\\deliverables\\d32\\D3.2-tutorials-hyperty-trust.docx" </w:instrText>
      </w:r>
      <w:r w:rsidR="002542D7">
        <w:instrText xml:space="preserve"> \* MERGEFORMAT </w:instrText>
      </w:r>
      <w:r>
        <w:fldChar w:fldCharType="separate"/>
      </w:r>
      <w:bookmarkStart w:id="81" w:name="_Toc443159187"/>
      <w:bookmarkStart w:id="82" w:name="hyperty-trust-and-security-model"/>
      <w:bookmarkEnd w:id="82"/>
      <w:r w:rsidR="00AA45F1">
        <w:t>Hyperty Trust and Security Model</w:t>
      </w:r>
      <w:bookmarkEnd w:id="81"/>
    </w:p>
    <w:p w:rsidR="00AA45F1" w:rsidRDefault="00AA45F1">
      <w:r>
        <w:t>This document gives an overview on the Hyperty Trust Model as well as on Hyperty Sandbox runtime execution environment.</w:t>
      </w:r>
    </w:p>
    <w:p w:rsidR="00AA45F1" w:rsidRDefault="00AA45F1">
      <w:pPr>
        <w:pStyle w:val="BodyText"/>
      </w:pPr>
      <w:r>
        <w:t xml:space="preserve">It should be noted, that </w:t>
      </w:r>
      <w:hyperlink r:id="rId65">
        <w:r>
          <w:rPr>
            <w:rStyle w:val="Hyperlink"/>
          </w:rPr>
          <w:t>Hyperty Service Development Framework</w:t>
        </w:r>
      </w:hyperlink>
      <w:r>
        <w:t xml:space="preserve"> to be used to create new Hyperties, abstracts Developers from the Hyperty Trust and Security Model described in this document including lower level Identity Management APIs. Details about how to develop Hyperties is provided in </w:t>
      </w:r>
      <w:hyperlink r:id="rId66">
        <w:r>
          <w:rPr>
            <w:rStyle w:val="Hyperlink"/>
          </w:rPr>
          <w:t>this</w:t>
        </w:r>
      </w:hyperlink>
      <w:r>
        <w:t xml:space="preserve"> document.</w:t>
      </w:r>
    </w:p>
    <w:p w:rsidR="00AA45F1" w:rsidRDefault="00AA45F1">
      <w:pPr>
        <w:pStyle w:val="BodyText"/>
      </w:pPr>
      <w:r>
        <w:t>Hyperties are securely associated to User Identities selected by the end-user himself. Hyperty Users are human beings (including group of human beings e.g. corporation) or things (including group of things and physical spaces e.g. a smart home or smart building).</w:t>
      </w:r>
    </w:p>
    <w:p w:rsidR="00AA45F1" w:rsidRDefault="00AA45F1">
      <w:pPr>
        <w:pStyle w:val="BodyText"/>
      </w:pPr>
      <w:r>
        <w:t xml:space="preserve">Hyperty Trust Model extends </w:t>
      </w:r>
      <w:hyperlink r:id="rId67" w:anchor="sec.identity-proxy">
        <w:r>
          <w:rPr>
            <w:rStyle w:val="Hyperlink"/>
          </w:rPr>
          <w:t>WebRTC Identity model</w:t>
        </w:r>
      </w:hyperlink>
      <w:r>
        <w:t xml:space="preserve"> where Identity tokens are generated, inserted in intercepted Messages sent by Hyperties and validated by recipient Hyperty Runtimes before delivered to the target Identity. These identity management procedures are performed according to applicable policies managed by the end-user.</w:t>
      </w:r>
    </w:p>
    <w:p w:rsidR="002542D7" w:rsidRDefault="00AA45F1" w:rsidP="002542D7">
      <w:pPr>
        <w:keepNext/>
        <w:jc w:val="center"/>
      </w:pPr>
      <w:r>
        <w:rPr>
          <w:noProof/>
          <w:lang w:val="en-US" w:eastAsia="en-US"/>
        </w:rPr>
        <w:lastRenderedPageBreak/>
        <w:drawing>
          <wp:inline distT="0" distB="0" distL="0" distR="0">
            <wp:extent cx="5753100" cy="2639091"/>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hyperty-trust-management.png"/>
                    <pic:cNvPicPr>
                      <a:picLocks noChangeAspect="1" noChangeArrowheads="1"/>
                    </pic:cNvPicPr>
                  </pic:nvPicPr>
                  <pic:blipFill>
                    <a:blip r:embed="rId68" cstate="print"/>
                    <a:stretch>
                      <a:fillRect/>
                    </a:stretch>
                  </pic:blipFill>
                  <pic:spPr bwMode="auto">
                    <a:xfrm>
                      <a:off x="0" y="0"/>
                      <a:ext cx="5753100" cy="2639091"/>
                    </a:xfrm>
                    <a:prstGeom prst="rect">
                      <a:avLst/>
                    </a:prstGeom>
                    <a:noFill/>
                    <a:ln w="9525">
                      <a:noFill/>
                      <a:headEnd/>
                      <a:tailEnd/>
                    </a:ln>
                  </pic:spPr>
                </pic:pic>
              </a:graphicData>
            </a:graphic>
          </wp:inline>
        </w:drawing>
      </w:r>
    </w:p>
    <w:p w:rsidR="00AA45F1" w:rsidRDefault="002542D7" w:rsidP="002542D7">
      <w:pPr>
        <w:pStyle w:val="Caption"/>
      </w:pPr>
      <w:r>
        <w:t xml:space="preserve">Figure </w:t>
      </w:r>
      <w:fldSimple w:instr=" SEQ Figure \* ARABIC ">
        <w:r w:rsidR="003E2381">
          <w:rPr>
            <w:noProof/>
          </w:rPr>
          <w:t>11</w:t>
        </w:r>
      </w:fldSimple>
      <w:r>
        <w:t xml:space="preserve"> - </w:t>
      </w:r>
      <w:r w:rsidR="00AA45F1">
        <w:t>Hyperty Trust Management</w:t>
      </w:r>
    </w:p>
    <w:p w:rsidR="00AA45F1" w:rsidRDefault="00AA45F1">
      <w:pPr>
        <w:pStyle w:val="Heading3"/>
      </w:pPr>
      <w:bookmarkStart w:id="83" w:name="identity"/>
      <w:bookmarkStart w:id="84" w:name="_Toc443159188"/>
      <w:bookmarkEnd w:id="83"/>
      <w:r>
        <w:t>Identity</w:t>
      </w:r>
      <w:bookmarkEnd w:id="84"/>
    </w:p>
    <w:p w:rsidR="00AA45F1" w:rsidRDefault="00AA45F1">
      <w:r>
        <w:t>As the necessity to manage identities over the internet has increased, so does the number of solutions to help achieve that objective. Not only for the Internet, but also for large companies with a great number of workers exists the necessity to do a proper Identity management of all them. This digital identity as will be explained below is an identity created from the need to provide an authentication from someone or something, and is used in different ways by diverse systems that requires some sort of identity. Over time several solutions emerged, to fulfil specific problems in projects, mainly because distinct obstacles require different approaches. The following introduces the concept of Identity, and how it can be used.</w:t>
      </w:r>
    </w:p>
    <w:p w:rsidR="00AA45F1" w:rsidRDefault="00AA45F1">
      <w:pPr>
        <w:pStyle w:val="Heading3"/>
      </w:pPr>
      <w:bookmarkStart w:id="85" w:name="user-identity"/>
      <w:bookmarkStart w:id="86" w:name="_Toc443159189"/>
      <w:bookmarkEnd w:id="85"/>
      <w:r>
        <w:t>User Identity</w:t>
      </w:r>
      <w:bookmarkEnd w:id="86"/>
    </w:p>
    <w:p w:rsidR="00AA45F1" w:rsidRDefault="00AA45F1">
      <w:r>
        <w:t xml:space="preserve">In our modern society, technology is ubiquitous, and transactions are evermore accomplished using digital technologies without the need to involve physical contact. An example of this situation can be observed in money transactions, where a few years ago if someone needed to make a bank transfer, it would require that person to move personally into a bank agency to order it, and in current days these money transfers can be performed using a smartphone. Since identification binds a person identity with the respective individual attributes, an authentication of identity is required. Given this, and since the majority of the current transactions are performed digitally, we need, a sometimes called, digital identity to prove who we are in remote communication. This concept of Identity comprises two important information security mechanisms, the authentication and authorization. In a short description, the authentication is an identification followed by verification. In this identification process an entity supplies its identity, while in the verification process, the identity provided is checked before the system. Therefore, the correctness of an authentication strongly depends on the verification procedure employed. The authorisation is the decision to allow a given identity to execute or access a certain resource. Access control to a service or system, can be achieved based on authorisation mechanisms, where is possible to define the access rights or policies for each Identity, thus making it possible to decide to allow or deny a particular action based on an identifier or attribute. This appears as an interesting solution if the system requires having access restrictions. Traditionally, the authentication is performed with something a user knows (like a PIN or a password) or holds (such as a key, or a magnetic card). But there is another method, biometrics, which can be used to authenticate users. Biometrics </w:t>
      </w:r>
      <w:proofErr w:type="gramStart"/>
      <w:r>
        <w:t>are</w:t>
      </w:r>
      <w:proofErr w:type="gramEnd"/>
      <w:r>
        <w:t xml:space="preserve"> automated authentication methods based on measurable human characteristics, such as voice samples, fingerprint, or facial features. However, </w:t>
      </w:r>
      <w:r>
        <w:lastRenderedPageBreak/>
        <w:t>biometric methods do not typically allow for remote authentication. As such, it is herein not considered.</w:t>
      </w:r>
    </w:p>
    <w:p w:rsidR="00AA45F1" w:rsidRDefault="00AA45F1">
      <w:pPr>
        <w:pStyle w:val="Heading3"/>
      </w:pPr>
      <w:bookmarkStart w:id="87" w:name="identity-module-and-idp-proxy"/>
      <w:bookmarkStart w:id="88" w:name="_Toc443159190"/>
      <w:bookmarkEnd w:id="87"/>
      <w:r>
        <w:t xml:space="preserve">Identity Module and </w:t>
      </w:r>
      <w:proofErr w:type="gramStart"/>
      <w:r>
        <w:t>IdP</w:t>
      </w:r>
      <w:proofErr w:type="gramEnd"/>
      <w:r>
        <w:t xml:space="preserve"> Proxy</w:t>
      </w:r>
      <w:bookmarkEnd w:id="88"/>
    </w:p>
    <w:p w:rsidR="00AA45F1" w:rsidRDefault="00AA45F1">
      <w:r>
        <w:t xml:space="preserve">The Identity Module (Id Module) is the </w:t>
      </w:r>
      <w:hyperlink r:id="rId69">
        <w:r>
          <w:rPr>
            <w:rStyle w:val="Hyperlink"/>
          </w:rPr>
          <w:t>Hyperty Core Runtime</w:t>
        </w:r>
      </w:hyperlink>
      <w:r>
        <w:t xml:space="preserv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Identity proxies are considered to act as intermediaries between the Identity Module and the specific Identity Provider Proxies (</w:t>
      </w:r>
      <w:proofErr w:type="gramStart"/>
      <w:r>
        <w:t>IdP</w:t>
      </w:r>
      <w:proofErr w:type="gramEnd"/>
      <w:r>
        <w:t xml:space="preserve"> Proxy), promoting a more flexible and adaptable solution. The </w:t>
      </w:r>
      <w:proofErr w:type="gramStart"/>
      <w:r>
        <w:t>IdP</w:t>
      </w:r>
      <w:proofErr w:type="gramEnd"/>
      <w:r>
        <w:t xml:space="preserve"> Proxy is the </w:t>
      </w:r>
      <w:hyperlink r:id="rId70" w:anchor="protocol-on-the-fly-protofly-and-protostubs">
        <w:r>
          <w:rPr>
            <w:rStyle w:val="Hyperlink"/>
          </w:rPr>
          <w:t>IDP ProtoStub</w:t>
        </w:r>
      </w:hyperlink>
      <w:r>
        <w:t xml:space="preserve"> that is responsible to handle the communication between the Identity Providers and the Identity Module.</w:t>
      </w:r>
    </w:p>
    <w:p w:rsidR="00AA45F1" w:rsidRDefault="00AA45F1">
      <w:pPr>
        <w:pStyle w:val="BodyText"/>
      </w:pPr>
      <w:r>
        <w:t>The following figure illustrates this interaction:</w:t>
      </w:r>
    </w:p>
    <w:p w:rsidR="002542D7" w:rsidRDefault="00AA45F1" w:rsidP="002542D7">
      <w:pPr>
        <w:keepNext/>
        <w:jc w:val="center"/>
      </w:pPr>
      <w:r>
        <w:rPr>
          <w:noProof/>
          <w:lang w:val="en-US" w:eastAsia="en-US"/>
        </w:rPr>
        <w:drawing>
          <wp:inline distT="0" distB="0" distL="0" distR="0">
            <wp:extent cx="5753100" cy="2262054"/>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idp-proxy.png"/>
                    <pic:cNvPicPr>
                      <a:picLocks noChangeAspect="1" noChangeArrowheads="1"/>
                    </pic:cNvPicPr>
                  </pic:nvPicPr>
                  <pic:blipFill>
                    <a:blip r:embed="rId71" cstate="print"/>
                    <a:stretch>
                      <a:fillRect/>
                    </a:stretch>
                  </pic:blipFill>
                  <pic:spPr bwMode="auto">
                    <a:xfrm>
                      <a:off x="0" y="0"/>
                      <a:ext cx="5753100" cy="2262054"/>
                    </a:xfrm>
                    <a:prstGeom prst="rect">
                      <a:avLst/>
                    </a:prstGeom>
                    <a:noFill/>
                    <a:ln w="9525">
                      <a:noFill/>
                      <a:headEnd/>
                      <a:tailEnd/>
                    </a:ln>
                  </pic:spPr>
                </pic:pic>
              </a:graphicData>
            </a:graphic>
          </wp:inline>
        </w:drawing>
      </w:r>
    </w:p>
    <w:p w:rsidR="00AA45F1" w:rsidRDefault="002542D7" w:rsidP="002542D7">
      <w:pPr>
        <w:pStyle w:val="Caption"/>
      </w:pPr>
      <w:r>
        <w:t xml:space="preserve">Figure </w:t>
      </w:r>
      <w:fldSimple w:instr=" SEQ Figure \* ARABIC ">
        <w:r w:rsidR="003E2381">
          <w:rPr>
            <w:noProof/>
          </w:rPr>
          <w:t>12</w:t>
        </w:r>
      </w:fldSimple>
      <w:r>
        <w:t xml:space="preserve"> - </w:t>
      </w:r>
      <w:r w:rsidR="00AA45F1">
        <w:t>Interaction between the Identity Module and the Identity Provider</w:t>
      </w:r>
    </w:p>
    <w:p w:rsidR="00AA45F1" w:rsidRDefault="00AA45F1">
      <w:pPr>
        <w:pStyle w:val="Heading3"/>
      </w:pPr>
      <w:bookmarkStart w:id="89" w:name="runtime-sandbox"/>
      <w:bookmarkStart w:id="90" w:name="_Toc443159191"/>
      <w:bookmarkEnd w:id="89"/>
      <w:r>
        <w:t>Runtime Sandbox</w:t>
      </w:r>
      <w:bookmarkEnd w:id="90"/>
    </w:p>
    <w:p w:rsidR="00AA45F1" w:rsidRDefault="00AA45F1">
      <w:r>
        <w:t>The hyperty runtime implements sandboxing mechanisms that ensure the correct isolation of client JavaScript code (i.e., Hyperties, ProtoStubs, and Applications). Isolation means that client code is confined to execute within the address space of an independent sandbox. As a result, sandboxes prevent potentially malicious code from interfering with client code instances in co-located sandboxes or from accessing external resources in the surrounding environment (e.g., files, network, etc.). Communication outside the sandbox is possible through well defined channels. Both sandboxing mechanisms and communication channels implemented by the hyperty runtime are available to the application programmer throught specific APIs and are dependent on the targeted platform.</w:t>
      </w:r>
    </w:p>
    <w:p w:rsidR="00AA45F1" w:rsidRDefault="00AA45F1">
      <w:pPr>
        <w:pStyle w:val="BodyText"/>
      </w:pPr>
      <w:r>
        <w:t xml:space="preserve">For the browser platform, sandboxing is enforced by leveraging native mechanisms provided by the browser API. The core runtime components execute inside an iFrame. The iFrame implements the core sandbox by isolating the code of the core runtime from the main window in which the application javascript code is executed. Application code is therefore prevented from accessing directly to the memory address space of the core runtime. Communication between application and core runtime is possible only through a single and well defined entrypoint which allows them to exchange messages: method </w:t>
      </w:r>
      <w:proofErr w:type="gramStart"/>
      <w:r>
        <w:t>postMessage(</w:t>
      </w:r>
      <w:proofErr w:type="gramEnd"/>
      <w:r>
        <w:t xml:space="preserve">). Hyperties and protoStub execute as independent Web </w:t>
      </w:r>
      <w:r>
        <w:lastRenderedPageBreak/>
        <w:t xml:space="preserve">Workers. Web Workers effectively isolate their internal states from each other and from the core runtime. The </w:t>
      </w:r>
      <w:proofErr w:type="gramStart"/>
      <w:r>
        <w:t>postMessage(</w:t>
      </w:r>
      <w:proofErr w:type="gramEnd"/>
      <w:r>
        <w:t>) method constitutes the only communication bridge between the these components.</w:t>
      </w:r>
    </w:p>
    <w:p w:rsidR="00AA45F1" w:rsidRDefault="00AA45F1">
      <w:pPr>
        <w:pStyle w:val="BodyText"/>
      </w:pPr>
      <w:r>
        <w:t>For the standalone platform, the sandboxing mechanisms we employ are similar to the browser platform. The main difference is that, instead of using a browser, we leverage Crosswalk to support standalone applications. Crosswalk is an HTML application runtime that allows us to execute the hyperty runtime as native mobile applications in Android and iOS devices without the need to install a full-blown browser. Mobile applications only need to be bundled with both Crosswalk webviews and the hyperty runtime code. Since a Crosswalk webview implements a Chromium-based runtime, it can seamlessly execute the hyperty runtime code that was implemented for the browser platform.</w:t>
      </w:r>
    </w:p>
    <w:p w:rsidR="00AA45F1" w:rsidRDefault="006020F6">
      <w:pPr>
        <w:pStyle w:val="Heading2"/>
      </w:pPr>
      <w:r>
        <w:fldChar w:fldCharType="end"/>
      </w:r>
      <w:bookmarkStart w:id="91" w:name="hyperty-development"/>
      <w:bookmarkStart w:id="92" w:name="_Toc443159192"/>
      <w:bookmarkEnd w:id="91"/>
      <w:r w:rsidR="00AA45F1">
        <w:t>Hyperty Development</w:t>
      </w:r>
      <w:bookmarkEnd w:id="92"/>
    </w:p>
    <w:p w:rsidR="00AA45F1" w:rsidRDefault="00AA45F1">
      <w:r>
        <w:t>This document provides guidelines for developers of Hyperties. It is recommended that you have already read:</w:t>
      </w:r>
    </w:p>
    <w:p w:rsidR="00AA45F1" w:rsidRDefault="006020F6" w:rsidP="00EE5A91">
      <w:pPr>
        <w:numPr>
          <w:ilvl w:val="0"/>
          <w:numId w:val="22"/>
        </w:numPr>
      </w:pPr>
      <w:hyperlink r:id="rId72">
        <w:r w:rsidR="00AA45F1">
          <w:rPr>
            <w:rStyle w:val="Hyperlink"/>
          </w:rPr>
          <w:t>An Overview of the Hyperty Concept</w:t>
        </w:r>
      </w:hyperlink>
    </w:p>
    <w:p w:rsidR="00AA45F1" w:rsidRDefault="006020F6" w:rsidP="00EE5A91">
      <w:pPr>
        <w:numPr>
          <w:ilvl w:val="0"/>
          <w:numId w:val="22"/>
        </w:numPr>
      </w:pPr>
      <w:hyperlink r:id="rId73">
        <w:r w:rsidR="00AA45F1">
          <w:rPr>
            <w:rStyle w:val="Hyperlink"/>
          </w:rPr>
          <w:t>An Overview of the Hyperty Messaging Framework</w:t>
        </w:r>
      </w:hyperlink>
    </w:p>
    <w:p w:rsidR="00AA45F1" w:rsidRDefault="006020F6" w:rsidP="00EE5A91">
      <w:pPr>
        <w:numPr>
          <w:ilvl w:val="0"/>
          <w:numId w:val="22"/>
        </w:numPr>
      </w:pPr>
      <w:hyperlink r:id="rId74">
        <w:r w:rsidR="00AA45F1">
          <w:rPr>
            <w:rStyle w:val="Hyperlink"/>
          </w:rPr>
          <w:t>An overview on how Hyperties cooperate with each other through a Data Synchronisation model called Reporter - Observer</w:t>
        </w:r>
      </w:hyperlink>
    </w:p>
    <w:p w:rsidR="00AA45F1" w:rsidRDefault="006020F6" w:rsidP="00EE5A91">
      <w:pPr>
        <w:numPr>
          <w:ilvl w:val="0"/>
          <w:numId w:val="22"/>
        </w:numPr>
      </w:pPr>
      <w:hyperlink r:id="rId75">
        <w:r w:rsidR="00AA45F1">
          <w:rPr>
            <w:rStyle w:val="Hyperlink"/>
          </w:rPr>
          <w:t>An overview on the Hyperty Security and Trust Model</w:t>
        </w:r>
      </w:hyperlink>
    </w:p>
    <w:p w:rsidR="00AA45F1" w:rsidRDefault="00AA45F1">
      <w:pPr>
        <w:pStyle w:val="Heading3"/>
      </w:pPr>
      <w:bookmarkStart w:id="93" w:name="hyperty-concept"/>
      <w:bookmarkStart w:id="94" w:name="_Toc443159193"/>
      <w:bookmarkEnd w:id="93"/>
      <w:r>
        <w:t>Hyperty Concept</w:t>
      </w:r>
      <w:bookmarkEnd w:id="94"/>
    </w:p>
    <w:p w:rsidR="00AA45F1" w:rsidRDefault="00AA45F1">
      <w:r>
        <w:t xml:space="preserve">The Hyperty Concept is introduced </w:t>
      </w:r>
      <w:hyperlink r:id="rId76">
        <w:r>
          <w:rPr>
            <w:rStyle w:val="Hyperlink"/>
          </w:rPr>
          <w:t>here</w:t>
        </w:r>
      </w:hyperlink>
      <w:r>
        <w:t xml:space="preserve"> as a secure user associated </w:t>
      </w:r>
      <w:hyperlink r:id="rId77">
        <w:r>
          <w:rPr>
            <w:rStyle w:val="Hyperlink"/>
          </w:rPr>
          <w:t>microservice</w:t>
        </w:r>
      </w:hyperlink>
      <w:r>
        <w:t xml:space="preserve">, which can be deployed either on a web runtime environment, on an end-user device or on a networked server. The main characteristics of </w:t>
      </w:r>
      <w:proofErr w:type="gramStart"/>
      <w:r>
        <w:t>a Hyperty</w:t>
      </w:r>
      <w:proofErr w:type="gramEnd"/>
      <w:r>
        <w:t xml:space="preserve"> include:</w:t>
      </w:r>
    </w:p>
    <w:p w:rsidR="00AA45F1" w:rsidRDefault="00AA45F1" w:rsidP="00EE5A91">
      <w:pPr>
        <w:numPr>
          <w:ilvl w:val="0"/>
          <w:numId w:val="22"/>
        </w:numPr>
      </w:pPr>
      <w:r>
        <w:rPr>
          <w:i/>
        </w:rPr>
        <w:t>Modular</w:t>
      </w:r>
      <w:r>
        <w:t>: A Hyperty should be a self contained module providing reusable service logic implementions in form of a script (e.g. a JavaScript file)</w:t>
      </w:r>
    </w:p>
    <w:p w:rsidR="00AA45F1" w:rsidRDefault="00AA45F1" w:rsidP="00EE5A91">
      <w:pPr>
        <w:numPr>
          <w:ilvl w:val="0"/>
          <w:numId w:val="22"/>
        </w:numPr>
      </w:pPr>
      <w:r>
        <w:rPr>
          <w:i/>
        </w:rPr>
        <w:t xml:space="preserve">User </w:t>
      </w:r>
      <w:proofErr w:type="gramStart"/>
      <w:r>
        <w:rPr>
          <w:i/>
        </w:rPr>
        <w:t>association</w:t>
      </w:r>
      <w:r>
        <w:t xml:space="preserve"> :</w:t>
      </w:r>
      <w:proofErr w:type="gramEnd"/>
      <w:r>
        <w:t xml:space="preserve"> A Hyperty instance is associated to a “User” (e.g. Human beings, physical objects, physical spaces, organizations) through an Identity, even if this User can be anonymous in some cases.</w:t>
      </w:r>
    </w:p>
    <w:p w:rsidR="00AA45F1" w:rsidRDefault="00AA45F1" w:rsidP="00EE5A91">
      <w:pPr>
        <w:numPr>
          <w:ilvl w:val="0"/>
          <w:numId w:val="22"/>
        </w:numPr>
      </w:pPr>
      <w:r>
        <w:rPr>
          <w:i/>
        </w:rPr>
        <w:t>Data Synchronization Communication</w:t>
      </w:r>
      <w:r>
        <w:t>: Hyperties interact with each other through data synch objects by using the Reporter – Observer communication pattern.</w:t>
      </w:r>
    </w:p>
    <w:p w:rsidR="00AA45F1" w:rsidRDefault="00AA45F1" w:rsidP="00EE5A91">
      <w:pPr>
        <w:numPr>
          <w:ilvl w:val="0"/>
          <w:numId w:val="22"/>
        </w:numPr>
      </w:pPr>
      <w:r>
        <w:rPr>
          <w:i/>
        </w:rPr>
        <w:t>Protocol Agnostic</w:t>
      </w:r>
      <w:r>
        <w:t>: Through the protocol-on-the-fly concept, Hyperties are network protocol agnostic. In other words, the data synchronization communication between Hyperties is not dependent on a specific network protocol. Communication is accomplished via a common data schema that describes the data synch objects used.</w:t>
      </w:r>
    </w:p>
    <w:p w:rsidR="00AA45F1" w:rsidRDefault="00AA45F1" w:rsidP="00EE5A91">
      <w:pPr>
        <w:numPr>
          <w:ilvl w:val="0"/>
          <w:numId w:val="22"/>
        </w:numPr>
      </w:pPr>
      <w:r>
        <w:rPr>
          <w:i/>
        </w:rPr>
        <w:t>GUI independent</w:t>
      </w:r>
      <w:r>
        <w:t xml:space="preserve">: Hyperty should not provide Graphical User Interfaces. </w:t>
      </w:r>
      <w:r>
        <w:rPr>
          <w:i/>
        </w:rPr>
        <w:t>to be clarified</w:t>
      </w:r>
    </w:p>
    <w:p w:rsidR="00AA45F1" w:rsidRDefault="00AA45F1" w:rsidP="00EE5A91">
      <w:pPr>
        <w:numPr>
          <w:ilvl w:val="0"/>
          <w:numId w:val="22"/>
        </w:numPr>
      </w:pPr>
      <w:r>
        <w:rPr>
          <w:i/>
        </w:rPr>
        <w:t>APIs</w:t>
      </w:r>
      <w:r>
        <w:t>: A Hyperty can expose Javascript APIs within the runtime environment that can to be used by web applications</w:t>
      </w:r>
    </w:p>
    <w:p w:rsidR="00AA45F1" w:rsidRDefault="00AA45F1">
      <w:r>
        <w:t>While designing and specifying service logics, it should be noted that Hyperties are not suitable for all use cases. In some case, making use of a simple resusable JavaScript file as library may suffice. The next section explaines the criteria under which the decision to use a Hyperty or not could apply.</w:t>
      </w:r>
    </w:p>
    <w:p w:rsidR="00AA45F1" w:rsidRDefault="00AA45F1">
      <w:pPr>
        <w:pStyle w:val="Heading3"/>
      </w:pPr>
      <w:bookmarkStart w:id="95" w:name="criteria-to-use-the-hyperty-concept"/>
      <w:bookmarkStart w:id="96" w:name="_Toc443159194"/>
      <w:bookmarkEnd w:id="95"/>
      <w:r>
        <w:t>Criteria to use the Hyperty Concept</w:t>
      </w:r>
      <w:bookmarkEnd w:id="96"/>
    </w:p>
    <w:p w:rsidR="00AA45F1" w:rsidRDefault="00AA45F1">
      <w:r>
        <w:t xml:space="preserve">These are guidelines to help developers decide if they should provide specific service logic as Hyperty or via a simple JavaScript library. Consider these as guidelines and not misinstruction. Before you </w:t>
      </w:r>
      <w:r>
        <w:lastRenderedPageBreak/>
        <w:t xml:space="preserve">embark on a new feature development, ask yourself the following questions:* </w:t>
      </w:r>
      <w:proofErr w:type="gramStart"/>
      <w:r>
        <w:t>Is</w:t>
      </w:r>
      <w:proofErr w:type="gramEnd"/>
      <w:r>
        <w:t xml:space="preserve"> the feature delivery directly associated with a user?* Does the feature delivery involve communication between users?* Is the feature modular and reusbale on different applications?* Can the feature be delivered and developed by different stakeholders (i.e domain specific implementation)?</w:t>
      </w:r>
    </w:p>
    <w:p w:rsidR="00AA45F1" w:rsidRDefault="00AA45F1">
      <w:pPr>
        <w:pStyle w:val="BodyText"/>
      </w:pPr>
      <w:r>
        <w:t>If the answers to the above questions are "YES" then most likely, you should go for the Hyperty Concept. The reTHINK Service Framework is what you want to look at next. The Service Framework provides APIs for developers to facilitate the development of Hyperties.</w:t>
      </w:r>
    </w:p>
    <w:p w:rsidR="00AA45F1" w:rsidRDefault="00AA45F1">
      <w:pPr>
        <w:pStyle w:val="Heading3"/>
      </w:pPr>
      <w:bookmarkStart w:id="97" w:name="getting-started-with-the-service-framewo"/>
      <w:bookmarkStart w:id="98" w:name="_Toc443159195"/>
      <w:bookmarkEnd w:id="97"/>
      <w:r>
        <w:t>Getting Started with the Service Framework</w:t>
      </w:r>
      <w:bookmarkEnd w:id="98"/>
    </w:p>
    <w:p w:rsidR="00AA45F1" w:rsidRDefault="00AA45F1">
      <w:r>
        <w:t>So you have decided for the Hyperty Concept and now ask yourself where to start. This section describes the basic steps any developer needs to undertake to include the Service Framework into their projects. There are two simple steps to get you started.</w:t>
      </w:r>
    </w:p>
    <w:p w:rsidR="00AA45F1" w:rsidRDefault="00AA45F1" w:rsidP="00EE5A91">
      <w:pPr>
        <w:numPr>
          <w:ilvl w:val="0"/>
          <w:numId w:val="23"/>
        </w:numPr>
      </w:pPr>
      <w:r>
        <w:t>Install the Service Framework</w:t>
      </w:r>
    </w:p>
    <w:p w:rsidR="00AA45F1" w:rsidRDefault="00AA45F1">
      <w:pPr>
        <w:pStyle w:val="SourceCode"/>
      </w:pPr>
      <w:proofErr w:type="gramStart"/>
      <w:r>
        <w:t>npm</w:t>
      </w:r>
      <w:proofErr w:type="gramEnd"/>
      <w:r>
        <w:t xml:space="preserve"> install git+git@github.com:reTHINK-project/dev-service-framework.git#develop --save</w:t>
      </w:r>
      <w:r>
        <w:br/>
        <w:t>jspm install service-framework=github:reTHINK-project/dev-service-framework.git@develop</w:t>
      </w:r>
    </w:p>
    <w:p w:rsidR="00AA45F1" w:rsidRDefault="00AA45F1" w:rsidP="00EE5A91">
      <w:pPr>
        <w:numPr>
          <w:ilvl w:val="0"/>
          <w:numId w:val="24"/>
        </w:numPr>
      </w:pPr>
      <w:r>
        <w:t>Import Module(s)</w:t>
      </w:r>
    </w:p>
    <w:p w:rsidR="00AA45F1" w:rsidRDefault="00AA45F1">
      <w:pPr>
        <w:pStyle w:val="SourceCode"/>
      </w:pPr>
      <w:proofErr w:type="gramStart"/>
      <w:r>
        <w:t>import</w:t>
      </w:r>
      <w:proofErr w:type="gramEnd"/>
      <w:r>
        <w:t xml:space="preserve"> {Syncher} from 'service-framework';</w:t>
      </w:r>
    </w:p>
    <w:p w:rsidR="00AA45F1" w:rsidRDefault="00AA45F1">
      <w:proofErr w:type="gramStart"/>
      <w:r>
        <w:t>or</w:t>
      </w:r>
      <w:proofErr w:type="gramEnd"/>
      <w:r>
        <w:t xml:space="preserve"> if you need more than one dependency:</w:t>
      </w:r>
    </w:p>
    <w:p w:rsidR="00AA45F1" w:rsidRDefault="00AA45F1">
      <w:pPr>
        <w:pStyle w:val="SourceCode"/>
      </w:pPr>
      <w:proofErr w:type="gramStart"/>
      <w:r>
        <w:t>import</w:t>
      </w:r>
      <w:proofErr w:type="gramEnd"/>
      <w:r>
        <w:t xml:space="preserve"> {Syncher, MessageFactory, AddressFactory} from 'service-framework';</w:t>
      </w:r>
    </w:p>
    <w:p w:rsidR="00AA45F1" w:rsidRDefault="00AA45F1">
      <w:r>
        <w:t>The next section explains the availble modules and APIs they expose.</w:t>
      </w:r>
    </w:p>
    <w:p w:rsidR="00AA45F1" w:rsidRDefault="00AA45F1">
      <w:pPr>
        <w:pStyle w:val="Heading3"/>
      </w:pPr>
      <w:bookmarkStart w:id="99" w:name="apis"/>
      <w:bookmarkStart w:id="100" w:name="_Toc443159196"/>
      <w:bookmarkEnd w:id="99"/>
      <w:r>
        <w:t>APIs</w:t>
      </w:r>
      <w:bookmarkEnd w:id="100"/>
    </w:p>
    <w:p w:rsidR="00AA45F1" w:rsidRDefault="00AA45F1">
      <w:r>
        <w:t>Here we describe useful functionalities that are exposed by the Service Framework Module, which developers can use in development process.</w:t>
      </w:r>
    </w:p>
    <w:p w:rsidR="00AA45F1" w:rsidRDefault="00AA45F1">
      <w:pPr>
        <w:pStyle w:val="Heading4"/>
      </w:pPr>
      <w:bookmarkStart w:id="101" w:name="syncher-api"/>
      <w:bookmarkEnd w:id="101"/>
      <w:r>
        <w:t>Syncher API</w:t>
      </w:r>
    </w:p>
    <w:p w:rsidR="00AA45F1" w:rsidRDefault="00AA45F1">
      <w:r>
        <w:t xml:space="preserve">The Syncher is a singleton class per Hyperty/URL and it is the owner of all created DataObjects. </w:t>
      </w:r>
      <w:proofErr w:type="gramStart"/>
      <w:r>
        <w:t>The main class for the package.</w:t>
      </w:r>
      <w:proofErr w:type="gramEnd"/>
      <w:r>
        <w:t xml:space="preserve"> Should only be available one per Hyperty/URL. It's the owner of all kind of DataObjects.</w:t>
      </w:r>
    </w:p>
    <w:p w:rsidR="00AA45F1" w:rsidRDefault="00AA45F1">
      <w:pPr>
        <w:pStyle w:val="BodyText"/>
      </w:pPr>
      <w:proofErr w:type="gramStart"/>
      <w:r>
        <w:t>new</w:t>
      </w:r>
      <w:proofErr w:type="gramEnd"/>
      <w:r>
        <w:t xml:space="preserve"> Syncher(hypertyURL, bus.MiniBus, configuration)</w:t>
      </w:r>
    </w:p>
    <w:p w:rsidR="00AA45F1" w:rsidRDefault="00AA45F1">
      <w:pPr>
        <w:pStyle w:val="BodyText"/>
      </w:pPr>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416"/>
        <w:gridCol w:w="1690"/>
        <w:gridCol w:w="6181"/>
      </w:tblGrid>
      <w:tr w:rsidR="00AA45F1">
        <w:tc>
          <w:tcPr>
            <w:tcW w:w="0" w:type="auto"/>
          </w:tcPr>
          <w:p w:rsidR="00AA45F1" w:rsidRDefault="00AA45F1">
            <w:pPr>
              <w:jc w:val="left"/>
            </w:pPr>
            <w:r>
              <w:t>hypertyURL</w:t>
            </w:r>
          </w:p>
        </w:tc>
        <w:tc>
          <w:tcPr>
            <w:tcW w:w="0" w:type="auto"/>
          </w:tcPr>
          <w:p w:rsidR="00AA45F1" w:rsidRDefault="00AA45F1">
            <w:pPr>
              <w:jc w:val="left"/>
            </w:pPr>
            <w:r>
              <w:t>URL.HypertyURL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bus.MiniBus</w:t>
            </w:r>
          </w:p>
        </w:tc>
        <w:tc>
          <w:tcPr>
            <w:tcW w:w="0" w:type="auto"/>
          </w:tcPr>
          <w:p w:rsidR="00AA45F1" w:rsidRDefault="00AA45F1">
            <w:pPr>
              <w:jc w:val="left"/>
            </w:pPr>
            <w:r>
              <w:t>MiniBus</w:t>
            </w:r>
          </w:p>
        </w:tc>
        <w:tc>
          <w:tcPr>
            <w:tcW w:w="0" w:type="auto"/>
          </w:tcPr>
          <w:p w:rsidR="00AA45F1" w:rsidRDefault="00AA45F1">
            <w:pPr>
              <w:jc w:val="left"/>
            </w:pPr>
            <w:r>
              <w:t>An instance of the MiniBus provided in the sandbox. When an object (Reporter or Observed) is created, the SyncherManager will add a listener in the MiniBus to receive/send Messages of that object.</w:t>
            </w:r>
          </w:p>
        </w:tc>
      </w:tr>
      <w:tr w:rsidR="00AA45F1">
        <w:tc>
          <w:tcPr>
            <w:tcW w:w="0" w:type="auto"/>
          </w:tcPr>
          <w:p w:rsidR="00AA45F1" w:rsidRDefault="00AA45F1">
            <w:pPr>
              <w:jc w:val="left"/>
            </w:pPr>
            <w:r>
              <w:t>configuration</w:t>
            </w:r>
          </w:p>
        </w:tc>
        <w:tc>
          <w:tcPr>
            <w:tcW w:w="0" w:type="auto"/>
          </w:tcPr>
          <w:p w:rsidR="00AA45F1" w:rsidRDefault="00AA45F1">
            <w:pPr>
              <w:jc w:val="left"/>
            </w:pPr>
            <w:r>
              <w:t>Config</w:t>
            </w:r>
          </w:p>
        </w:tc>
        <w:tc>
          <w:tcPr>
            <w:tcW w:w="0" w:type="auto"/>
          </w:tcPr>
          <w:p w:rsidR="00AA45F1" w:rsidRDefault="00AA45F1">
            <w:pPr>
              <w:jc w:val="left"/>
            </w:pPr>
            <w:r>
              <w:t>Configuration data containing the runtimeURL.</w:t>
            </w:r>
          </w:p>
        </w:tc>
      </w:tr>
    </w:tbl>
    <w:p w:rsidR="00AA45F1" w:rsidRDefault="00AA45F1">
      <w:pPr>
        <w:pStyle w:val="Heading5"/>
      </w:pPr>
      <w:bookmarkStart w:id="102" w:name="methods"/>
      <w:bookmarkEnd w:id="102"/>
      <w:r>
        <w:lastRenderedPageBreak/>
        <w:t>Methods</w:t>
      </w:r>
    </w:p>
    <w:p w:rsidR="00AA45F1" w:rsidRDefault="00AA45F1">
      <w:r>
        <w:t>The create method request a DataObjectReporter creation. The URL will be be requested by the allocation mechanism</w:t>
      </w:r>
      <w:proofErr w:type="gramStart"/>
      <w:r>
        <w:t>..</w:t>
      </w:r>
      <w:proofErr w:type="gramEnd"/>
    </w:p>
    <w:p w:rsidR="00AA45F1" w:rsidRDefault="00AA45F1">
      <w:pPr>
        <w:pStyle w:val="SourceCode"/>
      </w:pPr>
      <w:proofErr w:type="gramStart"/>
      <w:r>
        <w:t>create(</w:t>
      </w:r>
      <w:proofErr w:type="gramEnd"/>
      <w:r>
        <w:t>schema, List, initialData)</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133"/>
        <w:gridCol w:w="917"/>
        <w:gridCol w:w="2968"/>
      </w:tblGrid>
      <w:tr w:rsidR="00AA45F1">
        <w:tc>
          <w:tcPr>
            <w:tcW w:w="0" w:type="auto"/>
          </w:tcPr>
          <w:p w:rsidR="00AA45F1" w:rsidRDefault="00AA45F1">
            <w:pPr>
              <w:jc w:val="left"/>
            </w:pPr>
            <w:r>
              <w:t>schema</w:t>
            </w:r>
          </w:p>
        </w:tc>
        <w:tc>
          <w:tcPr>
            <w:tcW w:w="0" w:type="auto"/>
          </w:tcPr>
          <w:p w:rsidR="00AA45F1" w:rsidRDefault="00AA45F1">
            <w:pPr>
              <w:jc w:val="left"/>
            </w:pPr>
            <w:r>
              <w:t>Schema</w:t>
            </w:r>
          </w:p>
        </w:tc>
        <w:tc>
          <w:tcPr>
            <w:tcW w:w="0" w:type="auto"/>
          </w:tcPr>
          <w:p w:rsidR="00AA45F1" w:rsidRDefault="00AA45F1">
            <w:pPr>
              <w:jc w:val="left"/>
            </w:pPr>
            <w:r>
              <w:t>The Schema of the object</w:t>
            </w:r>
          </w:p>
        </w:tc>
      </w:tr>
      <w:tr w:rsidR="00AA45F1">
        <w:tc>
          <w:tcPr>
            <w:tcW w:w="0" w:type="auto"/>
          </w:tcPr>
          <w:p w:rsidR="00AA45F1" w:rsidRDefault="00AA45F1">
            <w:pPr>
              <w:jc w:val="left"/>
            </w:pPr>
            <w:r>
              <w:t>List</w:t>
            </w:r>
          </w:p>
        </w:tc>
        <w:tc>
          <w:tcPr>
            <w:tcW w:w="0" w:type="auto"/>
          </w:tcPr>
          <w:p w:rsidR="00AA45F1" w:rsidRDefault="00AA45F1">
            <w:pPr>
              <w:jc w:val="left"/>
            </w:pPr>
            <w:r>
              <w:t>Array</w:t>
            </w:r>
          </w:p>
        </w:tc>
        <w:tc>
          <w:tcPr>
            <w:tcW w:w="0" w:type="auto"/>
          </w:tcPr>
          <w:p w:rsidR="00AA45F1" w:rsidRDefault="00AA45F1">
            <w:pPr>
              <w:jc w:val="left"/>
            </w:pPr>
            <w:r>
              <w:t>of hyperties to send the create</w:t>
            </w:r>
          </w:p>
        </w:tc>
      </w:tr>
      <w:tr w:rsidR="00AA45F1">
        <w:tc>
          <w:tcPr>
            <w:tcW w:w="0" w:type="auto"/>
          </w:tcPr>
          <w:p w:rsidR="00AA45F1" w:rsidRDefault="00AA45F1">
            <w:pPr>
              <w:jc w:val="left"/>
            </w:pPr>
            <w:r>
              <w:t>initialData</w:t>
            </w:r>
          </w:p>
        </w:tc>
        <w:tc>
          <w:tcPr>
            <w:tcW w:w="0" w:type="auto"/>
          </w:tcPr>
          <w:p w:rsidR="00AA45F1" w:rsidRDefault="00AA45F1">
            <w:pPr>
              <w:jc w:val="left"/>
            </w:pPr>
            <w:r>
              <w:t>JSON</w:t>
            </w:r>
          </w:p>
        </w:tc>
        <w:tc>
          <w:tcPr>
            <w:tcW w:w="0" w:type="auto"/>
          </w:tcPr>
          <w:p w:rsidR="00AA45F1" w:rsidRDefault="00AA45F1">
            <w:pPr>
              <w:jc w:val="left"/>
            </w:pPr>
            <w:r>
              <w:t>Object initial data</w:t>
            </w:r>
          </w:p>
        </w:tc>
      </w:tr>
    </w:tbl>
    <w:p w:rsidR="00AA45F1" w:rsidRDefault="00AA45F1" w:rsidP="00EE5A91">
      <w:pPr>
        <w:numPr>
          <w:ilvl w:val="0"/>
          <w:numId w:val="22"/>
        </w:numPr>
      </w:pPr>
      <w:r>
        <w:t>Returns: Return Promise to a new Reporter. The reporter can be accepted or rejected by the PEP Type Promise.</w:t>
      </w:r>
    </w:p>
    <w:p w:rsidR="00AA45F1" w:rsidRDefault="00AA45F1">
      <w:r>
        <w:t>The subscribe method can be used to request subscription to an existent object.</w:t>
      </w:r>
    </w:p>
    <w:p w:rsidR="00AA45F1" w:rsidRDefault="00AA45F1">
      <w:pPr>
        <w:pStyle w:val="SourceCode"/>
      </w:pPr>
      <w:proofErr w:type="gramStart"/>
      <w:r>
        <w:t>subscribe(</w:t>
      </w:r>
      <w:proofErr w:type="gramEnd"/>
      <w:r>
        <w:t>objURL)</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854"/>
        <w:gridCol w:w="1160"/>
        <w:gridCol w:w="2888"/>
      </w:tblGrid>
      <w:tr w:rsidR="00AA45F1">
        <w:tc>
          <w:tcPr>
            <w:tcW w:w="0" w:type="auto"/>
          </w:tcPr>
          <w:p w:rsidR="00AA45F1" w:rsidRDefault="00AA45F1">
            <w:pPr>
              <w:jc w:val="left"/>
            </w:pPr>
            <w:r>
              <w:t>objURL</w:t>
            </w:r>
          </w:p>
        </w:tc>
        <w:tc>
          <w:tcPr>
            <w:tcW w:w="0" w:type="auto"/>
          </w:tcPr>
          <w:p w:rsidR="00AA45F1" w:rsidRDefault="00AA45F1">
            <w:pPr>
              <w:jc w:val="left"/>
            </w:pPr>
            <w:r>
              <w:t>ObjectURL</w:t>
            </w:r>
          </w:p>
        </w:tc>
        <w:tc>
          <w:tcPr>
            <w:tcW w:w="0" w:type="auto"/>
          </w:tcPr>
          <w:p w:rsidR="00AA45F1" w:rsidRDefault="00AA45F1">
            <w:pPr>
              <w:jc w:val="left"/>
            </w:pPr>
            <w:r>
              <w:t>Address of the existent object</w:t>
            </w:r>
          </w:p>
        </w:tc>
      </w:tr>
    </w:tbl>
    <w:p w:rsidR="00AA45F1" w:rsidRDefault="00AA45F1">
      <w:pPr>
        <w:pStyle w:val="BodyText"/>
      </w:pPr>
      <w:r>
        <w:rPr>
          <w:i/>
        </w:rPr>
        <w:t>Returns:</w:t>
      </w:r>
      <w:r>
        <w:t xml:space="preserve"> Return Promise to a new Observer of Type Promise.</w:t>
      </w:r>
    </w:p>
    <w:p w:rsidR="00AA45F1" w:rsidRDefault="00AA45F1">
      <w:pPr>
        <w:pStyle w:val="Heading4"/>
      </w:pPr>
      <w:bookmarkStart w:id="103" w:name="minibus-api"/>
      <w:bookmarkEnd w:id="103"/>
      <w:r>
        <w:t>Minibus API</w:t>
      </w:r>
    </w:p>
    <w:p w:rsidR="00AA45F1" w:rsidRDefault="00AA45F1">
      <w:r>
        <w:t xml:space="preserve">The MiniBus API is a minimal interface to send and receive messages. It can be reused in </w:t>
      </w:r>
      <w:proofErr w:type="gramStart"/>
      <w:r>
        <w:t>many</w:t>
      </w:r>
      <w:proofErr w:type="gramEnd"/>
      <w:r>
        <w:t xml:space="preserve"> type of components. Components that need a message system should receive this class as a dependency or extend it. Classes extending this interface have to implement the following private methods: _onPostMessage and _registerExternalListener which are described below.</w:t>
      </w:r>
    </w:p>
    <w:p w:rsidR="00AA45F1" w:rsidRDefault="00AA45F1">
      <w:pPr>
        <w:pStyle w:val="BodyText"/>
      </w:pPr>
      <w:r>
        <w:t>The _onPostMessage method is a private class and used by the classes extending the Minibus class to process messages from the public "postMessage" without a registered listener. It can be used to send the message to an external interface, like a WebWorker or an IFrame.</w:t>
      </w:r>
    </w:p>
    <w:p w:rsidR="00AA45F1" w:rsidRDefault="00AA45F1">
      <w:pPr>
        <w:pStyle w:val="SourceCode"/>
      </w:pPr>
      <w:proofErr w:type="gramStart"/>
      <w:r>
        <w:t>onPostMessage(</w:t>
      </w:r>
      <w:proofErr w:type="gramEnd"/>
      <w:r>
        <w:t>msg)</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582"/>
        <w:gridCol w:w="1848"/>
        <w:gridCol w:w="1671"/>
      </w:tblGrid>
      <w:tr w:rsidR="00AA45F1">
        <w:tc>
          <w:tcPr>
            <w:tcW w:w="0" w:type="auto"/>
          </w:tcPr>
          <w:p w:rsidR="00AA45F1" w:rsidRDefault="00AA45F1">
            <w:pPr>
              <w:jc w:val="left"/>
            </w:pPr>
            <w:r>
              <w:t>msg</w:t>
            </w:r>
          </w:p>
        </w:tc>
        <w:tc>
          <w:tcPr>
            <w:tcW w:w="0" w:type="auto"/>
          </w:tcPr>
          <w:p w:rsidR="00AA45F1" w:rsidRDefault="00AA45F1">
            <w:pPr>
              <w:jc w:val="left"/>
            </w:pPr>
            <w:r>
              <w:t>Message.Message</w:t>
            </w:r>
          </w:p>
        </w:tc>
        <w:tc>
          <w:tcPr>
            <w:tcW w:w="0" w:type="auto"/>
          </w:tcPr>
          <w:p w:rsidR="00AA45F1" w:rsidRDefault="00AA45F1">
            <w:pPr>
              <w:jc w:val="left"/>
            </w:pPr>
            <w:r>
              <w:t>posted Message</w:t>
            </w:r>
          </w:p>
        </w:tc>
      </w:tr>
    </w:tbl>
    <w:p w:rsidR="00AA45F1" w:rsidRDefault="00AA45F1">
      <w:pPr>
        <w:pStyle w:val="BodyText"/>
      </w:pPr>
      <w:r>
        <w:t>The _</w:t>
      </w:r>
      <w:proofErr w:type="gramStart"/>
      <w:r>
        <w:t>registerExternalListener(</w:t>
      </w:r>
      <w:proofErr w:type="gramEnd"/>
      <w:r>
        <w:t>) method is not publicly available. It can be used by the class extension implementation to process all messages that enter the MiniBus from an external interface, like a WebWorker or IFrame. This method is called one time in the constructor to register external listeners. The implementation will probably call the _onMessage method to publish in the local listeners.</w:t>
      </w:r>
    </w:p>
    <w:p w:rsidR="00AA45F1" w:rsidRDefault="00AA45F1">
      <w:pPr>
        <w:pStyle w:val="BodyText"/>
      </w:pPr>
      <w:r>
        <w:rPr>
          <w:i/>
        </w:rPr>
        <w:t>NOTE:</w:t>
      </w:r>
      <w:r>
        <w:t xml:space="preserve"> DO NOT call "postMessage", there is a danger that the message enters in a cycle</w:t>
      </w:r>
      <w:proofErr w:type="gramStart"/>
      <w:r>
        <w:t>!registerExternalListener</w:t>
      </w:r>
      <w:proofErr w:type="gramEnd"/>
      <w:r>
        <w:t>()</w:t>
      </w:r>
    </w:p>
    <w:p w:rsidR="00AA45F1" w:rsidRDefault="00AA45F1">
      <w:pPr>
        <w:pStyle w:val="Heading4"/>
      </w:pPr>
      <w:bookmarkStart w:id="104" w:name="hyperty-discovery-api"/>
      <w:bookmarkEnd w:id="104"/>
      <w:r>
        <w:lastRenderedPageBreak/>
        <w:t>Hyperty Discovery API</w:t>
      </w:r>
    </w:p>
    <w:p w:rsidR="00AA45F1" w:rsidRDefault="00AA45F1">
      <w:r>
        <w:t>Hyperty Discovery interface provides the functionality to query hyperties instances registered in the domain registry of a given user</w:t>
      </w:r>
    </w:p>
    <w:p w:rsidR="00AA45F1" w:rsidRDefault="00AA45F1">
      <w:pPr>
        <w:pStyle w:val="SourceCode"/>
      </w:pPr>
      <w:proofErr w:type="gramStart"/>
      <w:r>
        <w:t>new</w:t>
      </w:r>
      <w:proofErr w:type="gramEnd"/>
      <w:r>
        <w:t xml:space="preserve"> HypertyDiscovery(domainURL, msgBus)</w:t>
      </w:r>
    </w:p>
    <w:p w:rsidR="00AA45F1" w:rsidRDefault="00AA45F1">
      <w:r>
        <w:rPr>
          <w:i/>
        </w:rPr>
        <w:t>Parameters:</w:t>
      </w:r>
    </w:p>
    <w:tbl>
      <w:tblPr>
        <w:tblStyle w:val="TableGrid"/>
        <w:tblW w:w="5000" w:type="pct"/>
        <w:tblLook w:val="04A0"/>
      </w:tblPr>
      <w:tblGrid>
        <w:gridCol w:w="2626"/>
        <w:gridCol w:w="2234"/>
        <w:gridCol w:w="4427"/>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5000" w:type="pct"/>
        <w:tblLook w:val="04A0"/>
      </w:tblPr>
      <w:tblGrid>
        <w:gridCol w:w="1685"/>
        <w:gridCol w:w="1738"/>
        <w:gridCol w:w="5864"/>
      </w:tblGrid>
      <w:tr w:rsidR="00AA45F1">
        <w:tc>
          <w:tcPr>
            <w:tcW w:w="0" w:type="auto"/>
          </w:tcPr>
          <w:p w:rsidR="00AA45F1" w:rsidRDefault="00AA45F1">
            <w:pPr>
              <w:jc w:val="left"/>
            </w:pPr>
            <w:r>
              <w:t>domainURL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the Hyperty</w:t>
            </w:r>
          </w:p>
        </w:tc>
      </w:tr>
      <w:tr w:rsidR="00AA45F1">
        <w:tc>
          <w:tcPr>
            <w:tcW w:w="0" w:type="auto"/>
          </w:tcPr>
          <w:p w:rsidR="00AA45F1" w:rsidRDefault="00AA45F1">
            <w:pPr>
              <w:jc w:val="left"/>
            </w:pPr>
            <w:r>
              <w:t>msgBus.MiniBus</w:t>
            </w:r>
          </w:p>
        </w:tc>
        <w:tc>
          <w:tcPr>
            <w:tcW w:w="0" w:type="auto"/>
          </w:tcPr>
          <w:p w:rsidR="00AA45F1" w:rsidRDefault="00AA45F1">
            <w:pPr>
              <w:jc w:val="left"/>
            </w:pPr>
            <w:r>
              <w:t>MiniBus</w:t>
            </w:r>
          </w:p>
        </w:tc>
        <w:tc>
          <w:tcPr>
            <w:tcW w:w="0" w:type="auto"/>
          </w:tcPr>
          <w:p w:rsidR="00AA45F1" w:rsidRDefault="00AA45F1">
            <w:pPr>
              <w:jc w:val="left"/>
            </w:pPr>
            <w:r>
              <w:t>An instance of the MiniBus used to post messages to the Message Bus</w:t>
            </w:r>
          </w:p>
        </w:tc>
      </w:tr>
    </w:tbl>
    <w:p w:rsidR="00AA45F1" w:rsidRDefault="00AA45F1">
      <w:pPr>
        <w:pStyle w:val="Heading5"/>
      </w:pPr>
      <w:bookmarkStart w:id="105" w:name="methods-1"/>
      <w:bookmarkEnd w:id="105"/>
      <w:r>
        <w:t>Methods</w:t>
      </w:r>
    </w:p>
    <w:p w:rsidR="00AA45F1" w:rsidRDefault="00AA45F1">
      <w:r>
        <w:t>The discoverHypertyPerUser function is used to query hyperties instances registered in Domain registry for a given user.</w:t>
      </w:r>
    </w:p>
    <w:p w:rsidR="00AA45F1" w:rsidRDefault="00AA45F1">
      <w:pPr>
        <w:pStyle w:val="SourceCode"/>
      </w:pPr>
      <w:r>
        <w:t xml:space="preserve"> </w:t>
      </w:r>
      <w:proofErr w:type="gramStart"/>
      <w:r>
        <w:t>discoverHypertyPerUser(</w:t>
      </w:r>
      <w:proofErr w:type="gramEnd"/>
      <w:r>
        <w:t>userIdentifier)</w:t>
      </w:r>
    </w:p>
    <w:p w:rsidR="00AA45F1" w:rsidRDefault="00AA45F1">
      <w:r>
        <w:rPr>
          <w:i/>
        </w:rPr>
        <w:t>Parameters:</w:t>
      </w:r>
    </w:p>
    <w:tbl>
      <w:tblPr>
        <w:tblStyle w:val="TableGrid"/>
        <w:tblW w:w="0" w:type="pct"/>
        <w:tblLook w:val="04A0"/>
      </w:tblPr>
      <w:tblGrid>
        <w:gridCol w:w="723"/>
        <w:gridCol w:w="615"/>
        <w:gridCol w:w="1219"/>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bl>
    <w:tbl>
      <w:tblPr>
        <w:tblW w:w="0" w:type="pct"/>
        <w:tblLook w:val="04A0"/>
      </w:tblPr>
      <w:tblGrid>
        <w:gridCol w:w="1428"/>
        <w:gridCol w:w="1659"/>
        <w:gridCol w:w="2662"/>
      </w:tblGrid>
      <w:tr w:rsidR="00AA45F1">
        <w:tc>
          <w:tcPr>
            <w:tcW w:w="0" w:type="auto"/>
          </w:tcPr>
          <w:p w:rsidR="00AA45F1" w:rsidRDefault="00AA45F1">
            <w:pPr>
              <w:jc w:val="left"/>
            </w:pPr>
            <w:r>
              <w:t>userIdentifier</w:t>
            </w:r>
          </w:p>
        </w:tc>
        <w:tc>
          <w:tcPr>
            <w:tcW w:w="0" w:type="auto"/>
          </w:tcPr>
          <w:p w:rsidR="00AA45F1" w:rsidRDefault="00AA45F1">
            <w:pPr>
              <w:jc w:val="left"/>
            </w:pPr>
            <w:r>
              <w:t>Identity.Identity</w:t>
            </w:r>
          </w:p>
        </w:tc>
        <w:tc>
          <w:tcPr>
            <w:tcW w:w="0" w:type="auto"/>
          </w:tcPr>
          <w:p w:rsidR="00AA45F1" w:rsidRDefault="00AA45F1">
            <w:pPr>
              <w:jc w:val="left"/>
            </w:pPr>
            <w:r>
              <w:t>The user's unique identifier</w:t>
            </w:r>
          </w:p>
        </w:tc>
      </w:tr>
    </w:tbl>
    <w:p w:rsidR="00AA45F1" w:rsidRDefault="00AA45F1" w:rsidP="00EE5A91">
      <w:pPr>
        <w:numPr>
          <w:ilvl w:val="0"/>
          <w:numId w:val="22"/>
        </w:numPr>
      </w:pPr>
      <w:r>
        <w:t>Returns:* Return Promise</w:t>
      </w:r>
    </w:p>
    <w:p w:rsidR="00AA45F1" w:rsidRDefault="00AA45F1">
      <w:pPr>
        <w:pStyle w:val="Heading3"/>
      </w:pPr>
      <w:bookmarkStart w:id="106" w:name="examples"/>
      <w:bookmarkStart w:id="107" w:name="_Toc443159197"/>
      <w:bookmarkEnd w:id="106"/>
      <w:r>
        <w:t>Examples</w:t>
      </w:r>
      <w:bookmarkEnd w:id="107"/>
    </w:p>
    <w:p w:rsidR="00AA45F1" w:rsidRDefault="00AA45F1">
      <w:pPr>
        <w:pStyle w:val="Heading4"/>
      </w:pPr>
      <w:bookmarkStart w:id="108" w:name="syncher-example"/>
      <w:bookmarkEnd w:id="108"/>
      <w:r>
        <w:t>Syncher Example</w:t>
      </w:r>
    </w:p>
    <w:p w:rsidR="00AA45F1" w:rsidRDefault="00AA45F1">
      <w:r>
        <w:t>Here is an example on how a Hyperty can instantiate and use the syncher.</w:t>
      </w:r>
    </w:p>
    <w:p w:rsidR="00AA45F1" w:rsidRDefault="00AA45F1">
      <w:pPr>
        <w:pStyle w:val="SourceCode"/>
      </w:pPr>
      <w:proofErr w:type="gramStart"/>
      <w:r>
        <w:t>import</w:t>
      </w:r>
      <w:proofErr w:type="gramEnd"/>
      <w:r>
        <w:t xml:space="preserve"> {Syncher, MessageFactory} from '../src/service-framework';</w:t>
      </w:r>
      <w:r>
        <w:br/>
      </w:r>
      <w:r>
        <w:br/>
        <w:t>class MyAwesomeHyperty{</w:t>
      </w:r>
      <w:r>
        <w:br/>
      </w:r>
      <w:r>
        <w:br/>
        <w:t xml:space="preserve">    constructor(hypertyURL, bus, configuration)</w:t>
      </w:r>
      <w:r>
        <w:br/>
        <w:t xml:space="preserve">    {</w:t>
      </w:r>
      <w:r>
        <w:br/>
        <w:t xml:space="preserve">            let _this = this;</w:t>
      </w:r>
      <w:r>
        <w:br/>
        <w:t xml:space="preserve">            _this.bus = bus;</w:t>
      </w:r>
      <w:r>
        <w:br/>
        <w:t xml:space="preserve">            _this.configuration = configuration;</w:t>
      </w:r>
      <w:r>
        <w:br/>
        <w:t xml:space="preserve">            _this.hypertyURL = hypertyURL;</w:t>
      </w:r>
      <w:r>
        <w:br/>
        <w:t xml:space="preserve">        // Syncher Object</w:t>
      </w:r>
      <w:r>
        <w:br/>
        <w:t xml:space="preserve">            let syncher = new Syncher(hypertyURL, bus, configuration);</w:t>
      </w:r>
      <w:r>
        <w:br/>
        <w:t xml:space="preserve">            _this.syncher = syncher;</w:t>
      </w:r>
      <w:r>
        <w:br/>
      </w:r>
      <w:r>
        <w:br/>
        <w:t xml:space="preserve">            //MessageFactory Object</w:t>
      </w:r>
      <w:r>
        <w:br/>
        <w:t xml:space="preserve">            let messageFactory = new MessageFactory("false", '{}');</w:t>
      </w:r>
      <w:r>
        <w:br/>
        <w:t xml:space="preserve">            _this.messageFactory = messageFactory;</w:t>
      </w:r>
      <w:r>
        <w:br/>
      </w:r>
      <w:r>
        <w:br/>
      </w:r>
      <w:r>
        <w:lastRenderedPageBreak/>
        <w:t xml:space="preserve">            _this.syncher.onNotification(function(event) {</w:t>
      </w:r>
      <w:r>
        <w:br/>
        <w:t xml:space="preserve">            console.log('My Awesome Hyperty just recieved a notification: ', event);</w:t>
      </w:r>
      <w:r>
        <w:br/>
        <w:t xml:space="preserve">            _this.hypertyConnector._onNotification(event, hypertyURL);</w:t>
      </w:r>
      <w:r>
        <w:br/>
        <w:t xml:space="preserve">     });</w:t>
      </w:r>
      <w:r>
        <w:br/>
        <w:t xml:space="preserve">        _this.hypertyConnector = new HypertyConnector(syncher);</w:t>
      </w:r>
      <w:r>
        <w:br/>
        <w:t xml:space="preserve">        _this.hypertyConnector.name = 'My Awesome Hyperty';</w:t>
      </w:r>
      <w:r>
        <w:br/>
        <w:t xml:space="preserve">  }</w:t>
      </w:r>
      <w:r>
        <w:br/>
        <w:t>}</w:t>
      </w:r>
    </w:p>
    <w:p w:rsidR="00AA45F1" w:rsidRDefault="00AA45F1">
      <w:pPr>
        <w:pStyle w:val="Heading4"/>
      </w:pPr>
      <w:bookmarkStart w:id="109" w:name="minibus-api-example"/>
      <w:bookmarkEnd w:id="109"/>
      <w:r>
        <w:t>MiniBus API Example</w:t>
      </w:r>
    </w:p>
    <w:p w:rsidR="00AA45F1" w:rsidRDefault="00AA45F1">
      <w:r>
        <w:t>We shall now provide more functionality to our MyAwesomeHyperty example above. The above class already has an instance of the MiniBus object which was provided in the constructor parameter. The example below shows how to use this instance to send a Message on the Message Bus.</w:t>
      </w:r>
    </w:p>
    <w:p w:rsidR="00AA45F1" w:rsidRDefault="00AA45F1">
      <w:pPr>
        <w:pStyle w:val="SourceCode"/>
      </w:pPr>
      <w:proofErr w:type="gramStart"/>
      <w:r>
        <w:t>sendMessage(</w:t>
      </w:r>
      <w:proofErr w:type="gramEnd"/>
      <w:r>
        <w:t>) {</w:t>
      </w:r>
      <w:r>
        <w:br/>
        <w:t xml:space="preserve">    let _this = this;</w:t>
      </w:r>
      <w:r>
        <w:br/>
        <w:t xml:space="preserve">    let message = messageFactory.createCreateMessageRequest( _this.hypertyURL,</w:t>
      </w:r>
      <w:r>
        <w:br/>
        <w:t xml:space="preserve">    'hyperty-runtime://sp1/AnotherHyperty'</w:t>
      </w:r>
      <w:r>
        <w:br/>
        <w:t xml:space="preserve">    "Hello from My Awesome Hyperty");</w:t>
      </w:r>
      <w:r>
        <w:br/>
        <w:t xml:space="preserve">    _this.bus.postMessage(message);</w:t>
      </w:r>
      <w:r>
        <w:br/>
        <w:t xml:space="preserve">  }</w:t>
      </w:r>
    </w:p>
    <w:p w:rsidR="00AA45F1" w:rsidRDefault="006020F6">
      <w:pPr>
        <w:pStyle w:val="Heading2"/>
      </w:pPr>
      <w:r>
        <w:fldChar w:fldCharType="begin"/>
      </w:r>
      <w:r w:rsidR="00AA45F1">
        <w:instrText xml:space="preserve"> INCLUDETEXT "C:\\Projectos\\reTHINK\\WP3\\git\\core-framework\\docs\\deliverables\\d32\\D3.2-tutorials-development-of-apps.docx" </w:instrText>
      </w:r>
      <w:r w:rsidR="00056A61">
        <w:instrText xml:space="preserve"> \* MERGEFORMAT </w:instrText>
      </w:r>
      <w:r>
        <w:fldChar w:fldCharType="separate"/>
      </w:r>
      <w:bookmarkStart w:id="110" w:name="_Toc443159198"/>
      <w:bookmarkStart w:id="111" w:name="application-development"/>
      <w:bookmarkEnd w:id="111"/>
      <w:r w:rsidR="00AA45F1">
        <w:t>Application Development</w:t>
      </w:r>
      <w:bookmarkEnd w:id="110"/>
    </w:p>
    <w:p w:rsidR="00AA45F1" w:rsidRDefault="00AA45F1">
      <w:pPr>
        <w:pStyle w:val="Heading3"/>
      </w:pPr>
      <w:bookmarkStart w:id="112" w:name="application-vs-hyperty"/>
      <w:bookmarkStart w:id="113" w:name="_Toc443159199"/>
      <w:bookmarkEnd w:id="112"/>
      <w:r>
        <w:t>Application vs Hyperty</w:t>
      </w:r>
      <w:bookmarkEnd w:id="113"/>
    </w:p>
    <w:p w:rsidR="00AA45F1" w:rsidRDefault="00AA45F1">
      <w:proofErr w:type="gramStart"/>
      <w:r>
        <w:t>A Hyperty</w:t>
      </w:r>
      <w:proofErr w:type="gramEnd"/>
      <w:r>
        <w:t xml:space="preserve"> is a module of software logic that is dynamically deployed in web runtime environments on end user devices, to execute session control and media flow management in a peer to peer manner. They are ready-to-use modules which can instantiated within the reTHINK runtime. The application will interact with the runtime to take advantage of the funcionality and services of the Hyperties which are instantiated by the runtime when required by the application.</w:t>
      </w:r>
    </w:p>
    <w:p w:rsidR="00AA45F1" w:rsidRDefault="00AA45F1">
      <w:pPr>
        <w:pStyle w:val="BodyText"/>
      </w:pPr>
      <w:r>
        <w:t>The Developer must include the reTHINK libraries in the web application. Through the development API, the required Hyperties and Protostubs are downloaded from the Catalogue server. This process is transparent for the developer of the final application, and of course, also for the final user of the application. If the Application requires some functionality or service provided by a Hyperty which has not been downloaded and instantiated yet, the runtime can get the code and instantiate it on the fly.</w:t>
      </w:r>
    </w:p>
    <w:p w:rsidR="00AA45F1" w:rsidRDefault="00AA45F1">
      <w:pPr>
        <w:pStyle w:val="Heading3"/>
      </w:pPr>
      <w:bookmarkStart w:id="114" w:name="how-to-use-hyperties"/>
      <w:bookmarkStart w:id="115" w:name="_Toc443159200"/>
      <w:bookmarkEnd w:id="114"/>
      <w:r>
        <w:t>How to use Hyperties</w:t>
      </w:r>
      <w:bookmarkEnd w:id="115"/>
    </w:p>
    <w:p w:rsidR="00AA45F1" w:rsidRDefault="00AA45F1">
      <w:proofErr w:type="gramStart"/>
      <w:r>
        <w:rPr>
          <w:i/>
        </w:rPr>
        <w:t>to</w:t>
      </w:r>
      <w:proofErr w:type="gramEnd"/>
      <w:r>
        <w:rPr>
          <w:i/>
        </w:rPr>
        <w:t xml:space="preserve"> be provided according to demos</w:t>
      </w:r>
    </w:p>
    <w:p w:rsidR="00AA45F1" w:rsidRDefault="00AA45F1">
      <w:pPr>
        <w:pStyle w:val="Heading3"/>
      </w:pPr>
      <w:bookmarkStart w:id="116" w:name="how-to-adapt-existing-applications"/>
      <w:bookmarkStart w:id="117" w:name="_Toc443159201"/>
      <w:bookmarkEnd w:id="116"/>
      <w:r>
        <w:t>How to adapt existing Applications</w:t>
      </w:r>
      <w:bookmarkEnd w:id="117"/>
    </w:p>
    <w:p w:rsidR="00AA45F1" w:rsidRDefault="00AA45F1">
      <w:r>
        <w:t>The diagram below shows how a standard application, which interacts with services provided by a service provider, currently looks like. There are several points which are not being considered such as Identity Management issues. If you need to interact with the service provided by CSP A, you need to use the library it provides, you need to authenticate to that specific service and you need to provide the logic in the Web Application to be able to produce and consume data from it.</w:t>
      </w:r>
    </w:p>
    <w:p w:rsidR="00056A61" w:rsidRDefault="00AA45F1" w:rsidP="00056A61">
      <w:pPr>
        <w:keepNext/>
        <w:jc w:val="center"/>
      </w:pPr>
      <w:r>
        <w:rPr>
          <w:noProof/>
          <w:lang w:val="en-US" w:eastAsia="en-US"/>
        </w:rPr>
        <w:lastRenderedPageBreak/>
        <w:drawing>
          <wp:inline distT="0" distB="0" distL="0" distR="0">
            <wp:extent cx="4358640" cy="2810256"/>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standard_app_diagrams.png"/>
                    <pic:cNvPicPr>
                      <a:picLocks noChangeAspect="1" noChangeArrowheads="1"/>
                    </pic:cNvPicPr>
                  </pic:nvPicPr>
                  <pic:blipFill>
                    <a:blip r:embed="rId78" cstate="print"/>
                    <a:stretch>
                      <a:fillRect/>
                    </a:stretch>
                  </pic:blipFill>
                  <pic:spPr bwMode="auto">
                    <a:xfrm>
                      <a:off x="0" y="0"/>
                      <a:ext cx="4357486" cy="2809512"/>
                    </a:xfrm>
                    <a:prstGeom prst="rect">
                      <a:avLst/>
                    </a:prstGeom>
                    <a:noFill/>
                    <a:ln w="9525">
                      <a:noFill/>
                      <a:headEnd/>
                      <a:tailEnd/>
                    </a:ln>
                  </pic:spPr>
                </pic:pic>
              </a:graphicData>
            </a:graphic>
          </wp:inline>
        </w:drawing>
      </w:r>
    </w:p>
    <w:p w:rsidR="00AA45F1" w:rsidRDefault="00056A61" w:rsidP="00056A61">
      <w:pPr>
        <w:pStyle w:val="Caption"/>
      </w:pPr>
      <w:r>
        <w:t xml:space="preserve">Figure </w:t>
      </w:r>
      <w:fldSimple w:instr=" SEQ Figure \* ARABIC ">
        <w:r w:rsidR="003E2381">
          <w:rPr>
            <w:noProof/>
          </w:rPr>
          <w:t>13</w:t>
        </w:r>
      </w:fldSimple>
      <w:r>
        <w:t xml:space="preserve"> - </w:t>
      </w:r>
      <w:r w:rsidR="00AA45F1">
        <w:t>Standard App Diagram</w:t>
      </w:r>
    </w:p>
    <w:p w:rsidR="00056A61" w:rsidRDefault="00AA45F1" w:rsidP="00056A61">
      <w:pPr>
        <w:keepNext/>
        <w:jc w:val="center"/>
      </w:pPr>
      <w:r>
        <w:rPr>
          <w:noProof/>
          <w:lang w:val="en-US" w:eastAsia="en-US"/>
        </w:rPr>
        <w:drawing>
          <wp:inline distT="0" distB="0" distL="0" distR="0">
            <wp:extent cx="3883152" cy="3243072"/>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0" name="Picture" descr="hyperty_app_diagrams.png"/>
                    <pic:cNvPicPr>
                      <a:picLocks noChangeAspect="1" noChangeArrowheads="1"/>
                    </pic:cNvPicPr>
                  </pic:nvPicPr>
                  <pic:blipFill>
                    <a:blip r:embed="rId79" cstate="print"/>
                    <a:stretch>
                      <a:fillRect/>
                    </a:stretch>
                  </pic:blipFill>
                  <pic:spPr bwMode="auto">
                    <a:xfrm>
                      <a:off x="0" y="0"/>
                      <a:ext cx="3882124" cy="3242213"/>
                    </a:xfrm>
                    <a:prstGeom prst="rect">
                      <a:avLst/>
                    </a:prstGeom>
                    <a:noFill/>
                    <a:ln w="9525">
                      <a:noFill/>
                      <a:headEnd/>
                      <a:tailEnd/>
                    </a:ln>
                  </pic:spPr>
                </pic:pic>
              </a:graphicData>
            </a:graphic>
          </wp:inline>
        </w:drawing>
      </w:r>
    </w:p>
    <w:p w:rsidR="00AA45F1" w:rsidRDefault="00056A61" w:rsidP="00056A61">
      <w:pPr>
        <w:pStyle w:val="Caption"/>
      </w:pPr>
      <w:r>
        <w:t xml:space="preserve">Figure </w:t>
      </w:r>
      <w:fldSimple w:instr=" SEQ Figure \* ARABIC ">
        <w:r w:rsidR="003E2381">
          <w:rPr>
            <w:noProof/>
          </w:rPr>
          <w:t>14</w:t>
        </w:r>
      </w:fldSimple>
      <w:r>
        <w:t xml:space="preserve"> - </w:t>
      </w:r>
      <w:r w:rsidR="00AA45F1">
        <w:t>reTHINK App Diagram</w:t>
      </w:r>
    </w:p>
    <w:p w:rsidR="00AA45F1" w:rsidRDefault="00AA45F1">
      <w:pPr>
        <w:pStyle w:val="BodyText"/>
      </w:pPr>
      <w:r>
        <w:rPr>
          <w:i/>
        </w:rPr>
        <w:t>We can include a simple example here of an application using a REST API to exchange chat messages and the same examples using hyperties, does it make sense to you?</w:t>
      </w:r>
    </w:p>
    <w:p w:rsidR="00AA45F1" w:rsidRDefault="00AA45F1">
      <w:pPr>
        <w:pStyle w:val="BodyText"/>
      </w:pPr>
      <w:proofErr w:type="gramStart"/>
      <w:r>
        <w:rPr>
          <w:i/>
        </w:rPr>
        <w:t>app</w:t>
      </w:r>
      <w:proofErr w:type="gramEnd"/>
      <w:r>
        <w:rPr>
          <w:i/>
        </w:rPr>
        <w:t>: the idea was trying to give some hints on how to adapt existing Apps in order to be reTHINK enabled avoiding building from scratch a new app</w:t>
      </w:r>
    </w:p>
    <w:p w:rsidR="00AA45F1" w:rsidRDefault="006020F6">
      <w:pPr>
        <w:pStyle w:val="Heading2"/>
      </w:pPr>
      <w:r>
        <w:fldChar w:fldCharType="end"/>
      </w:r>
      <w:r w:rsidRPr="006020F6">
        <w:fldChar w:fldCharType="begin"/>
      </w:r>
      <w:r w:rsidR="00AA45F1">
        <w:instrText xml:space="preserve"> INCLUDETEXT "C:\\Projectos\\reTHINK\\WP3\\git\\core-framework\\docs\\deliverables\\d32\\D3.2-tutorials-development-of-protostubs-and-msg-nodes.docx" </w:instrText>
      </w:r>
      <w:r w:rsidRPr="006020F6">
        <w:fldChar w:fldCharType="separate"/>
      </w:r>
      <w:bookmarkStart w:id="118" w:name="_Toc443159202"/>
      <w:bookmarkStart w:id="119" w:name="message-node-and-protostubs-development"/>
      <w:bookmarkEnd w:id="119"/>
      <w:r w:rsidR="00AA45F1">
        <w:t>Message Node and Protostubs Development</w:t>
      </w:r>
      <w:bookmarkEnd w:id="118"/>
    </w:p>
    <w:p w:rsidR="00AA45F1" w:rsidRDefault="00AA45F1">
      <w:pPr>
        <w:pStyle w:val="Heading3"/>
      </w:pPr>
      <w:bookmarkStart w:id="120" w:name="overview"/>
      <w:bookmarkStart w:id="121" w:name="_Toc443159203"/>
      <w:bookmarkEnd w:id="120"/>
      <w:r>
        <w:t>Overview</w:t>
      </w:r>
      <w:bookmarkEnd w:id="121"/>
    </w:p>
    <w:p w:rsidR="00AA45F1" w:rsidRDefault="00AA45F1">
      <w:r>
        <w:t xml:space="preserve">The protocol stubs play a central role in the protocol on-the-fly concept. A stub is the piece of code that a reTHINK runtime downloads, instantiates and executes on-the-fly in order to exchange messages with a backend system from a foreign or even from the own domain. From the runtime's </w:t>
      </w:r>
      <w:r>
        <w:lastRenderedPageBreak/>
        <w:t>point of view the stub is the required "glue" between the reTHINK Message Model and the backend domain's protocols. The stub implements a well defined interface for the bi-directional asynchronous exchange of messages and hides all potential complexity of protocol translations for the interoperability with the backend domain.</w:t>
      </w:r>
    </w:p>
    <w:p w:rsidR="00AA45F1" w:rsidRDefault="00AA45F1">
      <w:pPr>
        <w:pStyle w:val="BodyText"/>
      </w:pPr>
      <w:r>
        <w:t>The communication endpoint of a stub in a domains backend is the Messaging Node (MN). The MN and the stub build a unit that shall be designed and implemented together. The implementor of a protocol stub and the corresponding MN has to take some decisions. How much of the potential complexity shall be placed in the stub itself? Shall the stub do everything that is necessary to translate the protocol to the backend domains specifics? Or shall the stub just forward messages and let the MN perform the major tasks of the protocol translations? These are some hints that the developer should take into account:</w:t>
      </w:r>
    </w:p>
    <w:p w:rsidR="00AA45F1" w:rsidRDefault="00AA45F1" w:rsidP="00EE5A91">
      <w:pPr>
        <w:numPr>
          <w:ilvl w:val="0"/>
          <w:numId w:val="25"/>
        </w:numPr>
      </w:pPr>
      <w:r>
        <w:t>Does the stub have dependencies to additional libraries? This might blow up the size of the stub and may complicate its deployment. Perhaps there is a chance to avoid some external dependencies?</w:t>
      </w:r>
    </w:p>
    <w:p w:rsidR="00AA45F1" w:rsidRDefault="00AA45F1" w:rsidP="00EE5A91">
      <w:pPr>
        <w:numPr>
          <w:ilvl w:val="0"/>
          <w:numId w:val="25"/>
        </w:numPr>
      </w:pPr>
      <w:r>
        <w:t xml:space="preserve">Do any parts of the stub and </w:t>
      </w:r>
      <w:proofErr w:type="gramStart"/>
      <w:r>
        <w:t>it's</w:t>
      </w:r>
      <w:proofErr w:type="gramEnd"/>
      <w:r>
        <w:t xml:space="preserve"> dependencies underly special restricting licenses or do they contain code that holds intellectual properties that shall be protected? Since the code is downloaded to an unknown, "strange" environment this might be an issue.</w:t>
      </w:r>
    </w:p>
    <w:p w:rsidR="00AA45F1" w:rsidRDefault="00AA45F1" w:rsidP="00EE5A91">
      <w:pPr>
        <w:numPr>
          <w:ilvl w:val="0"/>
          <w:numId w:val="25"/>
        </w:numPr>
      </w:pPr>
      <w:r>
        <w:t xml:space="preserve">How </w:t>
      </w:r>
      <w:proofErr w:type="gramStart"/>
      <w:r>
        <w:t>much resources</w:t>
      </w:r>
      <w:proofErr w:type="gramEnd"/>
      <w:r>
        <w:t xml:space="preserve"> (network, processing, memory etc.) does the stub require? Are these requirements compatible with all addressed runtime platforms?</w:t>
      </w:r>
    </w:p>
    <w:p w:rsidR="00AA45F1" w:rsidRDefault="00AA45F1">
      <w:r>
        <w:t>These questions shall be kept in mind, when the design decisions for a stub/MN couple are made. If one of the above questions can be answered with yes, then it might perhaps be an option to implement a basic stub that uses a simple connection mechanism like a WebSocket or similar to forward the reTHINK messages directly to the MN. In this case the MN itself would be responsible for the required protocol translations on the server side for its domain.</w:t>
      </w:r>
    </w:p>
    <w:p w:rsidR="00AA45F1" w:rsidRDefault="00AA45F1">
      <w:pPr>
        <w:pStyle w:val="BodyText"/>
      </w:pPr>
      <w:r>
        <w:t>An example for such a situation is the Matrix.org based MN and its stub [TODO: add reference] - which have been realized in the scope of this project. The decision was made to let the stub just forward reTHINK messages and therefore keep it simple and small. The implementation of the Matrix.org client logic was done on the MN side. If the stub would have implemented a full Matrix.org client, there would have been a set of dependent SDK-libraries with their own set of dependencies each. Furthermore a Matrix.org client produces additional overhead traffic that should be restricted to the MN internal system and therefore be kept away from the runtime device.</w:t>
      </w:r>
    </w:p>
    <w:p w:rsidR="00AA45F1" w:rsidRDefault="00AA45F1">
      <w:pPr>
        <w:pStyle w:val="Heading3"/>
      </w:pPr>
      <w:bookmarkStart w:id="122" w:name="messaging-model"/>
      <w:bookmarkStart w:id="123" w:name="_Toc443159204"/>
      <w:bookmarkEnd w:id="122"/>
      <w:r>
        <w:t>Messaging Model</w:t>
      </w:r>
      <w:bookmarkEnd w:id="123"/>
    </w:p>
    <w:p w:rsidR="00AA45F1" w:rsidRDefault="00AA45F1">
      <w:pPr>
        <w:pStyle w:val="Heading4"/>
      </w:pPr>
      <w:bookmarkStart w:id="124" w:name="general-message-format"/>
      <w:bookmarkEnd w:id="124"/>
      <w:r>
        <w:t>General message format</w:t>
      </w:r>
    </w:p>
    <w:p w:rsidR="00AA45F1" w:rsidRDefault="00AA45F1">
      <w:r>
        <w:t>A reTHINK message is a standard JSON Object with a fixed set of header fields and a variable message body. These are the common header fields:</w:t>
      </w:r>
    </w:p>
    <w:tbl>
      <w:tblPr>
        <w:tblW w:w="5000" w:type="pct"/>
        <w:tblLook w:val="04A0"/>
      </w:tblPr>
      <w:tblGrid>
        <w:gridCol w:w="723"/>
        <w:gridCol w:w="1096"/>
        <w:gridCol w:w="7468"/>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w:t>
            </w:r>
          </w:p>
        </w:tc>
        <w:tc>
          <w:tcPr>
            <w:tcW w:w="0" w:type="auto"/>
          </w:tcPr>
          <w:p w:rsidR="00AA45F1" w:rsidRDefault="00AA45F1">
            <w:pPr>
              <w:jc w:val="left"/>
            </w:pPr>
            <w:r>
              <w:t>numeric</w:t>
            </w:r>
          </w:p>
        </w:tc>
        <w:tc>
          <w:tcPr>
            <w:tcW w:w="0" w:type="auto"/>
          </w:tcPr>
          <w:p w:rsidR="00AA45F1" w:rsidRDefault="00AA45F1">
            <w:pPr>
              <w:jc w:val="left"/>
            </w:pPr>
            <w:proofErr w:type="gramStart"/>
            <w:r>
              <w:t>an</w:t>
            </w:r>
            <w:proofErr w:type="gramEnd"/>
            <w:r>
              <w:t xml:space="preserve"> identifier used to associate RESPONSE messages to the initial REQUEST message. It should be noted that the REQUEST.id MUST be incremented every time a new REQUEST message is created.</w:t>
            </w:r>
          </w:p>
        </w:tc>
      </w:tr>
      <w:tr w:rsidR="00AA45F1">
        <w:tc>
          <w:tcPr>
            <w:tcW w:w="0" w:type="auto"/>
          </w:tcPr>
          <w:p w:rsidR="00AA45F1" w:rsidRDefault="00AA45F1">
            <w:pPr>
              <w:jc w:val="left"/>
            </w:pPr>
            <w:r>
              <w:t>from</w:t>
            </w:r>
          </w:p>
        </w:tc>
        <w:tc>
          <w:tcPr>
            <w:tcW w:w="0" w:type="auto"/>
          </w:tcPr>
          <w:p w:rsidR="00AA45F1" w:rsidRDefault="006020F6">
            <w:pPr>
              <w:jc w:val="left"/>
            </w:pPr>
            <w:hyperlink r:id="rId80">
              <w:r w:rsidR="00AA45F1">
                <w:rPr>
                  <w:rStyle w:val="Hyperlink"/>
                </w:rPr>
                <w:t>URL</w:t>
              </w:r>
            </w:hyperlink>
          </w:p>
        </w:tc>
        <w:tc>
          <w:tcPr>
            <w:tcW w:w="0" w:type="auto"/>
          </w:tcPr>
          <w:p w:rsidR="00AA45F1" w:rsidRDefault="00AA45F1">
            <w:pPr>
              <w:jc w:val="left"/>
            </w:pPr>
            <w:r>
              <w:t>URL of a Hyperty instance or user associated with it</w:t>
            </w:r>
          </w:p>
        </w:tc>
      </w:tr>
      <w:tr w:rsidR="00AA45F1">
        <w:tc>
          <w:tcPr>
            <w:tcW w:w="0" w:type="auto"/>
          </w:tcPr>
          <w:p w:rsidR="00AA45F1" w:rsidRDefault="00AA45F1">
            <w:pPr>
              <w:jc w:val="left"/>
            </w:pPr>
            <w:r>
              <w:t>to</w:t>
            </w:r>
          </w:p>
        </w:tc>
        <w:tc>
          <w:tcPr>
            <w:tcW w:w="0" w:type="auto"/>
          </w:tcPr>
          <w:p w:rsidR="00AA45F1" w:rsidRDefault="006020F6">
            <w:pPr>
              <w:jc w:val="left"/>
            </w:pPr>
            <w:hyperlink r:id="rId81">
              <w:r w:rsidR="00AA45F1">
                <w:rPr>
                  <w:rStyle w:val="Hyperlink"/>
                </w:rPr>
                <w:t>URL</w:t>
              </w:r>
            </w:hyperlink>
          </w:p>
        </w:tc>
        <w:tc>
          <w:tcPr>
            <w:tcW w:w="0" w:type="auto"/>
          </w:tcPr>
          <w:p w:rsidR="00AA45F1" w:rsidRDefault="00AA45F1">
            <w:pPr>
              <w:jc w:val="left"/>
            </w:pPr>
            <w:r>
              <w:t xml:space="preserve">One or more </w:t>
            </w:r>
            <w:hyperlink r:id="rId82">
              <w:r>
                <w:rPr>
                  <w:rStyle w:val="Hyperlink"/>
                </w:rPr>
                <w:t>URLs</w:t>
              </w:r>
            </w:hyperlink>
            <w:r>
              <w:t xml:space="preserve"> of Message recipients. According to the URL scheme it may be treated in different ways by the MN.</w:t>
            </w:r>
          </w:p>
        </w:tc>
      </w:tr>
      <w:tr w:rsidR="00AA45F1">
        <w:tc>
          <w:tcPr>
            <w:tcW w:w="0" w:type="auto"/>
          </w:tcPr>
          <w:p w:rsidR="00AA45F1" w:rsidRDefault="00AA45F1">
            <w:pPr>
              <w:jc w:val="left"/>
            </w:pPr>
            <w:r>
              <w:lastRenderedPageBreak/>
              <w:t>body</w:t>
            </w:r>
          </w:p>
        </w:tc>
        <w:tc>
          <w:tcPr>
            <w:tcW w:w="0" w:type="auto"/>
          </w:tcPr>
          <w:p w:rsidR="00AA45F1" w:rsidRDefault="00AA45F1">
            <w:pPr>
              <w:jc w:val="left"/>
            </w:pPr>
            <w:r>
              <w:t>JSON-Object</w:t>
            </w:r>
          </w:p>
        </w:tc>
        <w:tc>
          <w:tcPr>
            <w:tcW w:w="0" w:type="auto"/>
          </w:tcPr>
          <w:p w:rsidR="00AA45F1" w:rsidRDefault="00AA45F1">
            <w:pPr>
              <w:jc w:val="left"/>
            </w:pPr>
            <w:r>
              <w:t>The message body according to the type that is identified by the type attribute in the message header.</w:t>
            </w:r>
          </w:p>
        </w:tc>
      </w:tr>
    </w:tbl>
    <w:p w:rsidR="00AA45F1" w:rsidRDefault="00AA45F1">
      <w:pPr>
        <w:pStyle w:val="Heading4"/>
      </w:pPr>
      <w:bookmarkStart w:id="125" w:name="message-body"/>
      <w:bookmarkEnd w:id="125"/>
      <w:r>
        <w:t>Message Body</w:t>
      </w:r>
    </w:p>
    <w:p w:rsidR="00AA45F1" w:rsidRDefault="00AA45F1">
      <w:r>
        <w:t>The Message Body is a JSON object that varies according to the message type, specified in the message header. Currently following types of Message bodies are specified in the reTHINK specification:</w:t>
      </w:r>
    </w:p>
    <w:p w:rsidR="00AA45F1" w:rsidRDefault="00AA45F1" w:rsidP="00EE5A91">
      <w:pPr>
        <w:numPr>
          <w:ilvl w:val="0"/>
          <w:numId w:val="26"/>
        </w:numPr>
      </w:pPr>
      <w:r>
        <w:t>CreateMessageBody</w:t>
      </w:r>
    </w:p>
    <w:p w:rsidR="00AA45F1" w:rsidRDefault="00AA45F1" w:rsidP="00EE5A91">
      <w:pPr>
        <w:numPr>
          <w:ilvl w:val="0"/>
          <w:numId w:val="26"/>
        </w:numPr>
      </w:pPr>
      <w:r>
        <w:t>ReadMessageBody</w:t>
      </w:r>
    </w:p>
    <w:p w:rsidR="00AA45F1" w:rsidRDefault="00AA45F1" w:rsidP="00EE5A91">
      <w:pPr>
        <w:numPr>
          <w:ilvl w:val="0"/>
          <w:numId w:val="26"/>
        </w:numPr>
      </w:pPr>
      <w:r>
        <w:t>UpdateMessageBody</w:t>
      </w:r>
    </w:p>
    <w:p w:rsidR="00AA45F1" w:rsidRDefault="00AA45F1" w:rsidP="00EE5A91">
      <w:pPr>
        <w:numPr>
          <w:ilvl w:val="0"/>
          <w:numId w:val="26"/>
        </w:numPr>
      </w:pPr>
      <w:r>
        <w:t>DeleteMessageBody</w:t>
      </w:r>
    </w:p>
    <w:p w:rsidR="00AA45F1" w:rsidRDefault="00AA45F1" w:rsidP="00EE5A91">
      <w:pPr>
        <w:numPr>
          <w:ilvl w:val="0"/>
          <w:numId w:val="26"/>
        </w:numPr>
      </w:pPr>
      <w:r>
        <w:t>ForwardMessageBody</w:t>
      </w:r>
    </w:p>
    <w:p w:rsidR="00AA45F1" w:rsidRDefault="00AA45F1" w:rsidP="00EE5A91">
      <w:pPr>
        <w:numPr>
          <w:ilvl w:val="0"/>
          <w:numId w:val="26"/>
        </w:numPr>
      </w:pPr>
      <w:r>
        <w:t>ResponseMessageBody</w:t>
      </w:r>
    </w:p>
    <w:p w:rsidR="00AA45F1" w:rsidRDefault="00AA45F1">
      <w:r>
        <w:t>Optionaly, all message bodies can contain JWT tokens for Access Control for Identity Assertion purposes that are inserted by the Identity Module before the message is routed to protostubs. When these message bodies reach the destination runtime MessageBUS, the JWT tokens are decoded and verified by the Identity Module. The result of this process (if successful) is inserted in the MessageBody as assertedIdentity objects and the JWT tokens removed, before the message is delivered to the Hyperty. AssertedIdentity is compliant with User Identity Data Model.</w:t>
      </w:r>
    </w:p>
    <w:p w:rsidR="00AA45F1" w:rsidRDefault="00AA45F1">
      <w:pPr>
        <w:pStyle w:val="BodyText"/>
      </w:pPr>
      <w:r>
        <w:t xml:space="preserve">Detailed specifications of these Message bodies can be found </w:t>
      </w:r>
      <w:proofErr w:type="gramStart"/>
      <w:r>
        <w:t xml:space="preserve">at </w:t>
      </w:r>
      <w:proofErr w:type="gramEnd"/>
      <w:r w:rsidR="006020F6">
        <w:fldChar w:fldCharType="begin"/>
      </w:r>
      <w:r w:rsidR="0012375D">
        <w:instrText>HYPERLINK "https://github.com/reTHINK-project/dev-service-framework/blob/develop/docs/datamodel/message/readme.md" \h</w:instrText>
      </w:r>
      <w:r w:rsidR="006020F6">
        <w:fldChar w:fldCharType="separate"/>
      </w:r>
      <w:r>
        <w:rPr>
          <w:rStyle w:val="Hyperlink"/>
        </w:rPr>
        <w:t>Message Model</w:t>
      </w:r>
      <w:r w:rsidR="006020F6">
        <w:fldChar w:fldCharType="end"/>
      </w:r>
      <w:r>
        <w:t>.</w:t>
      </w:r>
    </w:p>
    <w:p w:rsidR="00AA45F1" w:rsidRDefault="00AA45F1">
      <w:pPr>
        <w:pStyle w:val="Heading4"/>
      </w:pPr>
      <w:bookmarkStart w:id="126" w:name="request---response-transactions"/>
      <w:bookmarkEnd w:id="126"/>
      <w:r>
        <w:t>Request - Response transactions</w:t>
      </w:r>
    </w:p>
    <w:p w:rsidR="00AA45F1" w:rsidRDefault="00AA45F1">
      <w:r>
        <w:t>A Response to a Request message should follow this rule:</w:t>
      </w:r>
    </w:p>
    <w:p w:rsidR="00AA45F1" w:rsidRDefault="00AA45F1">
      <w:pPr>
        <w:pStyle w:val="SourceCode"/>
      </w:pPr>
      <w:r>
        <w:t>Response.from = Request.to</w:t>
      </w:r>
      <w:r>
        <w:br/>
        <w:t>Response.to = Request.from</w:t>
      </w:r>
      <w:r>
        <w:br/>
        <w:t>Response.id = Request.id</w:t>
      </w:r>
    </w:p>
    <w:p w:rsidR="00AA45F1" w:rsidRDefault="00AA45F1">
      <w:r>
        <w:t xml:space="preserve">The Request.id MUST </w:t>
      </w:r>
      <w:proofErr w:type="gramStart"/>
      <w:r>
        <w:t>be</w:t>
      </w:r>
      <w:proofErr w:type="gramEnd"/>
      <w:r>
        <w:t xml:space="preserve"> incremented every time a new Request message is created.</w:t>
      </w:r>
    </w:p>
    <w:p w:rsidR="00AA45F1" w:rsidRDefault="00AA45F1">
      <w:pPr>
        <w:pStyle w:val="Heading3"/>
      </w:pPr>
      <w:bookmarkStart w:id="127" w:name="_Toc443159205"/>
      <w:r>
        <w:t>APIs</w:t>
      </w:r>
      <w:bookmarkEnd w:id="127"/>
    </w:p>
    <w:p w:rsidR="00AA45F1" w:rsidRDefault="00AA45F1">
      <w:pPr>
        <w:pStyle w:val="Heading4"/>
      </w:pPr>
      <w:bookmarkStart w:id="128" w:name="the-protostub-api"/>
      <w:bookmarkEnd w:id="128"/>
      <w:r>
        <w:t>The ProtoStub API</w:t>
      </w:r>
    </w:p>
    <w:p w:rsidR="00AA45F1" w:rsidRDefault="00AA45F1">
      <w:r>
        <w:t>The interface that a protocol stub has to implement is kept very small and simple by intent.</w:t>
      </w:r>
    </w:p>
    <w:p w:rsidR="00AA45F1" w:rsidRDefault="00AA45F1">
      <w:pPr>
        <w:pStyle w:val="BodyText"/>
      </w:pPr>
      <w:r>
        <w:t>A protocolStub is constructed with a set of parameters that ensures that the stub can be uniquely identified, can connect to its backend Messaging Node and can communicate with the messaging bus in the runtime.</w:t>
      </w:r>
    </w:p>
    <w:p w:rsidR="00AA45F1" w:rsidRDefault="00AA45F1">
      <w:pPr>
        <w:pStyle w:val="SourceCode"/>
      </w:pPr>
      <w:proofErr w:type="gramStart"/>
      <w:r>
        <w:t>new</w:t>
      </w:r>
      <w:proofErr w:type="gramEnd"/>
      <w:r>
        <w:t xml:space="preserve"> ProtoStub(runtimeProtoStubURL, busPostMessage, configuration)</w:t>
      </w:r>
    </w:p>
    <w:p w:rsidR="00AA45F1" w:rsidRDefault="00AA45F1">
      <w:r>
        <w:rPr>
          <w:i/>
        </w:rPr>
        <w:t>Parameters:</w:t>
      </w:r>
    </w:p>
    <w:tbl>
      <w:tblPr>
        <w:tblW w:w="4999" w:type="pct"/>
        <w:tblLook w:val="04A0"/>
      </w:tblPr>
      <w:tblGrid>
        <w:gridCol w:w="2189"/>
        <w:gridCol w:w="4053"/>
        <w:gridCol w:w="3043"/>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runtimeProtoStubURL</w:t>
            </w:r>
          </w:p>
        </w:tc>
        <w:tc>
          <w:tcPr>
            <w:tcW w:w="0" w:type="auto"/>
          </w:tcPr>
          <w:p w:rsidR="00AA45F1" w:rsidRDefault="00AA45F1">
            <w:pPr>
              <w:jc w:val="left"/>
            </w:pPr>
            <w:r>
              <w:t>URL.RuntimeURL</w:t>
            </w:r>
          </w:p>
        </w:tc>
        <w:tc>
          <w:tcPr>
            <w:tcW w:w="0" w:type="auto"/>
          </w:tcPr>
          <w:p w:rsidR="00AA45F1" w:rsidRDefault="00AA45F1">
            <w:pPr>
              <w:jc w:val="left"/>
            </w:pPr>
            <w:r>
              <w:t>A URL allocated by the runtime that uniquely identifies this protocolStub.</w:t>
            </w:r>
          </w:p>
        </w:tc>
      </w:tr>
      <w:tr w:rsidR="00AA45F1">
        <w:tc>
          <w:tcPr>
            <w:tcW w:w="0" w:type="auto"/>
          </w:tcPr>
          <w:p w:rsidR="00AA45F1" w:rsidRDefault="00AA45F1">
            <w:pPr>
              <w:jc w:val="left"/>
            </w:pPr>
            <w:r>
              <w:lastRenderedPageBreak/>
              <w:t>busPostMessage</w:t>
            </w:r>
          </w:p>
        </w:tc>
        <w:tc>
          <w:tcPr>
            <w:tcW w:w="0" w:type="auto"/>
          </w:tcPr>
          <w:p w:rsidR="00AA45F1" w:rsidRDefault="00AA45F1">
            <w:pPr>
              <w:jc w:val="left"/>
            </w:pPr>
            <w:r>
              <w:t>Message.Message (???)</w:t>
            </w:r>
          </w:p>
        </w:tc>
        <w:tc>
          <w:tcPr>
            <w:tcW w:w="0" w:type="auto"/>
          </w:tcPr>
          <w:p w:rsidR="00AA45F1" w:rsidRDefault="00AA45F1">
            <w:pPr>
              <w:jc w:val="left"/>
            </w:pPr>
            <w:r>
              <w:t>The runtime BUS postMessage function to be invoked on messages received by the protocol stub.</w:t>
            </w:r>
          </w:p>
        </w:tc>
      </w:tr>
      <w:tr w:rsidR="00AA45F1">
        <w:tc>
          <w:tcPr>
            <w:tcW w:w="0" w:type="auto"/>
          </w:tcPr>
          <w:p w:rsidR="00AA45F1" w:rsidRDefault="00AA45F1">
            <w:pPr>
              <w:jc w:val="left"/>
            </w:pPr>
            <w:r>
              <w:t>configuration</w:t>
            </w:r>
          </w:p>
        </w:tc>
        <w:tc>
          <w:tcPr>
            <w:tcW w:w="0" w:type="auto"/>
          </w:tcPr>
          <w:p w:rsidR="00AA45F1" w:rsidRDefault="00AA45F1">
            <w:pPr>
              <w:jc w:val="left"/>
            </w:pPr>
            <w:r>
              <w:t>ProtoStubDescriptor.ConfigurationDataList</w:t>
            </w:r>
          </w:p>
        </w:tc>
        <w:tc>
          <w:tcPr>
            <w:tcW w:w="0" w:type="auto"/>
          </w:tcPr>
          <w:p w:rsidR="00AA45F1" w:rsidRDefault="00AA45F1">
            <w:pPr>
              <w:jc w:val="left"/>
            </w:pPr>
            <w:r>
              <w:t>Configuration data that is retrieved from the protocolStub descriptor. This data is implementation-specific and ensures that the Stub can address and connect its own Messaging Node.</w:t>
            </w:r>
          </w:p>
        </w:tc>
      </w:tr>
    </w:tbl>
    <w:p w:rsidR="00AA45F1" w:rsidRDefault="00AA45F1">
      <w:pPr>
        <w:pStyle w:val="Heading5"/>
      </w:pPr>
      <w:r>
        <w:t>Methods</w:t>
      </w:r>
    </w:p>
    <w:p w:rsidR="00AA45F1" w:rsidRDefault="00AA45F1">
      <w:r>
        <w:t>The connect method establishes the connection between the protocol stub and the backend messaging node.</w:t>
      </w:r>
    </w:p>
    <w:p w:rsidR="00AA45F1" w:rsidRDefault="00AA45F1">
      <w:pPr>
        <w:pStyle w:val="BodyText"/>
      </w:pPr>
      <w:proofErr w:type="gramStart"/>
      <w:r>
        <w:t>connect(</w:t>
      </w:r>
      <w:proofErr w:type="gramEnd"/>
      <w:r>
        <w:t>identity)</w:t>
      </w:r>
    </w:p>
    <w:p w:rsidR="00AA45F1" w:rsidRDefault="00AA45F1">
      <w:pPr>
        <w:pStyle w:val="BodyText"/>
      </w:pPr>
      <w:r>
        <w:rPr>
          <w:b/>
        </w:rPr>
        <w:t>Note:</w:t>
      </w:r>
      <w:r>
        <w:t xml:space="preserve"> The "connect" method will not be directly invoked by the runtime implementation. Rather it is expected that the stub maintains its connection state internally. Whenever the runtime intents to send a message via the postMessage method, the stub shall auto-connect to the Messaging Node and attempt to keep this connection open until it explicitely receives a "disconnect" invocation.</w:t>
      </w:r>
    </w:p>
    <w:p w:rsidR="00AA45F1" w:rsidRDefault="00AA45F1">
      <w:pPr>
        <w:pStyle w:val="BodyText"/>
      </w:pPr>
      <w:r>
        <w:rPr>
          <w:i/>
        </w:rPr>
        <w:t>Parameters:</w:t>
      </w:r>
    </w:p>
    <w:tbl>
      <w:tblPr>
        <w:tblW w:w="5000" w:type="pct"/>
        <w:tblLook w:val="04A0"/>
      </w:tblPr>
      <w:tblGrid>
        <w:gridCol w:w="905"/>
        <w:gridCol w:w="956"/>
        <w:gridCol w:w="7426"/>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identity</w:t>
            </w:r>
          </w:p>
        </w:tc>
        <w:tc>
          <w:tcPr>
            <w:tcW w:w="0" w:type="auto"/>
          </w:tcPr>
          <w:p w:rsidR="00AA45F1" w:rsidRDefault="00AA45F1">
            <w:pPr>
              <w:jc w:val="left"/>
            </w:pPr>
            <w:r>
              <w:t>IDToken</w:t>
            </w:r>
          </w:p>
        </w:tc>
        <w:tc>
          <w:tcPr>
            <w:tcW w:w="0" w:type="auto"/>
          </w:tcPr>
          <w:p w:rsidR="00AA45F1" w:rsidRDefault="00AA45F1">
            <w:pPr>
              <w:jc w:val="left"/>
            </w:pPr>
            <w:r>
              <w:t>An optional identity token that can be used to authenticate this stub connection against the backend messaging node</w:t>
            </w:r>
          </w:p>
        </w:tc>
      </w:tr>
    </w:tbl>
    <w:p w:rsidR="00AA45F1" w:rsidRDefault="00AA45F1">
      <w:pPr>
        <w:pStyle w:val="BodyText"/>
      </w:pPr>
      <w:r>
        <w:t xml:space="preserve">The disconnect method is used to explicitely disconnect a stub from its messaging node. Such </w:t>
      </w:r>
      <w:proofErr w:type="gramStart"/>
      <w:r>
        <w:t>a disconnect</w:t>
      </w:r>
      <w:proofErr w:type="gramEnd"/>
      <w:r>
        <w:t xml:space="preserve"> can be used to release and clean up resources in the stub and also on the backend side in the messaging node.</w:t>
      </w:r>
    </w:p>
    <w:p w:rsidR="00AA45F1" w:rsidRDefault="00AA45F1">
      <w:pPr>
        <w:pStyle w:val="BodyText"/>
      </w:pPr>
      <w:proofErr w:type="gramStart"/>
      <w:r>
        <w:t>disconnect()</w:t>
      </w:r>
      <w:proofErr w:type="gramEnd"/>
    </w:p>
    <w:p w:rsidR="00AA45F1" w:rsidRDefault="00AA45F1">
      <w:pPr>
        <w:pStyle w:val="BodyText"/>
      </w:pPr>
      <w:r>
        <w:t xml:space="preserve">The postMessage method is used by the runtime to send messages through the protocol stub to connected backend </w:t>
      </w:r>
      <w:proofErr w:type="gramStart"/>
      <w:r>
        <w:t>server.postMessage(</w:t>
      </w:r>
      <w:proofErr w:type="gramEnd"/>
      <w:r>
        <w:t>message)</w:t>
      </w:r>
    </w:p>
    <w:tbl>
      <w:tblPr>
        <w:tblW w:w="0" w:type="pct"/>
        <w:tblLook w:val="04A0"/>
      </w:tblPr>
      <w:tblGrid>
        <w:gridCol w:w="992"/>
        <w:gridCol w:w="1848"/>
        <w:gridCol w:w="4835"/>
      </w:tblGrid>
      <w:tr w:rsidR="00AA45F1">
        <w:tc>
          <w:tcPr>
            <w:tcW w:w="0" w:type="auto"/>
            <w:vAlign w:val="bottom"/>
          </w:tcPr>
          <w:p w:rsidR="00AA45F1" w:rsidRDefault="00AA45F1">
            <w:pPr>
              <w:jc w:val="left"/>
            </w:pPr>
            <w:r>
              <w:t>name</w:t>
            </w:r>
          </w:p>
        </w:tc>
        <w:tc>
          <w:tcPr>
            <w:tcW w:w="0" w:type="auto"/>
            <w:vAlign w:val="bottom"/>
          </w:tcPr>
          <w:p w:rsidR="00AA45F1" w:rsidRDefault="00AA45F1">
            <w:pPr>
              <w:jc w:val="left"/>
            </w:pPr>
            <w:r>
              <w:t>type</w:t>
            </w:r>
          </w:p>
        </w:tc>
        <w:tc>
          <w:tcPr>
            <w:tcW w:w="0" w:type="auto"/>
            <w:vAlign w:val="bottom"/>
          </w:tcPr>
          <w:p w:rsidR="00AA45F1" w:rsidRDefault="00AA45F1">
            <w:pPr>
              <w:jc w:val="left"/>
            </w:pPr>
            <w:r>
              <w:t>description</w:t>
            </w:r>
          </w:p>
        </w:tc>
      </w:tr>
      <w:tr w:rsidR="00AA45F1">
        <w:tc>
          <w:tcPr>
            <w:tcW w:w="0" w:type="auto"/>
          </w:tcPr>
          <w:p w:rsidR="00AA45F1" w:rsidRDefault="00AA45F1">
            <w:pPr>
              <w:jc w:val="left"/>
            </w:pPr>
            <w:r>
              <w:t>message</w:t>
            </w:r>
          </w:p>
        </w:tc>
        <w:tc>
          <w:tcPr>
            <w:tcW w:w="0" w:type="auto"/>
          </w:tcPr>
          <w:p w:rsidR="00AA45F1" w:rsidRDefault="00AA45F1">
            <w:pPr>
              <w:jc w:val="left"/>
            </w:pPr>
            <w:r>
              <w:t>Message.Message</w:t>
            </w:r>
          </w:p>
        </w:tc>
        <w:tc>
          <w:tcPr>
            <w:tcW w:w="0" w:type="auto"/>
          </w:tcPr>
          <w:p w:rsidR="00AA45F1" w:rsidRDefault="00AA45F1">
            <w:pPr>
              <w:jc w:val="left"/>
            </w:pPr>
            <w:r>
              <w:t>The message to be dispatched by the protocol stub.</w:t>
            </w:r>
          </w:p>
        </w:tc>
      </w:tr>
    </w:tbl>
    <w:p w:rsidR="00AA45F1" w:rsidRDefault="00AA45F1">
      <w:pPr>
        <w:pStyle w:val="Heading5"/>
      </w:pPr>
      <w:bookmarkStart w:id="129" w:name="events"/>
      <w:bookmarkEnd w:id="129"/>
      <w:r>
        <w:t>Events</w:t>
      </w:r>
    </w:p>
    <w:p w:rsidR="00AA45F1" w:rsidRDefault="00AA45F1">
      <w:r>
        <w:t>A protocol stub emits events to communicate its own connection state to the runtime. Whenever the stub gets connected or disconnected, it uses the "busPostMessage" to send a message to the runtimes message bus. These Event messages are defined as follows:</w:t>
      </w:r>
    </w:p>
    <w:p w:rsidR="00AA45F1" w:rsidRDefault="00AA45F1">
      <w:pPr>
        <w:pStyle w:val="SourceCode"/>
      </w:pPr>
      <w:r>
        <w:t>{</w:t>
      </w:r>
      <w:r>
        <w:br/>
      </w:r>
      <w:proofErr w:type="gramStart"/>
      <w:r>
        <w:t xml:space="preserve"> </w:t>
      </w:r>
      <w:proofErr w:type="gramEnd"/>
      <w:r>
        <w:t xml:space="preserve"> "type": 'update',</w:t>
      </w:r>
      <w:r>
        <w:br/>
        <w:t xml:space="preserve">  "from": runtimeProtoStubURL,</w:t>
      </w:r>
      <w:r>
        <w:br/>
        <w:t xml:space="preserve">  "to": runtimeProtoStubURL + '/status',</w:t>
      </w:r>
      <w:r>
        <w:br/>
        <w:t xml:space="preserve">  "body": {</w:t>
      </w:r>
      <w:r>
        <w:br/>
      </w:r>
      <w:r>
        <w:lastRenderedPageBreak/>
        <w:t xml:space="preserve">    "value": "connected|disconnected"</w:t>
      </w:r>
      <w:r>
        <w:br/>
        <w:t>}</w:t>
      </w:r>
    </w:p>
    <w:p w:rsidR="00AA45F1" w:rsidRDefault="00AA45F1">
      <w:r>
        <w:t>The runtimeProtoStubURL is the URL that was provided as first parameter of the Stub constructor. The value in the message body is either "connected" or "disconnected".</w:t>
      </w:r>
    </w:p>
    <w:p w:rsidR="00AA45F1" w:rsidRDefault="00AA45F1">
      <w:pPr>
        <w:pStyle w:val="Heading3"/>
      </w:pPr>
      <w:bookmarkStart w:id="130" w:name="message-node-functionalities-and-main-pr"/>
      <w:bookmarkStart w:id="131" w:name="_Toc443159206"/>
      <w:bookmarkEnd w:id="130"/>
      <w:r>
        <w:t>Message Node functionalities and main procedures</w:t>
      </w:r>
      <w:bookmarkEnd w:id="131"/>
    </w:p>
    <w:p w:rsidR="00AA45F1" w:rsidRDefault="00AA45F1">
      <w:pPr>
        <w:pStyle w:val="Heading4"/>
      </w:pPr>
      <w:bookmarkStart w:id="132" w:name="stub-identification-and-resource-managem"/>
      <w:bookmarkEnd w:id="132"/>
      <w:r>
        <w:t>Stub identification and resource management</w:t>
      </w:r>
    </w:p>
    <w:p w:rsidR="00AA45F1" w:rsidRDefault="00AA45F1">
      <w:r>
        <w:t>The MN is the connectivity endpoint for stubs that are deployed in several runtimes. From the viewpoint of the MN, each stub represents one runtime. It is the task of the MN to identify a stub connection, and to manage the life-cycle of the assigned server side resources. The actual "handshake mechanisms" between the stub and the MN are left implementation specific.</w:t>
      </w:r>
    </w:p>
    <w:p w:rsidR="00AA45F1" w:rsidRDefault="00AA45F1">
      <w:pPr>
        <w:pStyle w:val="BodyText"/>
      </w:pPr>
      <w:r>
        <w:t xml:space="preserve">A valid method for the MN to identify a stub connection is to use the "runtimeURL", which each stub is constructed with in the runtime. If the stub provides this </w:t>
      </w:r>
      <w:proofErr w:type="gramStart"/>
      <w:r>
        <w:t>url</w:t>
      </w:r>
      <w:proofErr w:type="gramEnd"/>
      <w:r>
        <w:t xml:space="preserve"> during the connection handshake procedure, then the MN can identify the stub/runtime, even after a potential re-connect, e.g. due to temporary loss of network connectivity.</w:t>
      </w:r>
    </w:p>
    <w:p w:rsidR="00AA45F1" w:rsidRDefault="00AA45F1">
      <w:pPr>
        <w:pStyle w:val="BodyText"/>
      </w:pPr>
      <w:r>
        <w:t xml:space="preserve">It is the responsibility of the MN to release resources if the "disconnect" method was invoked on the </w:t>
      </w:r>
      <w:proofErr w:type="gramStart"/>
      <w:r>
        <w:t>stub .</w:t>
      </w:r>
      <w:proofErr w:type="gramEnd"/>
      <w:r>
        <w:t xml:space="preserve"> This is the official indication that the runtime does not need this stub connection anymore has has released the stub. In the alternative case, that a stub was not sending messages for a longer period, but was also not officially disconnected, it is up to the MN implementation to run a kind of garbage collection mechanism to release stale resources.</w:t>
      </w:r>
    </w:p>
    <w:p w:rsidR="00AA45F1" w:rsidRDefault="00AA45F1">
      <w:pPr>
        <w:pStyle w:val="BodyText"/>
      </w:pPr>
      <w:r>
        <w:rPr>
          <w:b/>
        </w:rPr>
        <w:t>TODO:</w:t>
      </w:r>
      <w:r>
        <w:t xml:space="preserve"> Verify identity parameter of the "connect" method.</w:t>
      </w:r>
    </w:p>
    <w:p w:rsidR="00AA45F1" w:rsidRDefault="00AA45F1">
      <w:pPr>
        <w:pStyle w:val="Heading4"/>
      </w:pPr>
      <w:bookmarkStart w:id="133" w:name="address-allocation"/>
      <w:bookmarkEnd w:id="133"/>
      <w:r>
        <w:t>Address Allocation</w:t>
      </w:r>
    </w:p>
    <w:p w:rsidR="00AA45F1" w:rsidRDefault="00AA45F1">
      <w:r>
        <w:t>As soon as an entity in a runtime wants to be accessible from another runtime, this entity must be addressable. Since a MN is the central message routing point for a domain it is the MNs task to create these addresses and to assign them to the requesting runtime. The resulting internal allocation table stores the relation of the allocated addresses to the stub connections and enables a proper routing of messages between the runtimes.</w:t>
      </w:r>
    </w:p>
    <w:p w:rsidR="00AA45F1" w:rsidRDefault="00AA45F1">
      <w:pPr>
        <w:pStyle w:val="BodyText"/>
      </w:pPr>
      <w:r>
        <w:t>The MN must support address allocation for Hyperties as well as for data object. The general format of an allocation message is as follows:</w:t>
      </w:r>
    </w:p>
    <w:p w:rsidR="00AA45F1" w:rsidRDefault="00AA45F1">
      <w:pPr>
        <w:pStyle w:val="SourceCode"/>
      </w:pPr>
      <w:r>
        <w:t>"id" : "&lt;1&gt;"</w:t>
      </w:r>
      <w:r>
        <w:br/>
        <w:t>"type" : "CREATE",</w:t>
      </w:r>
      <w:r>
        <w:br/>
        <w:t>"from" : "hyperty-runtime://&lt;sp-domain&gt;/&lt;runtime-instance-identifier&gt;/registry/allocation",</w:t>
      </w:r>
      <w:r>
        <w:br/>
        <w:t>"to" : "domain://msg-node.&lt;sp-domain&gt;/&lt;type&gt;-address-allocation",</w:t>
      </w:r>
      <w:r>
        <w:br/>
        <w:t>"body" : { "value" : {"number" : &lt;integer&gt; , "scheme" : &lt;scheme&gt;, "allocationKey" : "&lt;key&gt;"} }</w:t>
      </w:r>
    </w:p>
    <w:p w:rsidR="00AA45F1" w:rsidRDefault="00AA45F1">
      <w:proofErr w:type="gramStart"/>
      <w:r>
        <w:t>where</w:t>
      </w:r>
      <w:proofErr w:type="gramEnd"/>
      <w:r>
        <w:t xml:space="preserve"> the "number" attribute stands for the number of requested addresses, the "scheme" defines the requested url scheme (or protocol) of the address and the "allocationKey" serves as identifier of this set of allocated addresses. This key can be used to identify addresses to be deleted later on.</w:t>
      </w:r>
      <w:r>
        <w:br/>
        <w:t>The MN must intercept such messages and respond with a message like:</w:t>
      </w:r>
    </w:p>
    <w:p w:rsidR="00AA45F1" w:rsidRDefault="00AA45F1">
      <w:pPr>
        <w:pStyle w:val="SourceCode"/>
      </w:pPr>
      <w:r>
        <w:t>"id" : "&lt;1&gt;"</w:t>
      </w:r>
      <w:r>
        <w:br/>
        <w:t>"type" : "RESPONSE",</w:t>
      </w:r>
      <w:r>
        <w:br/>
        <w:t>"from" : "domain://msg-node.&lt;sp-domain&gt;/&lt;type&gt;-address-allocation",</w:t>
      </w:r>
      <w:r>
        <w:br/>
        <w:t>"to" : "hyperty-runtime://&lt;sp-domain&gt;/&lt;runtime-instance-identifier&gt;/registry/allocation",</w:t>
      </w:r>
      <w:r>
        <w:br/>
        <w:t>"body" : { "code": 200, "value" : {"allocated": ["&lt;scheme&gt;://&lt;sp-domain&gt;/&lt;identifier&gt;", ...]} }</w:t>
      </w:r>
    </w:p>
    <w:p w:rsidR="00AA45F1" w:rsidRDefault="00AA45F1">
      <w:r>
        <w:t xml:space="preserve">The format of the </w:t>
      </w:r>
      <w:proofErr w:type="gramStart"/>
      <w:r>
        <w:t>generated  part</w:t>
      </w:r>
      <w:proofErr w:type="gramEnd"/>
      <w:r>
        <w:t xml:space="preserve"> of the url is implementation specific.</w:t>
      </w:r>
    </w:p>
    <w:p w:rsidR="00AA45F1" w:rsidRDefault="00AA45F1">
      <w:pPr>
        <w:pStyle w:val="BodyText"/>
      </w:pPr>
      <w:r>
        <w:t>The MN must de-allocate addresses, if it receives a DELETE message of this format:</w:t>
      </w:r>
    </w:p>
    <w:p w:rsidR="00AA45F1" w:rsidRDefault="00AA45F1">
      <w:pPr>
        <w:pStyle w:val="SourceCode"/>
      </w:pPr>
      <w:r>
        <w:lastRenderedPageBreak/>
        <w:t>"id" : "&lt;3&gt;"</w:t>
      </w:r>
      <w:r>
        <w:br/>
        <w:t>"type" : "DELETE",</w:t>
      </w:r>
      <w:r>
        <w:br/>
        <w:t>"from" : "hyperty-runtime://&lt;sp-domain&gt;/&lt;runtime-instance-identifier&gt;/registry/allocation",</w:t>
      </w:r>
      <w:r>
        <w:br/>
        <w:t>"to" : "domain://msg-node.&lt;sp-domain&gt;/&lt;type&gt;-address-allocation",</w:t>
      </w:r>
      <w:r>
        <w:br/>
        <w:t>"body" : { "resource" : "&lt;key&gt;" }</w:t>
      </w:r>
    </w:p>
    <w:p w:rsidR="00AA45F1" w:rsidRDefault="00AA45F1">
      <w:r>
        <w:t xml:space="preserve">The "key" value in the body serves as an identifier of the previously allocated </w:t>
      </w:r>
      <w:proofErr w:type="gramStart"/>
      <w:r>
        <w:t>address(</w:t>
      </w:r>
      <w:proofErr w:type="gramEnd"/>
      <w:r>
        <w:t>es).</w:t>
      </w:r>
    </w:p>
    <w:p w:rsidR="00AA45F1" w:rsidRDefault="00AA45F1">
      <w:pPr>
        <w:pStyle w:val="BodyText"/>
      </w:pPr>
      <w:r>
        <w:t xml:space="preserve">For more detailed information about the allocation Messages refer </w:t>
      </w:r>
      <w:proofErr w:type="gramStart"/>
      <w:r>
        <w:t xml:space="preserve">to </w:t>
      </w:r>
      <w:proofErr w:type="gramEnd"/>
      <w:r w:rsidR="006020F6">
        <w:fldChar w:fldCharType="begin"/>
      </w:r>
      <w:r w:rsidR="0012375D">
        <w:instrText>HYPERLINK "https://github.com/reTHINK-project/dev-service-framework/blob/d3.2-working-docs/docs/specs/messages/address-allocation-messages.md" \h</w:instrText>
      </w:r>
      <w:r w:rsidR="006020F6">
        <w:fldChar w:fldCharType="separate"/>
      </w:r>
      <w:r>
        <w:rPr>
          <w:rStyle w:val="Hyperlink"/>
        </w:rPr>
        <w:t>Address allocation messages</w:t>
      </w:r>
      <w:r w:rsidR="006020F6">
        <w:fldChar w:fldCharType="end"/>
      </w:r>
      <w:r>
        <w:t>.</w:t>
      </w:r>
    </w:p>
    <w:p w:rsidR="00AA45F1" w:rsidRDefault="00AA45F1">
      <w:pPr>
        <w:pStyle w:val="Heading4"/>
      </w:pPr>
      <w:bookmarkStart w:id="134" w:name="interaction-with-the-domain-registry"/>
      <w:bookmarkEnd w:id="134"/>
      <w:r>
        <w:t>Interaction with the Domain Registry</w:t>
      </w:r>
    </w:p>
    <w:p w:rsidR="00AA45F1" w:rsidRDefault="00AA45F1">
      <w:r>
        <w:t xml:space="preserve">The allocation of a unique address is only the first step on the way to make an entity (hyperty or data object) discoverable and usable from another runtime. In order to make it discoverable the allocated addresses must be registered in the domain registry component. The interaction with the domain registry is also the task of the MN. The MN has to intercept messages from a runtime that address </w:t>
      </w:r>
      <w:proofErr w:type="gramStart"/>
      <w:r>
        <w:t>the  subdomain</w:t>
      </w:r>
      <w:proofErr w:type="gramEnd"/>
      <w:r>
        <w:t xml:space="preserve"> of the MNs own url and to create a corresponding asynchronous request to the domain registry. As soon as it receives an answer, the MN has to respond this answer back to the runtime.</w:t>
      </w:r>
    </w:p>
    <w:p w:rsidR="00AA45F1" w:rsidRDefault="00AA45F1">
      <w:pPr>
        <w:pStyle w:val="BodyText"/>
      </w:pPr>
      <w:proofErr w:type="gramStart"/>
      <w:r>
        <w:t>A message to register an entity look</w:t>
      </w:r>
      <w:proofErr w:type="gramEnd"/>
      <w:r>
        <w:t xml:space="preserve"> as follows:</w:t>
      </w:r>
    </w:p>
    <w:p w:rsidR="00AA45F1" w:rsidRDefault="00AA45F1">
      <w:pPr>
        <w:pStyle w:val="SourceCode"/>
      </w:pPr>
      <w:r>
        <w:t>"id" : "1"</w:t>
      </w:r>
      <w:r>
        <w:br/>
        <w:t>"type" : "CREATE",</w:t>
      </w:r>
      <w:r>
        <w:br/>
        <w:t>"from" : "hyperty-runtime://&lt;sp-domain&gt;/&lt;runtime-instance-identifier&gt;/registry",</w:t>
      </w:r>
      <w:r>
        <w:br/>
        <w:t>"to" : "domain://registry.&lt;sp-domain&gt;",</w:t>
      </w:r>
      <w:r>
        <w:br/>
        <w:t>"body" : { "value" : &lt;RegistryDataObject&gt; }</w:t>
      </w:r>
    </w:p>
    <w:p w:rsidR="00AA45F1" w:rsidRDefault="00AA45F1">
      <w:r>
        <w:t xml:space="preserve">The specification of </w:t>
      </w:r>
      <w:proofErr w:type="gramStart"/>
      <w:r>
        <w:t>a  can</w:t>
      </w:r>
      <w:proofErr w:type="gramEnd"/>
      <w:r>
        <w:t xml:space="preserve"> be found </w:t>
      </w:r>
      <w:hyperlink r:id="rId83">
        <w:r>
          <w:rPr>
            <w:rStyle w:val="Hyperlink"/>
          </w:rPr>
          <w:t>here</w:t>
        </w:r>
      </w:hyperlink>
      <w:r>
        <w:t>.</w:t>
      </w:r>
    </w:p>
    <w:p w:rsidR="00AA45F1" w:rsidRDefault="00AA45F1">
      <w:pPr>
        <w:pStyle w:val="BodyText"/>
      </w:pPr>
      <w:r>
        <w:t>If the MN receives a positive response from the domain registry, it has to respond back to the runtime with a message like this:</w:t>
      </w:r>
    </w:p>
    <w:p w:rsidR="00AA45F1" w:rsidRDefault="00AA45F1">
      <w:pPr>
        <w:pStyle w:val="SourceCode"/>
      </w:pPr>
      <w:r>
        <w:t>"id" : "&lt;1&gt;"</w:t>
      </w:r>
      <w:r>
        <w:br/>
        <w:t>"type" : "RESPONSE",</w:t>
      </w:r>
      <w:r>
        <w:br/>
        <w:t>"from" : "domain://registry.&lt;sp-domain&gt;",</w:t>
      </w:r>
      <w:r>
        <w:br/>
        <w:t>"to" : "hyperty-runtime://&lt;sp-domain&gt;/&lt;runtime-instance-identifier&gt;/registry",</w:t>
      </w:r>
      <w:r>
        <w:br/>
        <w:t>"body" : { "code": 200 }</w:t>
      </w:r>
    </w:p>
    <w:p w:rsidR="00AA45F1" w:rsidRDefault="00AA45F1">
      <w:r>
        <w:t xml:space="preserve">Additional messages are defined to perform lookups of registered entities (hyperties or data objects) for a given user id. The full specification of these messages can be found here </w:t>
      </w:r>
      <w:hyperlink r:id="rId84">
        <w:r>
          <w:rPr>
            <w:rStyle w:val="Hyperlink"/>
          </w:rPr>
          <w:t>Registration Messages</w:t>
        </w:r>
      </w:hyperlink>
    </w:p>
    <w:p w:rsidR="00AA45F1" w:rsidRDefault="00AA45F1">
      <w:pPr>
        <w:pStyle w:val="Heading4"/>
      </w:pPr>
      <w:bookmarkStart w:id="135" w:name="subscription-management"/>
      <w:bookmarkEnd w:id="135"/>
      <w:r>
        <w:t>Subscription management</w:t>
      </w:r>
    </w:p>
    <w:p w:rsidR="00AA45F1" w:rsidRDefault="00AA45F1">
      <w:r>
        <w:t>A core concept in the reTHINK architecture is that Hyperties interact with each other by exchanging and synchronizing their managed data objects based on the Reporter - Observer pattern. The MN supports this concept by allowing observers (hyperties, running in one or more runtimes) to subscribe for changes of certain allocated data object urls deployed in other runtimes. Whenever a hyperty runtime reports a change in a monitored data object it sends a change message to the MN. The "to" address of this message will just be the allocated address of the updated data object, not the address of the subscribers directly.</w:t>
      </w:r>
    </w:p>
    <w:p w:rsidR="00AA45F1" w:rsidRDefault="00AA45F1">
      <w:pPr>
        <w:pStyle w:val="BodyText"/>
      </w:pPr>
      <w:r>
        <w:t>In order to route such object change messages to the subscribed listeners, the MN has to maintain an own list of subscribers per allocated data object. Therefore the MN must intercept subscription messages which have the following format:</w:t>
      </w:r>
    </w:p>
    <w:p w:rsidR="00AA45F1" w:rsidRDefault="00AA45F1">
      <w:pPr>
        <w:pStyle w:val="BodyText"/>
      </w:pPr>
      <w:r>
        <w:t xml:space="preserve">"id" : "1" "type" : "SUBSCRIBE", "from" : "hyperty-runtime://&lt;observer-sp-domain&gt;/&lt;hyperty-observer-runtime-instance-identifier&gt;/sm", "to" : "domain://msg-node.&lt;observer-sp-domain&gt;/sm", </w:t>
      </w:r>
      <w:r>
        <w:lastRenderedPageBreak/>
        <w:t>"body" : { "resource" : "&lt;ObjectURL&gt;" , "childrenResources" : [{"&lt;resource-children-name&gt;"}], "schema" : "hyperty-catalogue://&lt;sp-domain&gt;/dataObjectSchema/&lt;schema-identifier&gt;"}</w:t>
      </w:r>
    </w:p>
    <w:p w:rsidR="00AA45F1" w:rsidRDefault="00AA45F1">
      <w:pPr>
        <w:pStyle w:val="BodyText"/>
      </w:pPr>
      <w:r>
        <w:t>This message of type "SUBSCRIBE" is addressed to "domain://msg-node./sm", which is the identifier of the MNs "Synch Manager (sm)" component. In the body the most important field is the "resource", which contains the allocated address of the object that shall be subscribed by the runtimes sync manager (as identified by the "from" field).</w:t>
      </w:r>
    </w:p>
    <w:p w:rsidR="00AA45F1" w:rsidRDefault="00AA45F1">
      <w:pPr>
        <w:pStyle w:val="BodyText"/>
      </w:pPr>
      <w:r>
        <w:t xml:space="preserve">The MN must extract </w:t>
      </w:r>
      <w:proofErr w:type="gramStart"/>
      <w:r>
        <w:t>the  from</w:t>
      </w:r>
      <w:proofErr w:type="gramEnd"/>
      <w:r>
        <w:t xml:space="preserve"> the body and assign this url internally to the given "from" URL. This means for the MN that every future "changes"-message to this ObjectURL must be forwarded to this "from" URL. If the "childrenResources" arrays contains values, than additional assignments must be created for </w:t>
      </w:r>
      <w:proofErr w:type="gramStart"/>
      <w:r>
        <w:t>each  +</w:t>
      </w:r>
      <w:proofErr w:type="gramEnd"/>
      <w:r>
        <w:t xml:space="preserve"> / + .</w:t>
      </w:r>
    </w:p>
    <w:p w:rsidR="00AA45F1" w:rsidRDefault="00AA45F1">
      <w:pPr>
        <w:pStyle w:val="BodyText"/>
      </w:pPr>
      <w:r>
        <w:t>After extraction of the parameters and the creation of the assignments, the MN must respond with a message of code 200 back to the runtime.</w:t>
      </w:r>
    </w:p>
    <w:p w:rsidR="00AA45F1" w:rsidRDefault="00AA45F1">
      <w:pPr>
        <w:pStyle w:val="BodyText"/>
      </w:pPr>
      <w:r>
        <w:t>"id" : "1" "type" : "RESPONSE", "from" : "domain://msg-node.&lt;observer-sp-domain&gt;/sm", "to" : "hyperty-runtime://&lt;observer-sp-domain&gt;/&lt;hyperty-observer-runtime-instance-identifier&gt;/sm", "body" : { "code" : "2XX"  }</w:t>
      </w:r>
    </w:p>
    <w:p w:rsidR="00AA45F1" w:rsidRDefault="00AA45F1">
      <w:pPr>
        <w:pStyle w:val="BodyText"/>
      </w:pPr>
      <w:r>
        <w:rPr>
          <w:i/>
        </w:rPr>
        <w:t>NOTE:</w:t>
      </w:r>
      <w:r>
        <w:t xml:space="preserve"> The procedure to </w:t>
      </w:r>
      <w:proofErr w:type="gramStart"/>
      <w:r>
        <w:t>un-</w:t>
      </w:r>
      <w:proofErr w:type="gramEnd"/>
      <w:r>
        <w:t>subscribe from data object changes looks very similar to the above described subscribe procedure. The message to intercept is then of type "UNSUBSCRIBE". The MN has to remove the previously mapped assignments and respond back with a code 200 message.</w:t>
      </w:r>
    </w:p>
    <w:p w:rsidR="00AA45F1" w:rsidRDefault="00AA45F1">
      <w:pPr>
        <w:pStyle w:val="BodyText"/>
      </w:pPr>
      <w:r>
        <w:t>If the MN later on receives a message from a reporting Hyperty that its data model has changed this message will look like this:</w:t>
      </w:r>
    </w:p>
    <w:p w:rsidR="00AA45F1" w:rsidRDefault="00AA45F1">
      <w:pPr>
        <w:pStyle w:val="BodyText"/>
      </w:pPr>
      <w:r>
        <w:t>"</w:t>
      </w:r>
      <w:proofErr w:type="gramStart"/>
      <w:r>
        <w:t>id</w:t>
      </w:r>
      <w:proofErr w:type="gramEnd"/>
      <w:r>
        <w:t>" : "3" "type" : "UPDATE", "from" : "&lt;ObjectURL&gt;", "to" : "&lt;ObjectURL&gt;/changes", "body" : { "value" : "changed value"  }</w:t>
      </w:r>
    </w:p>
    <w:p w:rsidR="00AA45F1" w:rsidRDefault="00AA45F1">
      <w:pPr>
        <w:pStyle w:val="BodyText"/>
      </w:pPr>
      <w:r>
        <w:t xml:space="preserve">Note that the "from" and "to" fields just contain </w:t>
      </w:r>
      <w:proofErr w:type="gramStart"/>
      <w:r>
        <w:t>the  and</w:t>
      </w:r>
      <w:proofErr w:type="gramEnd"/>
      <w:r>
        <w:t xml:space="preserve"> the "to"-field has the suffix "/changes". When the MN receives such a message, it must look up for all subscribed listeners to </w:t>
      </w:r>
      <w:proofErr w:type="gramStart"/>
      <w:r>
        <w:t>this  and</w:t>
      </w:r>
      <w:proofErr w:type="gramEnd"/>
      <w:r>
        <w:t xml:space="preserve"> forward the message to them.</w:t>
      </w:r>
    </w:p>
    <w:p w:rsidR="00AA45F1" w:rsidRDefault="00AA45F1">
      <w:pPr>
        <w:pStyle w:val="BodyText"/>
      </w:pPr>
      <w:r>
        <w:t xml:space="preserve">A more detailed specification can be found </w:t>
      </w:r>
      <w:proofErr w:type="gramStart"/>
      <w:r>
        <w:t xml:space="preserve">at </w:t>
      </w:r>
      <w:proofErr w:type="gramEnd"/>
      <w:r w:rsidR="006020F6">
        <w:fldChar w:fldCharType="begin"/>
      </w:r>
      <w:r w:rsidR="0012375D">
        <w:instrText>HYPERLINK "https://github.com/reTHINK-project/dev-service-framework/blob/d3.2-working-docs/docs/specs/messages/data-sync-messages.md" \h</w:instrText>
      </w:r>
      <w:r w:rsidR="006020F6">
        <w:fldChar w:fldCharType="separate"/>
      </w:r>
      <w:r>
        <w:rPr>
          <w:rStyle w:val="Hyperlink"/>
        </w:rPr>
        <w:t>Data sync messages</w:t>
      </w:r>
      <w:r w:rsidR="006020F6">
        <w:fldChar w:fldCharType="end"/>
      </w:r>
      <w:r>
        <w:t>.</w:t>
      </w:r>
    </w:p>
    <w:p w:rsidR="00AA45F1" w:rsidRDefault="00AA45F1">
      <w:pPr>
        <w:pStyle w:val="Heading4"/>
      </w:pPr>
      <w:bookmarkStart w:id="136" w:name="identity-management-connector"/>
      <w:bookmarkEnd w:id="136"/>
      <w:r>
        <w:t>Identity management connector</w:t>
      </w:r>
    </w:p>
    <w:p w:rsidR="00AA45F1" w:rsidRDefault="00AA45F1">
      <w:r>
        <w:rPr>
          <w:i/>
        </w:rPr>
        <w:t>To be provided</w:t>
      </w:r>
    </w:p>
    <w:p w:rsidR="00AA45F1" w:rsidRDefault="00AA45F1">
      <w:pPr>
        <w:pStyle w:val="Heading4"/>
      </w:pPr>
      <w:bookmarkStart w:id="137" w:name="policy-decisions-and-enforcement"/>
      <w:bookmarkEnd w:id="137"/>
      <w:r>
        <w:t>Policy decisions and enforcement</w:t>
      </w:r>
    </w:p>
    <w:p w:rsidR="00AA45F1" w:rsidRDefault="00AA45F1">
      <w:r>
        <w:t>Message nodes are responsible for the interaction of runtimes in their own domain with runtimes from foreign domains by offering protocol stubs to these external runtimes. However the operators of a certain domain need a mechanism to control these domain interactions and to potentially block or limit certain combinations of message exchange.</w:t>
      </w:r>
    </w:p>
    <w:p w:rsidR="00AA45F1" w:rsidRDefault="00AA45F1">
      <w:pPr>
        <w:pStyle w:val="BodyText"/>
      </w:pPr>
      <w:r>
        <w:t xml:space="preserve">In order to achieve this, a MN must provide a hook in the message flow that allows </w:t>
      </w:r>
      <w:proofErr w:type="gramStart"/>
      <w:r>
        <w:t>to apply</w:t>
      </w:r>
      <w:proofErr w:type="gramEnd"/>
      <w:r>
        <w:t xml:space="preserve"> policy based decisions to the routing. </w:t>
      </w:r>
      <w:proofErr w:type="gramStart"/>
      <w:r>
        <w:t>These policy</w:t>
      </w:r>
      <w:proofErr w:type="gramEnd"/>
      <w:r>
        <w:t xml:space="preserve"> must be manageable by the domain Policy Manager.</w:t>
      </w:r>
    </w:p>
    <w:p w:rsidR="00AA45F1" w:rsidRDefault="00AA45F1">
      <w:pPr>
        <w:pStyle w:val="Heading4"/>
      </w:pPr>
      <w:bookmarkStart w:id="138" w:name="protocol-on-the-fly-engine"/>
      <w:bookmarkEnd w:id="138"/>
      <w:r>
        <w:t>Protocol on-the-fly engine</w:t>
      </w:r>
    </w:p>
    <w:p w:rsidR="00AA45F1" w:rsidRDefault="00AA45F1">
      <w:r>
        <w:t>The basic operation mode of a MN is that it is connected by runtimes directly via the provided protocol stubs. A message received from one runtime will be forwarded to another runtime which must also be directly connected through a stub. This is a classic "triangular" messaging architecture. The triangular message flow looks like this:</w:t>
      </w:r>
    </w:p>
    <w:p w:rsidR="00AA45F1" w:rsidRDefault="00AA45F1">
      <w:pPr>
        <w:pStyle w:val="BodyText"/>
      </w:pPr>
      <w:r>
        <w:t>RuntimeA --&gt; StubB --&gt; MN-B --&gt; RuntimeB</w:t>
      </w:r>
    </w:p>
    <w:p w:rsidR="00AA45F1" w:rsidRDefault="00AA45F1">
      <w:pPr>
        <w:pStyle w:val="BodyText"/>
      </w:pPr>
      <w:r>
        <w:lastRenderedPageBreak/>
        <w:t>For future iterations of the reTHINK messaging it is intended that the MNs also support a "trapezoid" architecture for inter-domain communication. In contrast to the triangle, each runtime will only have a connection with the MN from its own domain. If one runtime wants to send a message to another one from another domain, it will not be runtime itself that downloads and instantiates the stub of the foreign domain. It would be the domains MN instead that has to do this.</w:t>
      </w:r>
    </w:p>
    <w:p w:rsidR="00AA45F1" w:rsidRDefault="00AA45F1">
      <w:pPr>
        <w:pStyle w:val="BodyText"/>
      </w:pPr>
      <w:r>
        <w:t>The trapezoid message flow will then look like this:</w:t>
      </w:r>
    </w:p>
    <w:p w:rsidR="00AA45F1" w:rsidRDefault="00AA45F1">
      <w:pPr>
        <w:pStyle w:val="BodyText"/>
      </w:pPr>
      <w:r>
        <w:t>RuntimeA --&gt; StubA --&gt; MN-A --&gt; StubB --&gt; MN-B --&gt; RuntimeB</w:t>
      </w:r>
    </w:p>
    <w:p w:rsidR="00AA45F1" w:rsidRDefault="00AA45F1">
      <w:pPr>
        <w:pStyle w:val="BodyText"/>
      </w:pPr>
      <w:proofErr w:type="gramStart"/>
      <w:r>
        <w:t>and</w:t>
      </w:r>
      <w:proofErr w:type="gramEnd"/>
      <w:r>
        <w:t xml:space="preserve"> vice versa. This implies that in future versions the MN has to implement a module for the proper downloading, instantiation and operation of foreign stub in a sandboxed environment, just like the runtimes are already doing it.</w:t>
      </w:r>
    </w:p>
    <w:p w:rsidR="00AA45F1" w:rsidRDefault="00AA45F1">
      <w:pPr>
        <w:pStyle w:val="Heading3"/>
      </w:pPr>
      <w:bookmarkStart w:id="139" w:name="message-routing-procedure"/>
      <w:bookmarkStart w:id="140" w:name="_Toc443159207"/>
      <w:bookmarkEnd w:id="139"/>
      <w:r>
        <w:t>Message routing procedure</w:t>
      </w:r>
      <w:bookmarkEnd w:id="140"/>
    </w:p>
    <w:p w:rsidR="00AA45F1" w:rsidRDefault="00AA45F1">
      <w:r>
        <w:t>This section tries to summarize all the descriptions of the individual MN components from above and describe the basic messaging handling and routing procedures inside a MN. It uses a pseudo-code like format to describe the order of the operational steps.</w:t>
      </w:r>
    </w:p>
    <w:p w:rsidR="00AA45F1" w:rsidRDefault="00AA45F1">
      <w:pPr>
        <w:pStyle w:val="BodyText"/>
      </w:pPr>
      <w:r>
        <w:t>Several checks must be applied:</w:t>
      </w:r>
    </w:p>
    <w:p w:rsidR="00AA45F1" w:rsidRDefault="00AA45F1" w:rsidP="00EE5A91">
      <w:pPr>
        <w:numPr>
          <w:ilvl w:val="0"/>
          <w:numId w:val="26"/>
        </w:numPr>
      </w:pPr>
      <w:r>
        <w:t>Is it a routable reTHINK message?</w:t>
      </w:r>
    </w:p>
    <w:p w:rsidR="00AA45F1" w:rsidRDefault="00AA45F1" w:rsidP="00EE5A91">
      <w:pPr>
        <w:numPr>
          <w:ilvl w:val="1"/>
          <w:numId w:val="26"/>
        </w:numPr>
      </w:pPr>
      <w:proofErr w:type="gramStart"/>
      <w:r>
        <w:t>i.e</w:t>
      </w:r>
      <w:proofErr w:type="gramEnd"/>
      <w:r>
        <w:t>. does it contain a "from" and "to" field?</w:t>
      </w:r>
    </w:p>
    <w:p w:rsidR="00AA45F1" w:rsidRDefault="00AA45F1" w:rsidP="00EE5A91">
      <w:pPr>
        <w:numPr>
          <w:ilvl w:val="1"/>
          <w:numId w:val="26"/>
        </w:numPr>
      </w:pPr>
      <w:r>
        <w:t>if not --&gt; reject / ignore</w:t>
      </w:r>
    </w:p>
    <w:p w:rsidR="00AA45F1" w:rsidRDefault="00AA45F1" w:rsidP="00EE5A91">
      <w:pPr>
        <w:numPr>
          <w:ilvl w:val="1"/>
          <w:numId w:val="26"/>
        </w:numPr>
      </w:pPr>
      <w:r>
        <w:t>stop</w:t>
      </w:r>
    </w:p>
    <w:p w:rsidR="00AA45F1" w:rsidRDefault="00AA45F1" w:rsidP="00EE5A91">
      <w:pPr>
        <w:numPr>
          <w:ilvl w:val="0"/>
          <w:numId w:val="26"/>
        </w:numPr>
      </w:pPr>
      <w:r>
        <w:t xml:space="preserve">To be confirmed: Identity-token </w:t>
      </w:r>
      <w:proofErr w:type="gramStart"/>
      <w:r>
        <w:t>verification ?</w:t>
      </w:r>
      <w:proofErr w:type="gramEnd"/>
    </w:p>
    <w:p w:rsidR="00AA45F1" w:rsidRDefault="00AA45F1" w:rsidP="00EE5A91">
      <w:pPr>
        <w:numPr>
          <w:ilvl w:val="0"/>
          <w:numId w:val="26"/>
        </w:numPr>
      </w:pPr>
      <w:r>
        <w:t>Is it an allocation management message?</w:t>
      </w:r>
    </w:p>
    <w:p w:rsidR="00AA45F1" w:rsidRDefault="00AA45F1" w:rsidP="00EE5A91">
      <w:pPr>
        <w:numPr>
          <w:ilvl w:val="1"/>
          <w:numId w:val="26"/>
        </w:numPr>
      </w:pPr>
      <w:r>
        <w:t>allocate / de-allocate addresses</w:t>
      </w:r>
    </w:p>
    <w:p w:rsidR="00AA45F1" w:rsidRDefault="00AA45F1" w:rsidP="00EE5A91">
      <w:pPr>
        <w:numPr>
          <w:ilvl w:val="1"/>
          <w:numId w:val="26"/>
        </w:numPr>
      </w:pPr>
      <w:r>
        <w:t>return proper RESPONSE message</w:t>
      </w:r>
    </w:p>
    <w:p w:rsidR="00AA45F1" w:rsidRDefault="00AA45F1" w:rsidP="00EE5A91">
      <w:pPr>
        <w:numPr>
          <w:ilvl w:val="1"/>
          <w:numId w:val="26"/>
        </w:numPr>
      </w:pPr>
      <w:r>
        <w:t>stop</w:t>
      </w:r>
    </w:p>
    <w:p w:rsidR="00AA45F1" w:rsidRDefault="00AA45F1" w:rsidP="00EE5A91">
      <w:pPr>
        <w:numPr>
          <w:ilvl w:val="0"/>
          <w:numId w:val="26"/>
        </w:numPr>
      </w:pPr>
      <w:r>
        <w:t>Is it a registration management message?</w:t>
      </w:r>
    </w:p>
    <w:p w:rsidR="00AA45F1" w:rsidRDefault="00AA45F1" w:rsidP="00EE5A91">
      <w:pPr>
        <w:numPr>
          <w:ilvl w:val="1"/>
          <w:numId w:val="26"/>
        </w:numPr>
      </w:pPr>
      <w:r>
        <w:t>perform the requested (asynchronous) interaction with the domain registry</w:t>
      </w:r>
    </w:p>
    <w:p w:rsidR="00AA45F1" w:rsidRDefault="00AA45F1" w:rsidP="00EE5A91">
      <w:pPr>
        <w:numPr>
          <w:ilvl w:val="1"/>
          <w:numId w:val="26"/>
        </w:numPr>
      </w:pPr>
      <w:r>
        <w:t>return the result of this interaction in a proper RESPONSE message</w:t>
      </w:r>
    </w:p>
    <w:p w:rsidR="00AA45F1" w:rsidRDefault="00AA45F1" w:rsidP="00EE5A91">
      <w:pPr>
        <w:numPr>
          <w:ilvl w:val="1"/>
          <w:numId w:val="26"/>
        </w:numPr>
      </w:pPr>
      <w:r>
        <w:t>stop</w:t>
      </w:r>
    </w:p>
    <w:p w:rsidR="00AA45F1" w:rsidRDefault="00AA45F1" w:rsidP="00EE5A91">
      <w:pPr>
        <w:numPr>
          <w:ilvl w:val="0"/>
          <w:numId w:val="26"/>
        </w:numPr>
      </w:pPr>
      <w:r>
        <w:t>Is it a subscription management message?</w:t>
      </w:r>
    </w:p>
    <w:p w:rsidR="00AA45F1" w:rsidRDefault="00AA45F1" w:rsidP="00EE5A91">
      <w:pPr>
        <w:numPr>
          <w:ilvl w:val="1"/>
          <w:numId w:val="26"/>
        </w:numPr>
      </w:pPr>
      <w:r>
        <w:t>extract the DataObjectURL and potential childrenResources from the message body</w:t>
      </w:r>
    </w:p>
    <w:p w:rsidR="00AA45F1" w:rsidRDefault="00AA45F1" w:rsidP="00EE5A91">
      <w:pPr>
        <w:numPr>
          <w:ilvl w:val="1"/>
          <w:numId w:val="26"/>
        </w:numPr>
      </w:pPr>
      <w:r>
        <w:t>perform the requested assignments / de-assignments to the internal subscriber mappings</w:t>
      </w:r>
    </w:p>
    <w:p w:rsidR="00AA45F1" w:rsidRDefault="00AA45F1" w:rsidP="00EE5A91">
      <w:pPr>
        <w:numPr>
          <w:ilvl w:val="1"/>
          <w:numId w:val="26"/>
        </w:numPr>
      </w:pPr>
      <w:r>
        <w:t>stop</w:t>
      </w:r>
    </w:p>
    <w:p w:rsidR="00AA45F1" w:rsidRDefault="00AA45F1" w:rsidP="00EE5A91">
      <w:pPr>
        <w:numPr>
          <w:ilvl w:val="0"/>
          <w:numId w:val="26"/>
        </w:numPr>
      </w:pPr>
      <w:r>
        <w:t>Is the message type == UPDATE and the "from" address one of the previously subscribed DataObjectURLs?</w:t>
      </w:r>
    </w:p>
    <w:p w:rsidR="00AA45F1" w:rsidRDefault="00AA45F1" w:rsidP="00EE5A91">
      <w:pPr>
        <w:numPr>
          <w:ilvl w:val="1"/>
          <w:numId w:val="26"/>
        </w:numPr>
      </w:pPr>
      <w:r>
        <w:t>Is the "to" address == "from" + "/changes"?</w:t>
      </w:r>
    </w:p>
    <w:p w:rsidR="00AA45F1" w:rsidRDefault="00AA45F1" w:rsidP="00EE5A91">
      <w:pPr>
        <w:numPr>
          <w:ilvl w:val="2"/>
          <w:numId w:val="26"/>
        </w:numPr>
      </w:pPr>
      <w:r>
        <w:t>retrieve the corresponding runtime URL from the subscriber mappings</w:t>
      </w:r>
    </w:p>
    <w:p w:rsidR="00AA45F1" w:rsidRDefault="00AA45F1" w:rsidP="00EE5A91">
      <w:pPr>
        <w:numPr>
          <w:ilvl w:val="2"/>
          <w:numId w:val="26"/>
        </w:numPr>
      </w:pPr>
      <w:r>
        <w:t>forward this message to the retrieved runtime URL via the proper stub</w:t>
      </w:r>
    </w:p>
    <w:p w:rsidR="00AA45F1" w:rsidRDefault="00AA45F1" w:rsidP="00EE5A91">
      <w:pPr>
        <w:numPr>
          <w:ilvl w:val="2"/>
          <w:numId w:val="26"/>
        </w:numPr>
      </w:pPr>
      <w:r>
        <w:t>stop</w:t>
      </w:r>
    </w:p>
    <w:p w:rsidR="00AA45F1" w:rsidRDefault="00AA45F1" w:rsidP="00EE5A91">
      <w:pPr>
        <w:numPr>
          <w:ilvl w:val="0"/>
          <w:numId w:val="26"/>
        </w:numPr>
      </w:pPr>
      <w:r>
        <w:lastRenderedPageBreak/>
        <w:t>This seems to be a "normal" message.</w:t>
      </w:r>
    </w:p>
    <w:p w:rsidR="00AA45F1" w:rsidRDefault="00AA45F1" w:rsidP="00EE5A91">
      <w:pPr>
        <w:numPr>
          <w:ilvl w:val="1"/>
          <w:numId w:val="26"/>
        </w:numPr>
      </w:pPr>
      <w:r>
        <w:t>extract the "from" address and remember its relation to the stub that has sent this message</w:t>
      </w:r>
    </w:p>
    <w:p w:rsidR="00AA45F1" w:rsidRDefault="00AA45F1" w:rsidP="00EE5A91">
      <w:pPr>
        <w:numPr>
          <w:ilvl w:val="1"/>
          <w:numId w:val="26"/>
        </w:numPr>
      </w:pPr>
      <w:r>
        <w:t>(this is required to find the correct return path for a subsequent response to this address)</w:t>
      </w:r>
    </w:p>
    <w:p w:rsidR="00AA45F1" w:rsidRDefault="00AA45F1" w:rsidP="00EE5A91">
      <w:pPr>
        <w:numPr>
          <w:ilvl w:val="1"/>
          <w:numId w:val="26"/>
        </w:numPr>
      </w:pPr>
      <w:r>
        <w:t>extract the "to" address and investigate the corresponding stub</w:t>
      </w:r>
    </w:p>
    <w:p w:rsidR="00AA45F1" w:rsidRDefault="00AA45F1" w:rsidP="00EE5A91">
      <w:pPr>
        <w:numPr>
          <w:ilvl w:val="1"/>
          <w:numId w:val="26"/>
        </w:numPr>
      </w:pPr>
      <w:r>
        <w:t>if the "to" address corresponds to a connected stub ()</w:t>
      </w:r>
    </w:p>
    <w:p w:rsidR="00AA45F1" w:rsidRDefault="00AA45F1" w:rsidP="00EE5A91">
      <w:pPr>
        <w:numPr>
          <w:ilvl w:val="2"/>
          <w:numId w:val="26"/>
        </w:numPr>
      </w:pPr>
      <w:r>
        <w:t>forward the message through this stub</w:t>
      </w:r>
    </w:p>
    <w:p w:rsidR="00AA45F1" w:rsidRDefault="00AA45F1" w:rsidP="00EE5A91">
      <w:pPr>
        <w:numPr>
          <w:ilvl w:val="1"/>
          <w:numId w:val="26"/>
        </w:numPr>
      </w:pPr>
      <w:r>
        <w:t>else</w:t>
      </w:r>
    </w:p>
    <w:p w:rsidR="00AA45F1" w:rsidRDefault="00AA45F1" w:rsidP="00EE5A91">
      <w:pPr>
        <w:numPr>
          <w:ilvl w:val="2"/>
          <w:numId w:val="26"/>
        </w:numPr>
      </w:pPr>
      <w:r>
        <w:t>(the "to" address points to a domain that is not currently connected via a stub)</w:t>
      </w:r>
    </w:p>
    <w:p w:rsidR="00AA45F1" w:rsidRDefault="00AA45F1" w:rsidP="00EE5A91">
      <w:pPr>
        <w:numPr>
          <w:ilvl w:val="2"/>
          <w:numId w:val="26"/>
        </w:numPr>
      </w:pPr>
      <w:r>
        <w:t>discover, download, instantiate and use a stub to this foreign domain (trapezoid architecture)</w:t>
      </w:r>
    </w:p>
    <w:p w:rsidR="00AA45F1" w:rsidRDefault="00AA45F1" w:rsidP="00EE5A91">
      <w:pPr>
        <w:numPr>
          <w:ilvl w:val="1"/>
          <w:numId w:val="26"/>
        </w:numPr>
      </w:pPr>
      <w:r>
        <w:t>stop</w:t>
      </w:r>
    </w:p>
    <w:p w:rsidR="00AA45F1" w:rsidRDefault="00AA45F1">
      <w:pPr>
        <w:pStyle w:val="Heading3"/>
      </w:pPr>
      <w:bookmarkStart w:id="141" w:name="protostub-source-code-examples"/>
      <w:bookmarkStart w:id="142" w:name="_Toc443159208"/>
      <w:bookmarkEnd w:id="141"/>
      <w:r>
        <w:t>Protostub Source Code Examples</w:t>
      </w:r>
      <w:bookmarkEnd w:id="142"/>
    </w:p>
    <w:p w:rsidR="00AA45F1" w:rsidRDefault="00AA45F1">
      <w:pPr>
        <w:pStyle w:val="Heading4"/>
      </w:pPr>
      <w:bookmarkStart w:id="143" w:name="stub-construction-and-activation"/>
      <w:bookmarkEnd w:id="143"/>
      <w:r>
        <w:t>Stub construction and activation</w:t>
      </w:r>
    </w:p>
    <w:p w:rsidR="00AA45F1" w:rsidRDefault="00AA45F1">
      <w:r>
        <w:t>Stubs are provided by different vendors and developers and of course they have different naming conventions. In order to provide a common instantiation scheme a convention was defined additionally to the interface that ProtoStubs have to implement. The convention is that each stub modules must export a default activation function that is used by the runtimes to obtain a stub instance with a given set of parameters.</w:t>
      </w:r>
    </w:p>
    <w:p w:rsidR="00AA45F1" w:rsidRDefault="00AA45F1">
      <w:pPr>
        <w:pStyle w:val="SourceCode"/>
      </w:pPr>
      <w:proofErr w:type="gramStart"/>
      <w:r>
        <w:t>export</w:t>
      </w:r>
      <w:proofErr w:type="gramEnd"/>
      <w:r>
        <w:t xml:space="preserve"> default function activate(url, bus, config) {</w:t>
      </w:r>
      <w:r>
        <w:br/>
        <w:t xml:space="preserve">  return {</w:t>
      </w:r>
      <w:r>
        <w:br/>
        <w:t xml:space="preserve">    name: 'MatrixProtoStub',</w:t>
      </w:r>
      <w:r>
        <w:br/>
        <w:t xml:space="preserve">    instance: new MatrixProtoStub(url, bus, config)</w:t>
      </w:r>
      <w:r>
        <w:br/>
        <w:t xml:space="preserve">  };</w:t>
      </w:r>
      <w:r>
        <w:br/>
        <w:t>}</w:t>
      </w:r>
    </w:p>
    <w:p w:rsidR="00AA45F1" w:rsidRDefault="00AA45F1">
      <w:r>
        <w:t>This activation function hides the internal naming and just returns an object that provides an implementation of the methods defined in the ProtoStub interface. The parameters of this function correspond directly to the previously described parameters of the Stub constructor.</w:t>
      </w:r>
    </w:p>
    <w:p w:rsidR="00AA45F1" w:rsidRDefault="00AA45F1">
      <w:pPr>
        <w:pStyle w:val="Heading4"/>
      </w:pPr>
      <w:bookmarkStart w:id="144" w:name="auto-connect-mechanism"/>
      <w:bookmarkEnd w:id="144"/>
      <w:r>
        <w:t>Auto connect mechanism</w:t>
      </w:r>
    </w:p>
    <w:p w:rsidR="00AA45F1" w:rsidRDefault="00AA45F1">
      <w:r>
        <w:t>As mentioned as a side note in the API description of the ProtoStub's connect method, the stubs are expected to support an auto connect mechanism. This is because the runtime will not explicitely invoke the connect method itself. Instead it just sends messages via the messaging bus to the stub and assumes that the stub takes care of its own connection state.</w:t>
      </w:r>
    </w:p>
    <w:p w:rsidR="00AA45F1" w:rsidRDefault="00AA45F1">
      <w:pPr>
        <w:pStyle w:val="BodyText"/>
      </w:pPr>
      <w:r>
        <w:t>A simple approach to implement this behavior in the stub is to maintain a flag that indicates whether the connection to the MN shall be kept open or not. This flag could be set to TRUE, as soon as the first message is beeing sent and to FALSE if the stub receives a "disconnect" command from the runtime. If for instance a network problem causes an interruption of the connection between stub and MN, the stub would attempt to re-cnnect as soon as the next message shall be sent.</w:t>
      </w:r>
    </w:p>
    <w:p w:rsidR="00AA45F1" w:rsidRDefault="00AA45F1">
      <w:pPr>
        <w:pStyle w:val="BodyText"/>
      </w:pPr>
      <w:r>
        <w:t xml:space="preserve">This </w:t>
      </w:r>
      <w:proofErr w:type="gramStart"/>
      <w:r>
        <w:t>is,</w:t>
      </w:r>
      <w:proofErr w:type="gramEnd"/>
      <w:r>
        <w:t xml:space="preserve"> how the method to send a message could look like:</w:t>
      </w:r>
    </w:p>
    <w:p w:rsidR="00AA45F1" w:rsidRDefault="00AA45F1">
      <w:pPr>
        <w:pStyle w:val="SourceCode"/>
      </w:pPr>
      <w:r>
        <w:t>_</w:t>
      </w:r>
      <w:proofErr w:type="gramStart"/>
      <w:r>
        <w:t>sendWSMsg(</w:t>
      </w:r>
      <w:proofErr w:type="gramEnd"/>
      <w:r>
        <w:t>msg) {</w:t>
      </w:r>
      <w:r>
        <w:br/>
        <w:t xml:space="preserve">  if ( this._assumeOpen )</w:t>
      </w:r>
      <w:r>
        <w:br/>
      </w:r>
      <w:r>
        <w:lastRenderedPageBreak/>
        <w:t xml:space="preserve">    this.connect().then( () =&gt; {</w:t>
      </w:r>
      <w:r>
        <w:br/>
        <w:t xml:space="preserve">      this._ws.send(JSON.stringify(msg));</w:t>
      </w:r>
      <w:r>
        <w:br/>
        <w:t xml:space="preserve">    });</w:t>
      </w:r>
      <w:r>
        <w:br/>
        <w:t>}</w:t>
      </w:r>
    </w:p>
    <w:p w:rsidR="00AA45F1" w:rsidRDefault="00AA45F1">
      <w:r>
        <w:t xml:space="preserve">If there is an explicit invocation of the "disconnect" method of the stub the stub will close the connection to the MN and set the keep </w:t>
      </w:r>
      <w:proofErr w:type="gramStart"/>
      <w:r>
        <w:t>alive</w:t>
      </w:r>
      <w:proofErr w:type="gramEnd"/>
      <w:r>
        <w:t xml:space="preserve"> flag off.</w:t>
      </w:r>
    </w:p>
    <w:p w:rsidR="00AA45F1" w:rsidRDefault="00AA45F1">
      <w:pPr>
        <w:pStyle w:val="SourceCode"/>
      </w:pPr>
      <w:proofErr w:type="gramStart"/>
      <w:r>
        <w:t>disconnect(</w:t>
      </w:r>
      <w:proofErr w:type="gramEnd"/>
      <w:r>
        <w:t>) {</w:t>
      </w:r>
      <w:r>
        <w:br/>
        <w:t xml:space="preserve">  this._ws.close();</w:t>
      </w:r>
      <w:r>
        <w:br/>
        <w:t xml:space="preserve">  this._assumeOpen = false;</w:t>
      </w:r>
      <w:r>
        <w:br/>
        <w:t>}</w:t>
      </w:r>
    </w:p>
    <w:p w:rsidR="00AA45F1" w:rsidRDefault="00AA45F1">
      <w:pPr>
        <w:pStyle w:val="Heading4"/>
      </w:pPr>
      <w:bookmarkStart w:id="145" w:name="connection-events"/>
      <w:bookmarkEnd w:id="145"/>
      <w:r>
        <w:t>Connection events</w:t>
      </w:r>
    </w:p>
    <w:p w:rsidR="00AA45F1" w:rsidRDefault="00AA45F1">
      <w:r>
        <w:t>The stub must emit a "connect" or "disconnect" message to the bus whenever its connection state changes. The following method can be used to encapsulate this:</w:t>
      </w:r>
    </w:p>
    <w:p w:rsidR="00AA45F1" w:rsidRDefault="00AA45F1">
      <w:pPr>
        <w:pStyle w:val="SourceCode"/>
      </w:pPr>
      <w:r>
        <w:t>_sendStatus(value, reason) { let msg = { type: 'update', from: this._runtimeProtoStubURL, to: this._runtimeProtoStubURL + '/status', body: { value: value } }; if (reason) { msg.body.desc = reason; }</w:t>
      </w:r>
      <w:r>
        <w:br/>
      </w:r>
      <w:r>
        <w:br/>
        <w:t>this._bus.postMessage(msg); }</w:t>
      </w:r>
    </w:p>
    <w:p w:rsidR="00AA45F1" w:rsidRDefault="00AA45F1">
      <w:r>
        <w:t>The expected "value" parameter is either "connected" or "disconnected". Optionally a reason can be specified that will be placed int the body of the message.</w:t>
      </w:r>
    </w:p>
    <w:p w:rsidR="00AA45F1" w:rsidRDefault="00AA45F1">
      <w:pPr>
        <w:pStyle w:val="BodyText"/>
      </w:pPr>
      <w:r>
        <w:t>If the connection to the MN is established via a Websocket, then the sending of the corresponding event messages can be triggered in the "open" and "close" handlers of the Websocket.</w:t>
      </w:r>
    </w:p>
    <w:p w:rsidR="00AA45F1" w:rsidRDefault="00AA45F1">
      <w:pPr>
        <w:pStyle w:val="SourceCode"/>
      </w:pPr>
      <w:r>
        <w:t>_</w:t>
      </w:r>
      <w:proofErr w:type="gramStart"/>
      <w:r>
        <w:t>onWSOpen(</w:t>
      </w:r>
      <w:proofErr w:type="gramEnd"/>
      <w:r>
        <w:t>) { this._sendStatus("connected"); }</w:t>
      </w:r>
      <w:r>
        <w:br/>
      </w:r>
      <w:r>
        <w:br/>
        <w:t>_onWSClose() { this._sendStatus("disconnected"); }</w:t>
      </w:r>
    </w:p>
    <w:p w:rsidR="00AA45F1" w:rsidRDefault="00AA45F1">
      <w:pPr>
        <w:pStyle w:val="Heading4"/>
      </w:pPr>
      <w:bookmarkStart w:id="146" w:name="integration-with-the-messaging-bus-of-th"/>
      <w:bookmarkEnd w:id="146"/>
      <w:r>
        <w:t>Integration with the Messaging Bus of the Runtime</w:t>
      </w:r>
    </w:p>
    <w:p w:rsidR="00AA45F1" w:rsidRDefault="00AA45F1">
      <w:r>
        <w:t>Protocol stubs are tightly integrated with the messaging bus of the runtime. This integration is bi-directional. A reference to the messaging bus is provided as second paramenter of the stub constructor.</w:t>
      </w:r>
    </w:p>
    <w:p w:rsidR="00AA45F1" w:rsidRDefault="00AA45F1">
      <w:pPr>
        <w:pStyle w:val="BodyText"/>
      </w:pPr>
      <w:r>
        <w:t>In order to receive messages from the runtime's messaging bus, the stub has to add itself as a listener. This can be done directly in the stubs constructor by adding such a code snippet</w:t>
      </w:r>
      <w:proofErr w:type="gramStart"/>
      <w:r>
        <w:t>:this</w:t>
      </w:r>
      <w:proofErr w:type="gramEnd"/>
      <w:r>
        <w:t>._bus.addListener('*', (msg) =&gt; {     this._assumeOpen = true;     this._sendWSMsg(msg); }); Whenever now the stub receives a message via this listener callback it sends it forward (in this case via a Websocke connection) to its MN.</w:t>
      </w:r>
    </w:p>
    <w:p w:rsidR="00AA45F1" w:rsidRDefault="00AA45F1">
      <w:pPr>
        <w:pStyle w:val="BodyText"/>
      </w:pPr>
      <w:r>
        <w:t>For every message that is received from the MN, the stub forwards this message to the bus by using its postMessage method like shown here</w:t>
      </w:r>
      <w:proofErr w:type="gramStart"/>
      <w:r>
        <w:t>:/</w:t>
      </w:r>
      <w:proofErr w:type="gramEnd"/>
      <w:r>
        <w:t>/ parse msg and forward it locally to the runtimes messaging bus _onWSMessage(msg) {   this._bus.postMessage(JSON.parse(msg.data)); }</w:t>
      </w:r>
    </w:p>
    <w:p w:rsidR="00D722E8" w:rsidRDefault="00D722E8">
      <w:pPr>
        <w:pStyle w:val="BodyText"/>
      </w:pPr>
    </w:p>
    <w:p w:rsidR="00775887" w:rsidRDefault="006020F6" w:rsidP="00D722E8">
      <w:pPr>
        <w:pStyle w:val="Heading1"/>
      </w:pPr>
      <w:r>
        <w:lastRenderedPageBreak/>
        <w:fldChar w:fldCharType="end"/>
      </w:r>
      <w:r w:rsidR="00BA5151">
        <w:t>Specification changes</w:t>
      </w:r>
    </w:p>
    <w:p w:rsidR="00D722E8" w:rsidRDefault="00D722E8" w:rsidP="00D722E8">
      <w:r>
        <w:t>This chapter provides a short summary of major changes done in the specification of the Runtime and Message Node, according to Phase 1 implementation feedback.</w:t>
      </w:r>
    </w:p>
    <w:p w:rsidR="00D722E8" w:rsidRDefault="00D722E8" w:rsidP="00D722E8">
      <w:pPr>
        <w:pStyle w:val="Heading2"/>
      </w:pPr>
      <w:r>
        <w:t>Hyperty Runtime</w:t>
      </w:r>
    </w:p>
    <w:p w:rsidR="00545393" w:rsidRDefault="00D722E8" w:rsidP="00545393">
      <w:r>
        <w:t>The Hyperty Runtime supports the execution of Hyperties. The Hyperty Runtime architecture follows a security by design approach since it was highly influenced by a careful security analysis. Different types of components with different origins are deployed and executed in isolated sandboxes.</w:t>
      </w:r>
      <w:r w:rsidR="00545393">
        <w:t xml:space="preserve"> As highlighted in </w:t>
      </w:r>
      <w:r w:rsidR="00545393">
        <w:fldChar w:fldCharType="begin"/>
      </w:r>
      <w:r w:rsidR="00545393">
        <w:instrText xml:space="preserve"> REF _Ref444235782 \h </w:instrText>
      </w:r>
      <w:r w:rsidR="00545393">
        <w:fldChar w:fldCharType="separate"/>
      </w:r>
      <w:r w:rsidR="00545393">
        <w:t xml:space="preserve">Figure </w:t>
      </w:r>
      <w:r w:rsidR="00545393">
        <w:rPr>
          <w:noProof/>
        </w:rPr>
        <w:t>15</w:t>
      </w:r>
      <w:r w:rsidR="00545393">
        <w:fldChar w:fldCharType="end"/>
      </w:r>
      <w:r w:rsidR="00545393">
        <w:t>, comparing with the original specification, two new components were added to the Hyperty Core Runtime:</w:t>
      </w:r>
    </w:p>
    <w:p w:rsidR="00545393" w:rsidRPr="00545393" w:rsidRDefault="00545393" w:rsidP="00545393">
      <w:r w:rsidRPr="00545393">
        <w:t xml:space="preserve">The </w:t>
      </w:r>
      <w:r w:rsidRPr="00545393">
        <w:rPr>
          <w:b/>
        </w:rPr>
        <w:t>Persistence Manager</w:t>
      </w:r>
      <w:r w:rsidRPr="00545393">
        <w:t xml:space="preserve"> </w:t>
      </w:r>
      <w:r w:rsidR="00BA5151">
        <w:t>was added to provide a transversal</w:t>
      </w:r>
      <w:r>
        <w:t xml:space="preserve"> </w:t>
      </w:r>
      <w:r w:rsidRPr="00545393">
        <w:t>data storage functionalit</w:t>
      </w:r>
      <w:r w:rsidR="00BA5151">
        <w:t>y</w:t>
      </w:r>
      <w:r w:rsidRPr="00545393">
        <w:t xml:space="preserve"> to</w:t>
      </w:r>
      <w:r w:rsidR="00BA5151">
        <w:t xml:space="preserve"> be used by any</w:t>
      </w:r>
      <w:r w:rsidRPr="00545393">
        <w:t xml:space="preserve"> Core Runtime Components.</w:t>
      </w:r>
    </w:p>
    <w:p w:rsidR="00545393" w:rsidRDefault="00545393" w:rsidP="00545393">
      <w:r w:rsidRPr="00545393">
        <w:t xml:space="preserve">The </w:t>
      </w:r>
      <w:r w:rsidRPr="00545393">
        <w:rPr>
          <w:b/>
        </w:rPr>
        <w:t>Sync Manager</w:t>
      </w:r>
      <w:r w:rsidRPr="00BA5151">
        <w:t xml:space="preserve"> </w:t>
      </w:r>
      <w:r w:rsidR="00BA5151" w:rsidRPr="00BA5151">
        <w:t>was added</w:t>
      </w:r>
      <w:r w:rsidR="00BA5151">
        <w:rPr>
          <w:b/>
        </w:rPr>
        <w:t xml:space="preserve"> </w:t>
      </w:r>
      <w:r w:rsidR="00BA5151" w:rsidRPr="00BA5151">
        <w:t>in in order to support Hyperty Data Objects synchronisation by</w:t>
      </w:r>
      <w:r w:rsidRPr="00BA5151">
        <w:t xml:space="preserve"> handling </w:t>
      </w:r>
      <w:r w:rsidR="00BA5151">
        <w:t xml:space="preserve">creation and subscriptions </w:t>
      </w:r>
      <w:r w:rsidRPr="00BA5151">
        <w:t>requests</w:t>
      </w:r>
      <w:r w:rsidR="00BA5151">
        <w:t>.</w:t>
      </w:r>
    </w:p>
    <w:p w:rsidR="00611E81" w:rsidRDefault="00611E81" w:rsidP="00545393">
      <w:r>
        <w:t xml:space="preserve">In addition, the </w:t>
      </w:r>
      <w:r w:rsidRPr="00077411">
        <w:rPr>
          <w:b/>
        </w:rPr>
        <w:t>CatalogueProtostub</w:t>
      </w:r>
      <w:r>
        <w:t xml:space="preserve"> from the </w:t>
      </w:r>
      <w:r w:rsidRPr="00077411">
        <w:rPr>
          <w:b/>
        </w:rPr>
        <w:t>Runtime User Agent</w:t>
      </w:r>
      <w:r>
        <w:t xml:space="preserve"> was renamed to </w:t>
      </w:r>
      <w:r w:rsidR="00077411" w:rsidRPr="00077411">
        <w:rPr>
          <w:b/>
        </w:rPr>
        <w:t xml:space="preserve">Runtime </w:t>
      </w:r>
      <w:r w:rsidRPr="00077411">
        <w:rPr>
          <w:b/>
        </w:rPr>
        <w:t>Catalogue</w:t>
      </w:r>
      <w:r>
        <w:t xml:space="preserve"> </w:t>
      </w:r>
      <w:r w:rsidR="005B4BEA">
        <w:t>and has a few more functionalities</w:t>
      </w:r>
      <w:r>
        <w:t xml:space="preserve">. </w:t>
      </w:r>
      <w:r w:rsidR="005B4BEA">
        <w:t>It</w:t>
      </w:r>
      <w:r w:rsidRPr="00611E81">
        <w:t xml:space="preserve"> manages the descriptors of deployable components and Hyperty Data Object schemas that are downloaded from the Service Provider Catalogue via the </w:t>
      </w:r>
      <w:hyperlink r:id="rId85" w:anchor="73-catalogue-interface" w:history="1">
        <w:r w:rsidRPr="00611E81">
          <w:t>Catalogue Service interface</w:t>
        </w:r>
      </w:hyperlink>
      <w:r w:rsidRPr="00611E81">
        <w:t>. The Runtime Catalogue ensures synchronisation with Back-end Catalogue servers.</w:t>
      </w:r>
    </w:p>
    <w:p w:rsidR="00545393" w:rsidRDefault="00BA5151" w:rsidP="00545393">
      <w:pPr>
        <w:rPr>
          <w:rFonts w:ascii="Consolas" w:hAnsi="Consolas" w:cs="Consolas"/>
          <w:color w:val="333333"/>
        </w:rPr>
      </w:pPr>
      <w:r w:rsidRPr="00BA5151">
        <w:t xml:space="preserve">The </w:t>
      </w:r>
      <w:r w:rsidRPr="00BA5151">
        <w:rPr>
          <w:b/>
        </w:rPr>
        <w:t>QoS User Agent</w:t>
      </w:r>
      <w:r>
        <w:t xml:space="preserve"> to </w:t>
      </w:r>
      <w:proofErr w:type="gramStart"/>
      <w:r>
        <w:t>manages</w:t>
      </w:r>
      <w:proofErr w:type="gramEnd"/>
      <w:r>
        <w:t xml:space="preserve"> network QoS was not implemented in phase 1.</w:t>
      </w:r>
    </w:p>
    <w:p w:rsidR="00545393" w:rsidRDefault="00545393" w:rsidP="00545393"/>
    <w:p w:rsidR="00545393" w:rsidRDefault="00545393" w:rsidP="00545393"/>
    <w:p w:rsidR="00545393" w:rsidRDefault="00BA7C84" w:rsidP="00545393">
      <w:pPr>
        <w:keepNext/>
        <w:jc w:val="center"/>
      </w:pPr>
      <w:r>
        <w:rPr>
          <w:noProof/>
          <w:lang w:val="en-US" w:eastAsia="en-US"/>
        </w:rPr>
        <w:lastRenderedPageBreak/>
        <w:drawing>
          <wp:inline distT="0" distB="0" distL="0" distR="0">
            <wp:extent cx="5760720" cy="7632065"/>
            <wp:effectExtent l="19050" t="0" r="0" b="0"/>
            <wp:docPr id="1" name="Picture 24" descr="C:\Projectos\reTHINK\WP3\git\core-framework\docs\deliverables\d32\Core_Runtim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jectos\reTHINK\WP3\git\core-framework\docs\deliverables\d32\Core_Runtime changes.png"/>
                    <pic:cNvPicPr>
                      <a:picLocks noChangeAspect="1" noChangeArrowheads="1"/>
                    </pic:cNvPicPr>
                  </pic:nvPicPr>
                  <pic:blipFill>
                    <a:blip r:embed="rId86" cstate="print"/>
                    <a:srcRect/>
                    <a:stretch>
                      <a:fillRect/>
                    </a:stretch>
                  </pic:blipFill>
                  <pic:spPr bwMode="auto">
                    <a:xfrm>
                      <a:off x="0" y="0"/>
                      <a:ext cx="5760720" cy="7632065"/>
                    </a:xfrm>
                    <a:prstGeom prst="rect">
                      <a:avLst/>
                    </a:prstGeom>
                    <a:noFill/>
                    <a:ln w="9525">
                      <a:noFill/>
                      <a:miter lim="800000"/>
                      <a:headEnd/>
                      <a:tailEnd/>
                    </a:ln>
                  </pic:spPr>
                </pic:pic>
              </a:graphicData>
            </a:graphic>
          </wp:inline>
        </w:drawing>
      </w:r>
    </w:p>
    <w:p w:rsidR="00D722E8" w:rsidRDefault="00545393" w:rsidP="00545393">
      <w:pPr>
        <w:pStyle w:val="Caption"/>
      </w:pPr>
      <w:bookmarkStart w:id="147" w:name="_Ref444235782"/>
      <w:r>
        <w:t xml:space="preserve">Figure </w:t>
      </w:r>
      <w:fldSimple w:instr=" SEQ Figure \* ARABIC ">
        <w:r w:rsidR="003E2381">
          <w:rPr>
            <w:noProof/>
          </w:rPr>
          <w:t>15</w:t>
        </w:r>
      </w:fldSimple>
      <w:bookmarkEnd w:id="147"/>
      <w:r>
        <w:t xml:space="preserve"> – Changes in the Hyperty Runtime Core</w:t>
      </w:r>
    </w:p>
    <w:p w:rsidR="003E2381" w:rsidRDefault="003E2381" w:rsidP="003E2381">
      <w:pPr>
        <w:pStyle w:val="Heading2"/>
      </w:pPr>
      <w:r>
        <w:t>Messaging Node</w:t>
      </w:r>
    </w:p>
    <w:p w:rsidR="000B0D7C" w:rsidRDefault="003E2381" w:rsidP="000B0D7C">
      <w:r>
        <w:t xml:space="preserve">The Messaging Node main functionality is to route Hyperty Messages among Hyperty Runtimes. </w:t>
      </w:r>
      <w:r w:rsidR="000B0D7C">
        <w:t xml:space="preserve">As highlighted in </w:t>
      </w:r>
      <w:r w:rsidR="000B0D7C">
        <w:fldChar w:fldCharType="begin"/>
      </w:r>
      <w:r w:rsidR="000B0D7C">
        <w:instrText xml:space="preserve"> REF _Ref444243604 \h </w:instrText>
      </w:r>
      <w:r w:rsidR="000B0D7C">
        <w:fldChar w:fldCharType="separate"/>
      </w:r>
      <w:r w:rsidR="000B0D7C">
        <w:t xml:space="preserve">Figure </w:t>
      </w:r>
      <w:r w:rsidR="000B0D7C">
        <w:rPr>
          <w:noProof/>
        </w:rPr>
        <w:t>16</w:t>
      </w:r>
      <w:r w:rsidR="000B0D7C">
        <w:fldChar w:fldCharType="end"/>
      </w:r>
      <w:r w:rsidR="000B0D7C">
        <w:t>, comparing with the original specification, only one new component was added to the Messaging Node Architecture:</w:t>
      </w:r>
    </w:p>
    <w:p w:rsidR="000B0D7C" w:rsidRDefault="000B0D7C" w:rsidP="000B0D7C">
      <w:r>
        <w:lastRenderedPageBreak/>
        <w:t>T</w:t>
      </w:r>
      <w:r w:rsidRPr="00545393">
        <w:t xml:space="preserve">he </w:t>
      </w:r>
      <w:r w:rsidRPr="000B0D7C">
        <w:rPr>
          <w:b/>
        </w:rPr>
        <w:t>Subscription Manager</w:t>
      </w:r>
      <w:r w:rsidRPr="00545393">
        <w:t xml:space="preserve"> </w:t>
      </w:r>
      <w:r>
        <w:t>was added to support the new Runtime Sync Managers. It</w:t>
      </w:r>
      <w:r w:rsidRPr="000B0D7C">
        <w:t xml:space="preserve"> is in charge of handling Subscription and Unsubscription requests from Runtime Sync Managers in order to manage the Data Sync Stream routing path in the Message Node.</w:t>
      </w:r>
    </w:p>
    <w:p w:rsidR="000B0D7C" w:rsidRDefault="000B0D7C" w:rsidP="000B0D7C">
      <w:r>
        <w:t>In addition, there is only the renaming of the “Access Control PEP” component to “Policy Engine” without any change on its functionalities.</w:t>
      </w:r>
    </w:p>
    <w:p w:rsidR="000B0D7C" w:rsidRPr="00545393" w:rsidRDefault="000B0D7C" w:rsidP="000B0D7C">
      <w:r>
        <w:t>The support of Protostubs in the Messaging Node will be added in phase 2.</w:t>
      </w:r>
    </w:p>
    <w:p w:rsidR="00D722E8" w:rsidRDefault="00D722E8" w:rsidP="00D722E8"/>
    <w:p w:rsidR="003E2381" w:rsidRDefault="003E2381" w:rsidP="00D722E8"/>
    <w:p w:rsidR="003E2381" w:rsidRDefault="003E2381" w:rsidP="003E2381">
      <w:pPr>
        <w:keepNext/>
        <w:jc w:val="center"/>
      </w:pPr>
      <w:r>
        <w:rPr>
          <w:noProof/>
          <w:lang w:val="en-US" w:eastAsia="en-US"/>
        </w:rPr>
        <w:drawing>
          <wp:inline distT="0" distB="0" distL="0" distR="0">
            <wp:extent cx="5748655" cy="5394960"/>
            <wp:effectExtent l="19050" t="0" r="4445" b="0"/>
            <wp:docPr id="2" name="Picture 25" descr="C:\Projectos\reTHINK\WP3\git\core-framework\docs\deliverables\d32\msg-node-architecture-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Projectos\reTHINK\WP3\git\core-framework\docs\deliverables\d32\msg-node-architecture-changes.png"/>
                    <pic:cNvPicPr>
                      <a:picLocks noChangeAspect="1" noChangeArrowheads="1"/>
                    </pic:cNvPicPr>
                  </pic:nvPicPr>
                  <pic:blipFill>
                    <a:blip r:embed="rId87" cstate="print"/>
                    <a:srcRect/>
                    <a:stretch>
                      <a:fillRect/>
                    </a:stretch>
                  </pic:blipFill>
                  <pic:spPr bwMode="auto">
                    <a:xfrm>
                      <a:off x="0" y="0"/>
                      <a:ext cx="5748655" cy="5394960"/>
                    </a:xfrm>
                    <a:prstGeom prst="rect">
                      <a:avLst/>
                    </a:prstGeom>
                    <a:noFill/>
                    <a:ln w="9525">
                      <a:noFill/>
                      <a:miter lim="800000"/>
                      <a:headEnd/>
                      <a:tailEnd/>
                    </a:ln>
                  </pic:spPr>
                </pic:pic>
              </a:graphicData>
            </a:graphic>
          </wp:inline>
        </w:drawing>
      </w:r>
    </w:p>
    <w:p w:rsidR="003E2381" w:rsidRPr="00D722E8" w:rsidRDefault="003E2381" w:rsidP="003E2381">
      <w:pPr>
        <w:pStyle w:val="Caption"/>
      </w:pPr>
      <w:bookmarkStart w:id="148" w:name="_Ref444243604"/>
      <w:r>
        <w:t xml:space="preserve">Figure </w:t>
      </w:r>
      <w:fldSimple w:instr=" SEQ Figure \* ARABIC ">
        <w:r>
          <w:rPr>
            <w:noProof/>
          </w:rPr>
          <w:t>16</w:t>
        </w:r>
      </w:fldSimple>
      <w:bookmarkEnd w:id="148"/>
      <w:r>
        <w:t xml:space="preserve"> – Changes in the Messaging Node Architecture</w:t>
      </w:r>
    </w:p>
    <w:p w:rsidR="006B133D" w:rsidRDefault="006B133D" w:rsidP="006B133D">
      <w:pPr>
        <w:pStyle w:val="Heading1"/>
      </w:pPr>
      <w:bookmarkStart w:id="149" w:name="_Toc431397040"/>
      <w:bookmarkStart w:id="150" w:name="_Toc443159227"/>
      <w:r w:rsidRPr="72BB0573">
        <w:lastRenderedPageBreak/>
        <w:t>References</w:t>
      </w:r>
      <w:bookmarkEnd w:id="149"/>
      <w:bookmarkEnd w:id="150"/>
    </w:p>
    <w:p w:rsidR="006A5F9A" w:rsidRDefault="006A5F9A" w:rsidP="005A3A45">
      <w:pPr>
        <w:pStyle w:val="Reference"/>
      </w:pPr>
      <w:bookmarkStart w:id="151" w:name="_Ref443156200"/>
      <w:r w:rsidRPr="006A5F9A">
        <w:t>https://github.com/reTHINK-project</w:t>
      </w:r>
      <w:bookmarkEnd w:id="151"/>
    </w:p>
    <w:p w:rsidR="005A3A45" w:rsidRDefault="005A3A45" w:rsidP="005A3A45">
      <w:pPr>
        <w:pStyle w:val="Reference"/>
      </w:pPr>
      <w:bookmarkStart w:id="152" w:name="_Ref443156199"/>
      <w:r>
        <w:t>Deliverable D2.1</w:t>
      </w:r>
      <w:r w:rsidR="006A5F9A">
        <w:t>,</w:t>
      </w:r>
      <w:r>
        <w:t xml:space="preserve"> “Framework Architecture Definition”, 31-07-2015.</w:t>
      </w:r>
      <w:bookmarkEnd w:id="152"/>
    </w:p>
    <w:p w:rsidR="005A3A45" w:rsidRDefault="005A3A45" w:rsidP="005A3A45">
      <w:pPr>
        <w:pStyle w:val="Reference"/>
      </w:pPr>
      <w:bookmarkStart w:id="153" w:name="_Ref443156201"/>
      <w:r>
        <w:t>Deliverable D2.2</w:t>
      </w:r>
      <w:r w:rsidR="006A5F9A">
        <w:t>,</w:t>
      </w:r>
      <w:r>
        <w:t xml:space="preserve"> “Data Models and Interface Specification of the Framework ”, 30-08-2015</w:t>
      </w:r>
      <w:bookmarkEnd w:id="153"/>
    </w:p>
    <w:p w:rsidR="005A3A45" w:rsidRPr="00522C4C" w:rsidRDefault="005A3A45" w:rsidP="005A3A45">
      <w:pPr>
        <w:pStyle w:val="Reference"/>
      </w:pPr>
      <w:bookmarkStart w:id="154" w:name="_Ref443156202"/>
      <w:r>
        <w:t>Deliverable D3.1, “</w:t>
      </w:r>
      <w:r w:rsidRPr="005A3A45">
        <w:t>Hyperty-Runtime-and-Hyperty-Messaging-Node-Specification</w:t>
      </w:r>
      <w:r>
        <w:t>”, 30-09-2015.</w:t>
      </w:r>
      <w:bookmarkEnd w:id="154"/>
    </w:p>
    <w:p w:rsidR="005A3A45" w:rsidRDefault="005A3A45" w:rsidP="005A3A45">
      <w:pPr>
        <w:pStyle w:val="Reference"/>
      </w:pPr>
      <w:r>
        <w:t>Deliverable D4.1, “Management and Security features specifications”, 30-09-2015.</w:t>
      </w:r>
    </w:p>
    <w:p w:rsidR="005A3A45" w:rsidRDefault="005A3A45" w:rsidP="005A3A45">
      <w:pPr>
        <w:pStyle w:val="Reference"/>
      </w:pPr>
      <w:bookmarkStart w:id="155" w:name="_Ref443156203"/>
      <w:r>
        <w:t>Deliverable D4.2, “</w:t>
      </w:r>
      <w:r w:rsidR="006A5F9A" w:rsidRPr="006A5F9A">
        <w:t>Implementation of Governance and identity management components for phase 1</w:t>
      </w:r>
      <w:r w:rsidR="006A5F9A">
        <w:t>”, 29-02-2016</w:t>
      </w:r>
      <w:r>
        <w:t>.</w:t>
      </w:r>
      <w:bookmarkEnd w:id="155"/>
    </w:p>
    <w:p w:rsidR="005A3A45" w:rsidRDefault="006020F6" w:rsidP="005A3A45">
      <w:pPr>
        <w:pStyle w:val="Reference"/>
      </w:pPr>
      <w:hyperlink r:id="rId88" w:history="1">
        <w:bookmarkStart w:id="156" w:name="_Ref443156208"/>
        <w:r w:rsidR="006A5F9A" w:rsidRPr="00527992">
          <w:rPr>
            <w:rStyle w:val="Hyperlink"/>
          </w:rPr>
          <w:t>https://github.com/reTHINK-project/dev-runtime-core</w:t>
        </w:r>
        <w:bookmarkEnd w:id="156"/>
      </w:hyperlink>
    </w:p>
    <w:p w:rsidR="006A5F9A" w:rsidRDefault="006020F6" w:rsidP="005A3A45">
      <w:pPr>
        <w:pStyle w:val="Reference"/>
      </w:pPr>
      <w:hyperlink r:id="rId89" w:history="1">
        <w:bookmarkStart w:id="157" w:name="_Ref443156209"/>
        <w:r w:rsidR="006A5F9A" w:rsidRPr="00527992">
          <w:rPr>
            <w:rStyle w:val="Hyperlink"/>
          </w:rPr>
          <w:t>https://github.com/reTHINK-project/dev-runtime-browser</w:t>
        </w:r>
        <w:bookmarkEnd w:id="157"/>
      </w:hyperlink>
    </w:p>
    <w:p w:rsidR="006A5F9A" w:rsidRDefault="006020F6" w:rsidP="005A3A45">
      <w:pPr>
        <w:pStyle w:val="Reference"/>
      </w:pPr>
      <w:hyperlink r:id="rId90" w:history="1">
        <w:bookmarkStart w:id="158" w:name="_Ref443156210"/>
        <w:r w:rsidR="006A5F9A" w:rsidRPr="00527992">
          <w:rPr>
            <w:rStyle w:val="Hyperlink"/>
          </w:rPr>
          <w:t>https://github.com/reTHINK-project/dev-runtime-nodejs</w:t>
        </w:r>
        <w:bookmarkEnd w:id="158"/>
      </w:hyperlink>
    </w:p>
    <w:p w:rsidR="006A5F9A" w:rsidRDefault="006020F6" w:rsidP="005A3A45">
      <w:pPr>
        <w:pStyle w:val="Reference"/>
      </w:pPr>
      <w:hyperlink r:id="rId91" w:history="1">
        <w:bookmarkStart w:id="159" w:name="_Ref443156207"/>
        <w:r w:rsidR="006A5F9A" w:rsidRPr="00527992">
          <w:rPr>
            <w:rStyle w:val="Hyperlink"/>
          </w:rPr>
          <w:t>https://github.com/reTHINK-project/dev-msg-node-vertx</w:t>
        </w:r>
        <w:bookmarkEnd w:id="159"/>
      </w:hyperlink>
    </w:p>
    <w:p w:rsidR="006A5F9A" w:rsidRDefault="006020F6" w:rsidP="005A3A45">
      <w:pPr>
        <w:pStyle w:val="Reference"/>
      </w:pPr>
      <w:hyperlink r:id="rId92" w:history="1">
        <w:bookmarkStart w:id="160" w:name="_Ref443156211"/>
        <w:r w:rsidR="006A5F9A" w:rsidRPr="00527992">
          <w:rPr>
            <w:rStyle w:val="Hyperlink"/>
          </w:rPr>
          <w:t>https://github.com/reTHINK-project/dev-msg-node-matrix</w:t>
        </w:r>
        <w:bookmarkEnd w:id="160"/>
      </w:hyperlink>
    </w:p>
    <w:p w:rsidR="006A5F9A" w:rsidRDefault="006020F6" w:rsidP="005A3A45">
      <w:pPr>
        <w:pStyle w:val="Reference"/>
      </w:pPr>
      <w:hyperlink r:id="rId93" w:history="1">
        <w:bookmarkStart w:id="161" w:name="_Ref443156212"/>
        <w:r w:rsidR="006A5F9A" w:rsidRPr="00527992">
          <w:rPr>
            <w:rStyle w:val="Hyperlink"/>
          </w:rPr>
          <w:t>https://github.com/reTHINK-project/dev-msg-node-nodejs</w:t>
        </w:r>
        <w:bookmarkEnd w:id="161"/>
      </w:hyperlink>
    </w:p>
    <w:p w:rsidR="006A5F9A" w:rsidRDefault="006020F6" w:rsidP="006A5F9A">
      <w:pPr>
        <w:pStyle w:val="Reference"/>
      </w:pPr>
      <w:hyperlink r:id="rId94" w:history="1">
        <w:bookmarkStart w:id="162" w:name="_Ref443156213"/>
        <w:r w:rsidR="006A5F9A" w:rsidRPr="00527992">
          <w:rPr>
            <w:rStyle w:val="Hyperlink"/>
          </w:rPr>
          <w:t>https://github.com/reTHINK-project/dev-service-framework</w:t>
        </w:r>
        <w:bookmarkEnd w:id="162"/>
      </w:hyperlink>
    </w:p>
    <w:p w:rsidR="006A5F9A" w:rsidRDefault="006A5F9A" w:rsidP="006A5F9A">
      <w:pPr>
        <w:pStyle w:val="Reference"/>
      </w:pPr>
      <w:bookmarkStart w:id="163" w:name="_Ref443156204"/>
      <w:r>
        <w:t>Paulo Chainho, Kay Haensge, Steffen Druesedow, Michael Maruscheke, “Signalling-On-the-fly: SigOfly, WebRTC Interoperability testbed in contradictive Deployement Scenarios”, Proc. 18th Int’l Conf. Intelligence in Next Generation Networks (ICIN), 2015.</w:t>
      </w:r>
      <w:bookmarkEnd w:id="163"/>
    </w:p>
    <w:p w:rsidR="006A5F9A" w:rsidRDefault="006020F6" w:rsidP="005A3A45">
      <w:pPr>
        <w:pStyle w:val="Reference"/>
      </w:pPr>
      <w:hyperlink r:id="rId95" w:history="1">
        <w:bookmarkStart w:id="164" w:name="_Ref443156205"/>
        <w:r w:rsidR="006A5F9A" w:rsidRPr="00527992">
          <w:rPr>
            <w:rStyle w:val="Hyperlink"/>
          </w:rPr>
          <w:t>https://github.com/reTHINK-project/dev-catalogue</w:t>
        </w:r>
        <w:bookmarkEnd w:id="164"/>
      </w:hyperlink>
    </w:p>
    <w:p w:rsidR="006A5F9A" w:rsidRDefault="006020F6" w:rsidP="005A3A45">
      <w:pPr>
        <w:pStyle w:val="Reference"/>
      </w:pPr>
      <w:hyperlink r:id="rId96" w:history="1">
        <w:bookmarkStart w:id="165" w:name="_Ref443156206"/>
        <w:r w:rsidR="006A5F9A" w:rsidRPr="00527992">
          <w:rPr>
            <w:rStyle w:val="Hyperlink"/>
          </w:rPr>
          <w:t>https://github.com/reTHINK-project/dev-registry-domain</w:t>
        </w:r>
        <w:bookmarkEnd w:id="165"/>
      </w:hyperlink>
    </w:p>
    <w:bookmarkStart w:id="166" w:name="_Ref443156291"/>
    <w:p w:rsidR="00955389" w:rsidRDefault="006020F6" w:rsidP="003707DA">
      <w:pPr>
        <w:pStyle w:val="Reference"/>
      </w:pPr>
      <w:r>
        <w:fldChar w:fldCharType="begin"/>
      </w:r>
      <w:r w:rsidR="00955389">
        <w:instrText xml:space="preserve"> HYPERLINK "</w:instrText>
      </w:r>
      <w:r w:rsidR="00955389" w:rsidRPr="00955389">
        <w:instrText>http://martinfowler.com/articles/microservices.html</w:instrText>
      </w:r>
      <w:r w:rsidR="00955389">
        <w:instrText xml:space="preserve">" </w:instrText>
      </w:r>
      <w:r>
        <w:fldChar w:fldCharType="separate"/>
      </w:r>
      <w:bookmarkStart w:id="167" w:name="_Ref443156506"/>
      <w:r w:rsidR="00955389" w:rsidRPr="009B4113">
        <w:rPr>
          <w:rStyle w:val="Hyperlink"/>
        </w:rPr>
        <w:t>http://martinfowler.com/articles/microservices.html</w:t>
      </w:r>
      <w:bookmarkEnd w:id="167"/>
      <w:r>
        <w:fldChar w:fldCharType="end"/>
      </w:r>
      <w:r w:rsidR="00955389">
        <w:t xml:space="preserve"> </w:t>
      </w:r>
    </w:p>
    <w:p w:rsidR="00955389" w:rsidRDefault="006020F6" w:rsidP="003707DA">
      <w:pPr>
        <w:pStyle w:val="Reference"/>
      </w:pPr>
      <w:hyperlink r:id="rId97" w:history="1">
        <w:bookmarkStart w:id="168" w:name="_Ref443156568"/>
        <w:r w:rsidR="00955389" w:rsidRPr="009B4113">
          <w:rPr>
            <w:rStyle w:val="Hyperlink"/>
          </w:rPr>
          <w:t>https://en.wikipedia.org/wiki/Edge_computing</w:t>
        </w:r>
        <w:bookmarkEnd w:id="168"/>
      </w:hyperlink>
    </w:p>
    <w:p w:rsidR="00955389" w:rsidRDefault="00955389" w:rsidP="003707DA">
      <w:pPr>
        <w:pStyle w:val="Reference"/>
      </w:pPr>
      <w:bookmarkStart w:id="169" w:name="_Ref443156576"/>
      <w:r w:rsidRPr="00955389">
        <w:t>https://en.wikipedia.org/wiki/Fog_computing</w:t>
      </w:r>
      <w:bookmarkEnd w:id="169"/>
    </w:p>
    <w:p w:rsidR="003707DA" w:rsidRDefault="003707DA" w:rsidP="003707DA">
      <w:pPr>
        <w:pStyle w:val="Reference"/>
      </w:pPr>
      <w:r>
        <w:t>https://developers.google.com/v8/</w:t>
      </w:r>
      <w:bookmarkEnd w:id="166"/>
    </w:p>
    <w:p w:rsidR="003707DA" w:rsidRDefault="003707DA" w:rsidP="003707DA">
      <w:pPr>
        <w:pStyle w:val="Reference"/>
      </w:pPr>
      <w:bookmarkStart w:id="170" w:name="_Ref443156321"/>
      <w:r>
        <w:t>https://nodesecurity.io/resources</w:t>
      </w:r>
      <w:bookmarkEnd w:id="170"/>
    </w:p>
    <w:p w:rsidR="006A5F9A" w:rsidRPr="00522C4C" w:rsidRDefault="006A5F9A" w:rsidP="005A3A45">
      <w:pPr>
        <w:pStyle w:val="Reference"/>
      </w:pPr>
    </w:p>
    <w:p w:rsidR="006B133D" w:rsidRDefault="006B133D" w:rsidP="006B133D"/>
    <w:p w:rsidR="00ED6775" w:rsidRPr="00DA4A61" w:rsidRDefault="00DA4A61" w:rsidP="00ED6775">
      <w:pPr>
        <w:pStyle w:val="Annex1"/>
        <w:rPr>
          <w:rFonts w:cs="Arial"/>
        </w:rPr>
      </w:pPr>
      <w:bookmarkStart w:id="171" w:name="_Toc443159228"/>
      <w:r>
        <w:rPr>
          <w:rFonts w:asciiTheme="majorHAnsi" w:hAnsiTheme="majorHAnsi" w:cs="Arial"/>
          <w:szCs w:val="32"/>
        </w:rPr>
        <w:lastRenderedPageBreak/>
        <w:t xml:space="preserve">Components </w:t>
      </w:r>
      <w:r w:rsidRPr="00DA4A61">
        <w:rPr>
          <w:rFonts w:cs="Arial"/>
        </w:rPr>
        <w:t>Documentation</w:t>
      </w:r>
      <w:bookmarkEnd w:id="171"/>
    </w:p>
    <w:p w:rsidR="00F110B7" w:rsidRDefault="006020F6" w:rsidP="00F110B7">
      <w:pPr>
        <w:pStyle w:val="Heading2"/>
        <w:numPr>
          <w:ilvl w:val="1"/>
          <w:numId w:val="3"/>
        </w:numPr>
        <w:pBdr>
          <w:bottom w:val="none" w:sz="0" w:space="0" w:color="auto"/>
        </w:pBdr>
      </w:pPr>
      <w:r w:rsidRPr="006020F6">
        <w:rPr>
          <w:b w:val="0"/>
          <w:i w:val="0"/>
        </w:rPr>
        <w:fldChar w:fldCharType="begin"/>
      </w:r>
      <w:r w:rsidR="00DA0FA3">
        <w:rPr>
          <w:b w:val="0"/>
        </w:rPr>
        <w:instrText xml:space="preserve"> INCLUDETEXT  "C:\\Projectos\\reTHINK\\WP3\\git\\core-framework\\docs\\deliverables\\d32\\D3.2-annex.docx" </w:instrText>
      </w:r>
      <w:r w:rsidR="00D83E33">
        <w:rPr>
          <w:b w:val="0"/>
        </w:rPr>
        <w:instrText xml:space="preserve"> \* MERGEFORMAT </w:instrText>
      </w:r>
      <w:r w:rsidRPr="006020F6">
        <w:rPr>
          <w:b w:val="0"/>
          <w:i w:val="0"/>
        </w:rPr>
        <w:fldChar w:fldCharType="separate"/>
      </w:r>
      <w:bookmarkStart w:id="172" w:name="_Toc443159229"/>
      <w:bookmarkStart w:id="173" w:name="hyperty-runtime-core"/>
      <w:bookmarkEnd w:id="173"/>
      <w:r w:rsidR="00F110B7">
        <w:t>Hyperty Runtime Core</w:t>
      </w:r>
      <w:bookmarkEnd w:id="172"/>
    </w:p>
    <w:p w:rsidR="00F110B7" w:rsidRDefault="006020F6" w:rsidP="00EE5A91">
      <w:pPr>
        <w:numPr>
          <w:ilvl w:val="0"/>
          <w:numId w:val="29"/>
        </w:numPr>
      </w:pPr>
      <w:hyperlink w:anchor="overview">
        <w:r w:rsidR="00F110B7">
          <w:rPr>
            <w:rStyle w:val="Hyperlink"/>
          </w:rPr>
          <w:t>Overview</w:t>
        </w:r>
      </w:hyperlink>
    </w:p>
    <w:p w:rsidR="00F110B7" w:rsidRDefault="006020F6" w:rsidP="00EE5A91">
      <w:pPr>
        <w:numPr>
          <w:ilvl w:val="0"/>
          <w:numId w:val="29"/>
        </w:numPr>
      </w:pPr>
      <w:hyperlink w:anchor="user-view">
        <w:r w:rsidR="00F110B7">
          <w:rPr>
            <w:rStyle w:val="Hyperlink"/>
          </w:rPr>
          <w:t>User View: How to include the Hyperty Runtime Core in other Projects</w:t>
        </w:r>
      </w:hyperlink>
    </w:p>
    <w:p w:rsidR="00F110B7" w:rsidRDefault="006020F6" w:rsidP="00EE5A91">
      <w:pPr>
        <w:numPr>
          <w:ilvl w:val="0"/>
          <w:numId w:val="29"/>
        </w:numPr>
      </w:pPr>
      <w:hyperlink w:anchor="developer-view">
        <w:r w:rsidR="00F110B7">
          <w:rPr>
            <w:rStyle w:val="Hyperlink"/>
          </w:rPr>
          <w:t>Developer View</w:t>
        </w:r>
      </w:hyperlink>
    </w:p>
    <w:p w:rsidR="00F110B7" w:rsidRDefault="006020F6" w:rsidP="00EE5A91">
      <w:pPr>
        <w:numPr>
          <w:ilvl w:val="0"/>
          <w:numId w:val="29"/>
        </w:numPr>
      </w:pPr>
      <w:hyperlink w:anchor="example">
        <w:r w:rsidR="00F110B7">
          <w:rPr>
            <w:rStyle w:val="Hyperlink"/>
          </w:rPr>
          <w:t>Example</w:t>
        </w:r>
      </w:hyperlink>
    </w:p>
    <w:p w:rsidR="00F110B7" w:rsidRDefault="006020F6" w:rsidP="00EE5A91">
      <w:pPr>
        <w:numPr>
          <w:ilvl w:val="0"/>
          <w:numId w:val="29"/>
        </w:numPr>
      </w:pPr>
      <w:hyperlink w:anchor="tasks">
        <w:r w:rsidR="00F110B7">
          <w:rPr>
            <w:rStyle w:val="Hyperlink"/>
          </w:rPr>
          <w:t>Tasks</w:t>
        </w:r>
      </w:hyperlink>
    </w:p>
    <w:p w:rsidR="00F110B7" w:rsidRDefault="006020F6" w:rsidP="00EE5A91">
      <w:pPr>
        <w:numPr>
          <w:ilvl w:val="0"/>
          <w:numId w:val="29"/>
        </w:numPr>
      </w:pPr>
      <w:hyperlink w:anchor="notes">
        <w:r w:rsidR="00F110B7">
          <w:rPr>
            <w:rStyle w:val="Hyperlink"/>
          </w:rPr>
          <w:t>Notes</w:t>
        </w:r>
      </w:hyperlink>
    </w:p>
    <w:p w:rsidR="00F110B7" w:rsidRDefault="00F110B7" w:rsidP="00F110B7">
      <w:pPr>
        <w:pStyle w:val="Heading3"/>
        <w:numPr>
          <w:ilvl w:val="2"/>
          <w:numId w:val="3"/>
        </w:numPr>
        <w:pBdr>
          <w:bottom w:val="none" w:sz="0" w:space="0" w:color="auto"/>
        </w:pBdr>
      </w:pPr>
      <w:bookmarkStart w:id="174" w:name="_Toc443159230"/>
      <w:r>
        <w:t>Overview</w:t>
      </w:r>
      <w:bookmarkEnd w:id="174"/>
    </w:p>
    <w:p w:rsidR="00F110B7" w:rsidRDefault="00F110B7">
      <w:r>
        <w:t xml:space="preserve">This repository contains the source code and associated documentation of the core components required to support the deployment and execution of Hyperties in user devices or in network servers. More information about the Hyperty concept and the reTHINK framework in general is </w:t>
      </w:r>
      <w:proofErr w:type="gramStart"/>
      <w:r>
        <w:t xml:space="preserve">provided </w:t>
      </w:r>
      <w:proofErr w:type="gramEnd"/>
      <w:r w:rsidR="006020F6">
        <w:fldChar w:fldCharType="begin"/>
      </w:r>
      <w:r w:rsidR="0012375D">
        <w:instrText>HYPERLINK "https://github.com/reTHINK-project/dev-service-framework/blob/master/README.md" \h</w:instrText>
      </w:r>
      <w:r w:rsidR="006020F6">
        <w:fldChar w:fldCharType="separate"/>
      </w:r>
      <w:r>
        <w:rPr>
          <w:rStyle w:val="Hyperlink"/>
        </w:rPr>
        <w:t>here</w:t>
      </w:r>
      <w:r w:rsidR="006020F6">
        <w:fldChar w:fldCharType="end"/>
      </w:r>
      <w:r>
        <w:t>.</w:t>
      </w:r>
    </w:p>
    <w:p w:rsidR="00F110B7" w:rsidRDefault="00F110B7">
      <w:pPr>
        <w:pStyle w:val="BodyText"/>
      </w:pPr>
      <w:r>
        <w:t xml:space="preserve">The Hyperty Runtime architecture follows a security by design approach since it was highly influenced by a careful </w:t>
      </w:r>
      <w:hyperlink r:id="rId98">
        <w:r>
          <w:rPr>
            <w:rStyle w:val="Hyperlink"/>
          </w:rPr>
          <w:t>security analysis</w:t>
        </w:r>
      </w:hyperlink>
      <w:r>
        <w:t xml:space="preserve"> where different types of components are executed in isolated sandboxes. Thus, components downloaded from a specific Service Provider are executed in sandboxes that are different from the sandboxes used to execute components downloaded from another service provider. Communication between components running in different sandboxes is only possible through messages exchanged through a Message Bus functionality provided by the Hyperty Runtime Core Sandbox. On the other hand, and according to </w:t>
      </w:r>
      <w:proofErr w:type="gramStart"/>
      <w:r>
        <w:t xml:space="preserve">the </w:t>
      </w:r>
      <w:proofErr w:type="gramEnd"/>
      <w:r w:rsidR="006020F6">
        <w:fldChar w:fldCharType="begin"/>
      </w:r>
      <w:r w:rsidR="0012375D">
        <w:instrText>HYPERLINK "https://github.com/reTHINK-project/dev-service-framework/blob/master/docs/manuals/hyperty-messaging-framework.md" \l "protocol-on-the-fly-protofly-and-protostubs" \h</w:instrText>
      </w:r>
      <w:r w:rsidR="006020F6">
        <w:fldChar w:fldCharType="separate"/>
      </w:r>
      <w:r>
        <w:rPr>
          <w:rStyle w:val="Hyperlink"/>
        </w:rPr>
        <w:t>ProtoOFly concept</w:t>
      </w:r>
      <w:r w:rsidR="006020F6">
        <w:fldChar w:fldCharType="end"/>
      </w:r>
      <w:r>
        <w:t xml:space="preserve">, the protocol stub is executed in isolated sandbox and provides the bridge for the Hperty Runtime to communicate with associated Service Provider. The detailed specification of the Hyperty Runtime Core is </w:t>
      </w:r>
      <w:proofErr w:type="gramStart"/>
      <w:r>
        <w:t xml:space="preserve">provided </w:t>
      </w:r>
      <w:proofErr w:type="gramEnd"/>
      <w:r w:rsidR="006020F6">
        <w:fldChar w:fldCharType="begin"/>
      </w:r>
      <w:r w:rsidR="0012375D">
        <w:instrText>HYPERLINK "docs/specs/readme.md" \h</w:instrText>
      </w:r>
      <w:r w:rsidR="006020F6">
        <w:fldChar w:fldCharType="separate"/>
      </w:r>
      <w:r>
        <w:rPr>
          <w:rStyle w:val="Hyperlink"/>
        </w:rPr>
        <w:t>here</w:t>
      </w:r>
      <w:r w:rsidR="006020F6">
        <w:fldChar w:fldCharType="end"/>
      </w:r>
      <w:r>
        <w:t>.</w:t>
      </w:r>
    </w:p>
    <w:p w:rsidR="00F110B7" w:rsidRDefault="00F110B7">
      <w:pPr>
        <w:pStyle w:val="BodyText"/>
      </w:pPr>
      <w:r>
        <w:t>Hyperty Core Runtime components are platform agnostic and are to be included in platform specific Hyperty Runtimes, like Web Browsers and Nodejs based platforms.</w:t>
      </w:r>
    </w:p>
    <w:p w:rsidR="00F110B7" w:rsidRDefault="00F110B7" w:rsidP="00F110B7">
      <w:pPr>
        <w:pStyle w:val="Heading3"/>
        <w:numPr>
          <w:ilvl w:val="2"/>
          <w:numId w:val="3"/>
        </w:numPr>
        <w:pBdr>
          <w:bottom w:val="none" w:sz="0" w:space="0" w:color="auto"/>
        </w:pBdr>
      </w:pPr>
      <w:bookmarkStart w:id="175" w:name="user-view"/>
      <w:bookmarkStart w:id="176" w:name="_Toc443159231"/>
      <w:bookmarkEnd w:id="175"/>
      <w:r>
        <w:t>User View</w:t>
      </w:r>
      <w:bookmarkEnd w:id="176"/>
    </w:p>
    <w:p w:rsidR="00F110B7" w:rsidRDefault="00F110B7">
      <w:r>
        <w:rPr>
          <w:b/>
        </w:rPr>
        <w:t>How to include the Hyperty Runtime Core in other Projects</w:t>
      </w:r>
    </w:p>
    <w:p w:rsidR="00F110B7" w:rsidRDefault="00F110B7">
      <w:pPr>
        <w:pStyle w:val="BodyText"/>
      </w:pPr>
      <w:r>
        <w:t xml:space="preserve">How to include this repository in other runtime platforms, like </w:t>
      </w:r>
      <w:hyperlink r:id="rId99">
        <w:r>
          <w:rPr>
            <w:rStyle w:val="Hyperlink"/>
          </w:rPr>
          <w:t>dev-runtime-browser</w:t>
        </w:r>
      </w:hyperlink>
      <w:r>
        <w:t xml:space="preserve"> </w:t>
      </w:r>
      <w:proofErr w:type="gramStart"/>
      <w:r>
        <w:t xml:space="preserve">or </w:t>
      </w:r>
      <w:proofErr w:type="gramEnd"/>
      <w:r w:rsidR="006020F6">
        <w:fldChar w:fldCharType="begin"/>
      </w:r>
      <w:r w:rsidR="0012375D">
        <w:instrText>HYPERLINK "https://github.com/reTHINK-project/dev-runtime-node" \h</w:instrText>
      </w:r>
      <w:r w:rsidR="006020F6">
        <w:fldChar w:fldCharType="separate"/>
      </w:r>
      <w:r>
        <w:rPr>
          <w:rStyle w:val="Hyperlink"/>
        </w:rPr>
        <w:t>dev-runtime-node</w:t>
      </w:r>
      <w:r w:rsidR="006020F6">
        <w:fldChar w:fldCharType="end"/>
      </w:r>
      <w:r>
        <w:t>;</w:t>
      </w:r>
    </w:p>
    <w:bookmarkStart w:id="177" w:name="browser-runtime"/>
    <w:bookmarkEnd w:id="177"/>
    <w:p w:rsidR="00F110B7" w:rsidRDefault="006020F6" w:rsidP="00F110B7">
      <w:pPr>
        <w:pStyle w:val="Heading4"/>
        <w:numPr>
          <w:ilvl w:val="3"/>
          <w:numId w:val="3"/>
        </w:numPr>
      </w:pPr>
      <w:r>
        <w:fldChar w:fldCharType="begin"/>
      </w:r>
      <w:r w:rsidR="00F110B7">
        <w:instrText>HYPERLINK "https://github.com/reTHINK-project/dev-runtime-browser" \h</w:instrText>
      </w:r>
      <w:r>
        <w:fldChar w:fldCharType="separate"/>
      </w:r>
      <w:r w:rsidR="00F110B7">
        <w:rPr>
          <w:rStyle w:val="Hyperlink"/>
        </w:rPr>
        <w:t>Browser Runtime</w:t>
      </w:r>
      <w:r>
        <w:fldChar w:fldCharType="end"/>
      </w:r>
    </w:p>
    <w:p w:rsidR="00F110B7" w:rsidRDefault="00F110B7">
      <w:r>
        <w:t>Verify these use cases:</w:t>
      </w:r>
    </w:p>
    <w:p w:rsidR="00F110B7" w:rsidRDefault="00F110B7" w:rsidP="00EE5A91">
      <w:pPr>
        <w:numPr>
          <w:ilvl w:val="0"/>
          <w:numId w:val="30"/>
        </w:numPr>
      </w:pPr>
      <w:r>
        <w:t>if you will create a new repository, you can use this template, and can configure your development environment;</w:t>
      </w:r>
    </w:p>
    <w:p w:rsidR="00F110B7" w:rsidRDefault="00F110B7" w:rsidP="00EE5A91">
      <w:pPr>
        <w:numPr>
          <w:ilvl w:val="0"/>
          <w:numId w:val="30"/>
        </w:numPr>
      </w:pPr>
      <w:r>
        <w:t>if you already have an respository cloned;</w:t>
      </w:r>
    </w:p>
    <w:p w:rsidR="00F110B7" w:rsidRDefault="00F110B7">
      <w:proofErr w:type="gramStart"/>
      <w:r>
        <w:t>for</w:t>
      </w:r>
      <w:proofErr w:type="gramEnd"/>
      <w:r>
        <w:t xml:space="preserve"> both cases you just have to run the command:</w:t>
      </w:r>
    </w:p>
    <w:p w:rsidR="00F110B7" w:rsidRDefault="00F110B7">
      <w:pPr>
        <w:pStyle w:val="SourceCode"/>
      </w:pPr>
      <w:proofErr w:type="gramStart"/>
      <w:r>
        <w:t>jspm</w:t>
      </w:r>
      <w:proofErr w:type="gramEnd"/>
      <w:r>
        <w:t xml:space="preserve"> install runtime-core=github:rethink-project/dev-runtime-core@dev-0.2</w:t>
      </w:r>
    </w:p>
    <w:p w:rsidR="00F110B7" w:rsidRDefault="00F110B7">
      <w:proofErr w:type="gramStart"/>
      <w:r>
        <w:t>and</w:t>
      </w:r>
      <w:proofErr w:type="gramEnd"/>
      <w:r>
        <w:t xml:space="preserve"> on javascript code you just need to import the script like other modules;</w:t>
      </w:r>
    </w:p>
    <w:p w:rsidR="00F110B7" w:rsidRDefault="00F110B7">
      <w:pPr>
        <w:pStyle w:val="SourceCode"/>
      </w:pPr>
      <w:r>
        <w:t>import RuntimeUA from 'runtime-core/dist/runtimeUA';</w:t>
      </w:r>
      <w:r>
        <w:br/>
        <w:t>import {Sandbox, SandboxRegistry} from 'runtime-core/dist/sandbox'</w:t>
      </w:r>
      <w:r>
        <w:br/>
      </w:r>
      <w:r>
        <w:lastRenderedPageBreak/>
        <w:t>import MiniBus from 'runtime-core/dist/minibus';</w:t>
      </w:r>
      <w:r>
        <w:br/>
      </w:r>
      <w:r>
        <w:br/>
        <w:t>console.log('Runtime: ', RuntimeUA);</w:t>
      </w:r>
      <w:r>
        <w:br/>
        <w:t>console.log('Sandbox: ', Sandbox, SandboxRegistry);</w:t>
      </w:r>
      <w:r>
        <w:br/>
        <w:t>console.log('MiniBus: ', MiniBus);</w:t>
      </w:r>
    </w:p>
    <w:bookmarkStart w:id="178" w:name="nodejs-runtime"/>
    <w:bookmarkEnd w:id="178"/>
    <w:p w:rsidR="00F110B7" w:rsidRDefault="006020F6" w:rsidP="00F110B7">
      <w:pPr>
        <w:pStyle w:val="Heading4"/>
        <w:numPr>
          <w:ilvl w:val="3"/>
          <w:numId w:val="3"/>
        </w:numPr>
      </w:pPr>
      <w:r>
        <w:fldChar w:fldCharType="begin"/>
      </w:r>
      <w:r w:rsidR="00F110B7">
        <w:instrText>HYPERLINK "https://github.com/reTHINK-project/dev-runtime-node" \h</w:instrText>
      </w:r>
      <w:r>
        <w:fldChar w:fldCharType="separate"/>
      </w:r>
      <w:r w:rsidR="00F110B7">
        <w:rPr>
          <w:rStyle w:val="Hyperlink"/>
        </w:rPr>
        <w:t>Nodejs Runtime</w:t>
      </w:r>
      <w:r>
        <w:fldChar w:fldCharType="end"/>
      </w:r>
    </w:p>
    <w:p w:rsidR="00F110B7" w:rsidRDefault="00F110B7">
      <w:r>
        <w:t>[</w:t>
      </w:r>
      <w:proofErr w:type="gramStart"/>
      <w:r>
        <w:t>dev-runtime-node</w:t>
      </w:r>
      <w:proofErr w:type="gramEnd"/>
    </w:p>
    <w:p w:rsidR="00F110B7" w:rsidRDefault="00F110B7">
      <w:pPr>
        <w:pStyle w:val="SourceCode"/>
      </w:pPr>
      <w:proofErr w:type="gramStart"/>
      <w:r>
        <w:t>npm</w:t>
      </w:r>
      <w:proofErr w:type="gramEnd"/>
      <w:r>
        <w:t xml:space="preserve"> install github:rethink-project/dev-runtime-core#dev-0.2 --save</w:t>
      </w:r>
    </w:p>
    <w:p w:rsidR="00F110B7" w:rsidRDefault="00F110B7">
      <w:proofErr w:type="gramStart"/>
      <w:r>
        <w:t>after</w:t>
      </w:r>
      <w:proofErr w:type="gramEnd"/>
      <w:r>
        <w:t xml:space="preserve"> this you can require the runtime-core like other modules on node;</w:t>
      </w:r>
    </w:p>
    <w:p w:rsidR="00F110B7" w:rsidRDefault="00F110B7">
      <w:pPr>
        <w:pStyle w:val="SourceCode"/>
      </w:pPr>
      <w:proofErr w:type="gramStart"/>
      <w:r>
        <w:t>var</w:t>
      </w:r>
      <w:proofErr w:type="gramEnd"/>
      <w:r>
        <w:t xml:space="preserve"> RuntimeUA = require('runtime-core').runtimeUA;</w:t>
      </w:r>
      <w:r>
        <w:br/>
      </w:r>
      <w:r>
        <w:br/>
        <w:t>var runtime = new RuntimeUA();</w:t>
      </w:r>
    </w:p>
    <w:p w:rsidR="00F110B7" w:rsidRDefault="00F110B7">
      <w:proofErr w:type="gramStart"/>
      <w:r>
        <w:t>if</w:t>
      </w:r>
      <w:proofErr w:type="gramEnd"/>
      <w:r>
        <w:t xml:space="preserve"> you found some issues, please submit them into the respective repository;</w:t>
      </w:r>
    </w:p>
    <w:p w:rsidR="00F110B7" w:rsidRDefault="006020F6">
      <w:r>
        <w:pict>
          <v:rect id="_x0000_i1025" style="width:0;height:1.5pt" o:hralign="center" o:hrstd="t" o:hr="t"/>
        </w:pict>
      </w:r>
    </w:p>
    <w:p w:rsidR="00F110B7" w:rsidRDefault="00F110B7" w:rsidP="00F110B7">
      <w:pPr>
        <w:pStyle w:val="Heading3"/>
        <w:numPr>
          <w:ilvl w:val="2"/>
          <w:numId w:val="3"/>
        </w:numPr>
        <w:pBdr>
          <w:bottom w:val="none" w:sz="0" w:space="0" w:color="auto"/>
        </w:pBdr>
      </w:pPr>
      <w:bookmarkStart w:id="179" w:name="developer-view"/>
      <w:bookmarkStart w:id="180" w:name="_Toc443159232"/>
      <w:bookmarkEnd w:id="179"/>
      <w:r>
        <w:t>Developer view</w:t>
      </w:r>
      <w:bookmarkEnd w:id="180"/>
    </w:p>
    <w:p w:rsidR="00F110B7" w:rsidRDefault="00F110B7" w:rsidP="00F110B7">
      <w:pPr>
        <w:pStyle w:val="Heading4"/>
        <w:numPr>
          <w:ilvl w:val="3"/>
          <w:numId w:val="3"/>
        </w:numPr>
      </w:pPr>
      <w:bookmarkStart w:id="181" w:name="setup-environment"/>
      <w:bookmarkEnd w:id="181"/>
      <w:r>
        <w:t>Setup Environment</w:t>
      </w:r>
    </w:p>
    <w:p w:rsidR="00F110B7" w:rsidRDefault="00F110B7">
      <w:r>
        <w:t>On the first time you are cloning this repository, you need to run the command</w:t>
      </w:r>
      <w:proofErr w:type="gramStart"/>
      <w:r>
        <w:t>:npm</w:t>
      </w:r>
      <w:proofErr w:type="gramEnd"/>
      <w:r>
        <w:t xml:space="preserve"> run init-setup</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proofErr w:type="gramStart"/>
      <w:r>
        <w:t>if</w:t>
      </w:r>
      <w:proofErr w:type="gramEnd"/>
      <w:r>
        <w:t xml:space="preserve"> you already have the project configured on your machine, you only need run the next command to add new dependencies:npm install jspm install</w:t>
      </w:r>
    </w:p>
    <w:p w:rsidR="00F110B7" w:rsidRDefault="006020F6">
      <w:r>
        <w:pict>
          <v:rect id="_x0000_i1026" style="width:0;height:1.5pt" o:hralign="center" o:hrstd="t" o:hr="t"/>
        </w:pict>
      </w:r>
    </w:p>
    <w:p w:rsidR="00F110B7" w:rsidRDefault="00F110B7">
      <w:r>
        <w:rPr>
          <w:b/>
        </w:rPr>
        <w:t>Private Repository Note</w:t>
      </w:r>
    </w:p>
    <w:p w:rsidR="00F110B7" w:rsidRDefault="00F110B7">
      <w:pPr>
        <w:pStyle w:val="BodyText"/>
      </w:pPr>
      <w:proofErr w:type="gramStart"/>
      <w:r>
        <w:t>if</w:t>
      </w:r>
      <w:proofErr w:type="gramEnd"/>
      <w:r>
        <w:t xml:space="preserve"> you have problems with the npm install command, like “access was forbidden”, “404 not found”, and have the service framework module reference, it is an authentication problem;</w:t>
      </w:r>
    </w:p>
    <w:p w:rsidR="00F110B7" w:rsidRDefault="00F110B7">
      <w:pPr>
        <w:pStyle w:val="BodyText"/>
      </w:pPr>
      <w:proofErr w:type="gramStart"/>
      <w:r>
        <w:t>you</w:t>
      </w:r>
      <w:proofErr w:type="gramEnd"/>
      <w:r>
        <w:t xml:space="preserve"> may need following the steps present on </w:t>
      </w:r>
      <w:hyperlink r:id="rId100">
        <w:r>
          <w:rPr>
            <w:rStyle w:val="Hyperlink"/>
          </w:rPr>
          <w:t>Github Help</w:t>
        </w:r>
      </w:hyperlink>
      <w:r>
        <w:t xml:space="preserve">. </w:t>
      </w:r>
      <w:proofErr w:type="gramStart"/>
      <w:r>
        <w:t>and</w:t>
      </w:r>
      <w:proofErr w:type="gramEnd"/>
      <w:r>
        <w:t xml:space="preserve"> select operation system you are using.</w:t>
      </w:r>
    </w:p>
    <w:p w:rsidR="00F110B7" w:rsidRDefault="00F110B7">
      <w:pPr>
        <w:pStyle w:val="BodyText"/>
      </w:pPr>
      <w:r>
        <w:t>This could happen because it is a private module and need your GitHub authentication to allow cloning the repository.</w:t>
      </w:r>
    </w:p>
    <w:p w:rsidR="00F110B7" w:rsidRDefault="00F110B7">
      <w:pPr>
        <w:pStyle w:val="BodyText"/>
      </w:pPr>
      <w:r>
        <w:t xml:space="preserve">If you have some troubles with authentication on windows using the Git Shell, you can </w:t>
      </w:r>
      <w:proofErr w:type="gramStart"/>
      <w:r>
        <w:t xml:space="preserve">try </w:t>
      </w:r>
      <w:proofErr w:type="gramEnd"/>
      <w:r w:rsidR="006020F6">
        <w:fldChar w:fldCharType="begin"/>
      </w:r>
      <w:r w:rsidR="0012375D">
        <w:instrText>HYPERLINK "https://help.github.com/articles/caching-your-github-password-in-git/" \l "platform-windows" \h</w:instrText>
      </w:r>
      <w:r w:rsidR="006020F6">
        <w:fldChar w:fldCharType="separate"/>
      </w:r>
      <w:r>
        <w:rPr>
          <w:rStyle w:val="Hyperlink"/>
        </w:rPr>
        <w:t>caching your GitHub password</w:t>
      </w:r>
      <w:r w:rsidR="006020F6">
        <w:fldChar w:fldCharType="end"/>
      </w:r>
      <w:r>
        <w:t>. This should avoid the constant prompt for username and password;</w:t>
      </w:r>
    </w:p>
    <w:p w:rsidR="00F110B7" w:rsidRDefault="00F110B7">
      <w:pPr>
        <w:pStyle w:val="BodyText"/>
      </w:pPr>
      <w:r>
        <w:rPr>
          <w:b/>
        </w:rPr>
        <w:t>Instalation through jspm</w:t>
      </w:r>
    </w:p>
    <w:p w:rsidR="00F110B7" w:rsidRDefault="00F110B7">
      <w:pPr>
        <w:pStyle w:val="BodyText"/>
      </w:pPr>
      <w:r>
        <w:t xml:space="preserve">We need configure jspm config using github tokens, for that, following this (based on </w:t>
      </w:r>
      <w:proofErr w:type="gramStart"/>
      <w:r>
        <w:t xml:space="preserve">issue </w:t>
      </w:r>
      <w:proofErr w:type="gramEnd"/>
      <w:r w:rsidR="006020F6">
        <w:fldChar w:fldCharType="begin"/>
      </w:r>
      <w:r w:rsidR="0012375D">
        <w:instrText>HYPERLINK "https://github.com/reTHINK-project/dev-runtime-browser/issues/3" \h</w:instrText>
      </w:r>
      <w:r w:rsidR="006020F6">
        <w:fldChar w:fldCharType="separate"/>
      </w:r>
      <w:r>
        <w:rPr>
          <w:rStyle w:val="Hyperlink"/>
        </w:rPr>
        <w:t>3</w:t>
      </w:r>
      <w:r w:rsidR="006020F6">
        <w:fldChar w:fldCharType="end"/>
      </w:r>
      <w:r>
        <w:t>):</w:t>
      </w:r>
    </w:p>
    <w:p w:rsidR="00F110B7" w:rsidRDefault="006020F6" w:rsidP="00EE5A91">
      <w:pPr>
        <w:numPr>
          <w:ilvl w:val="0"/>
          <w:numId w:val="31"/>
        </w:numPr>
      </w:pPr>
      <w:hyperlink r:id="rId101">
        <w:r w:rsidR="00F110B7">
          <w:rPr>
            <w:rStyle w:val="Hyperlink"/>
          </w:rPr>
          <w:t>Here</w:t>
        </w:r>
      </w:hyperlink>
      <w:r w:rsidR="00F110B7">
        <w:t>, generate token with public_repo permission enabled</w:t>
      </w:r>
    </w:p>
    <w:p w:rsidR="00F110B7" w:rsidRDefault="00F110B7" w:rsidP="00EE5A91">
      <w:pPr>
        <w:numPr>
          <w:ilvl w:val="0"/>
          <w:numId w:val="31"/>
        </w:numPr>
      </w:pPr>
      <w:r>
        <w:t>Save the token generated;</w:t>
      </w:r>
    </w:p>
    <w:p w:rsidR="00F110B7" w:rsidRDefault="00F110B7" w:rsidP="00EE5A91">
      <w:pPr>
        <w:numPr>
          <w:ilvl w:val="0"/>
          <w:numId w:val="31"/>
        </w:numPr>
      </w:pPr>
      <w:r>
        <w:t>Execute the command jspm registry config github and you’ll be asked for the credentials;</w:t>
      </w:r>
    </w:p>
    <w:p w:rsidR="00F110B7" w:rsidRDefault="00F110B7" w:rsidP="00EE5A91">
      <w:pPr>
        <w:numPr>
          <w:ilvl w:val="0"/>
          <w:numId w:val="31"/>
        </w:numPr>
      </w:pPr>
      <w:r>
        <w:t>Now you can execute command jspm install -y and the runtime-core or jspm install runtime-core=github:reTHINK-project/dev-runtime-core or only jspm install;</w:t>
      </w:r>
    </w:p>
    <w:p w:rsidR="00F110B7" w:rsidRDefault="006020F6">
      <w:r>
        <w:pict>
          <v:rect id="_x0000_i1027" style="width:0;height:1.5pt" o:hralign="center" o:hrstd="t" o:hr="t"/>
        </w:pict>
      </w:r>
    </w:p>
    <w:p w:rsidR="00F110B7" w:rsidRDefault="00F110B7">
      <w:r>
        <w:rPr>
          <w:b/>
        </w:rPr>
        <w:t>Issues</w:t>
      </w:r>
    </w:p>
    <w:p w:rsidR="00F110B7" w:rsidRDefault="00F110B7">
      <w:pPr>
        <w:pStyle w:val="BodyText"/>
      </w:pPr>
      <w:proofErr w:type="gramStart"/>
      <w:r>
        <w:lastRenderedPageBreak/>
        <w:t>if</w:t>
      </w:r>
      <w:proofErr w:type="gramEnd"/>
      <w:r>
        <w:t xml:space="preserve"> you have some trouble with the environment, you can open an issue;</w:t>
      </w:r>
    </w:p>
    <w:p w:rsidR="00F110B7" w:rsidRDefault="00F110B7" w:rsidP="00F110B7">
      <w:pPr>
        <w:pStyle w:val="Heading4"/>
        <w:numPr>
          <w:ilvl w:val="3"/>
          <w:numId w:val="3"/>
        </w:numPr>
      </w:pPr>
      <w:bookmarkStart w:id="182" w:name="javascript-environment"/>
      <w:bookmarkEnd w:id="182"/>
      <w:r>
        <w:t>Javascript Environment</w:t>
      </w:r>
    </w:p>
    <w:p w:rsidR="00F110B7" w:rsidRDefault="00F110B7">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02">
        <w:r>
          <w:rPr>
            <w:rStyle w:val="Hyperlink"/>
          </w:rPr>
          <w:t>nvm</w:t>
        </w:r>
      </w:hyperlink>
    </w:p>
    <w:p w:rsidR="00F110B7" w:rsidRDefault="00F110B7" w:rsidP="00F110B7">
      <w:pPr>
        <w:pStyle w:val="Heading5"/>
        <w:numPr>
          <w:ilvl w:val="4"/>
          <w:numId w:val="6"/>
        </w:numPr>
        <w:jc w:val="both"/>
      </w:pPr>
      <w:bookmarkStart w:id="183" w:name="dependencies"/>
      <w:bookmarkEnd w:id="183"/>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proofErr w:type="gramStart"/>
      <w:r>
        <w:t>karma</w:t>
      </w:r>
      <w:proofErr w:type="gramEnd"/>
      <w:r>
        <w:t xml:space="preserve"> - Make the communication between unit test tool and jenkins. See more on </w:t>
      </w:r>
      <w:hyperlink r:id="rId103">
        <w:r>
          <w:rPr>
            <w:rStyle w:val="Hyperlink"/>
          </w:rPr>
          <w:t>karma</w:t>
        </w:r>
      </w:hyperlink>
    </w:p>
    <w:p w:rsidR="00F110B7" w:rsidRDefault="00F110B7" w:rsidP="00EE5A91">
      <w:pPr>
        <w:numPr>
          <w:ilvl w:val="0"/>
          <w:numId w:val="29"/>
        </w:numPr>
      </w:pPr>
      <w:proofErr w:type="gramStart"/>
      <w:r>
        <w:t>mocha</w:t>
      </w:r>
      <w:proofErr w:type="gramEnd"/>
      <w:r>
        <w:t xml:space="preserve"> - Unit test tool. See more on </w:t>
      </w:r>
      <w:hyperlink r:id="rId104">
        <w:r>
          <w:rPr>
            <w:rStyle w:val="Hyperlink"/>
          </w:rPr>
          <w:t>http://mochajs.org</w:t>
        </w:r>
      </w:hyperlink>
    </w:p>
    <w:p w:rsidR="00F110B7" w:rsidRDefault="00F110B7" w:rsidP="00EE5A91">
      <w:pPr>
        <w:numPr>
          <w:ilvl w:val="0"/>
          <w:numId w:val="29"/>
        </w:numPr>
      </w:pPr>
      <w:proofErr w:type="gramStart"/>
      <w:r>
        <w:t>jspm</w:t>
      </w:r>
      <w:proofErr w:type="gramEnd"/>
      <w:r>
        <w:t xml:space="preserve"> - Don’t need compile the code, it uses babel (or traucer or typescript) to run ES6 code on browser. Know more in </w:t>
      </w:r>
      <w:hyperlink r:id="rId105">
        <w:r>
          <w:rPr>
            <w:rStyle w:val="Hyperlink"/>
          </w:rPr>
          <w:t>jspm.io</w:t>
        </w:r>
      </w:hyperlink>
    </w:p>
    <w:p w:rsidR="00F110B7" w:rsidRDefault="00F110B7" w:rsidP="00EE5A91">
      <w:pPr>
        <w:numPr>
          <w:ilvl w:val="0"/>
          <w:numId w:val="29"/>
        </w:numPr>
      </w:pPr>
      <w:proofErr w:type="gramStart"/>
      <w:r>
        <w:t>gulp</w:t>
      </w:r>
      <w:proofErr w:type="gramEnd"/>
      <w:r>
        <w:t xml:space="preserve"> - Automate and enhance your workflow. See more about gulp on </w:t>
      </w:r>
      <w:hyperlink r:id="rId106">
        <w:r>
          <w:rPr>
            <w:rStyle w:val="Hyperlink"/>
          </w:rPr>
          <w:t>gulp</w:t>
        </w:r>
      </w:hyperlink>
    </w:p>
    <w:p w:rsidR="00F110B7" w:rsidRDefault="00F110B7" w:rsidP="00F110B7">
      <w:pPr>
        <w:pStyle w:val="Heading5"/>
        <w:numPr>
          <w:ilvl w:val="4"/>
          <w:numId w:val="6"/>
        </w:numPr>
        <w:jc w:val="both"/>
      </w:pPr>
      <w:bookmarkStart w:id="184" w:name="code-style-and-hinting"/>
      <w:bookmarkEnd w:id="184"/>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6020F6" w:rsidP="00EE5A91">
      <w:pPr>
        <w:numPr>
          <w:ilvl w:val="0"/>
          <w:numId w:val="29"/>
        </w:numPr>
      </w:pPr>
      <w:hyperlink r:id="rId107">
        <w:r w:rsidR="00F110B7">
          <w:rPr>
            <w:rStyle w:val="Hyperlink"/>
          </w:rPr>
          <w:t>jscs</w:t>
        </w:r>
      </w:hyperlink>
      <w:r w:rsidR="00F110B7">
        <w:t xml:space="preserve"> - Maintain JavaScript Code Style</w:t>
      </w:r>
    </w:p>
    <w:p w:rsidR="00F110B7" w:rsidRDefault="006020F6" w:rsidP="00EE5A91">
      <w:pPr>
        <w:numPr>
          <w:ilvl w:val="0"/>
          <w:numId w:val="29"/>
        </w:numPr>
      </w:pPr>
      <w:hyperlink r:id="rId108">
        <w:r w:rsidR="00F110B7">
          <w:rPr>
            <w:rStyle w:val="Hyperlink"/>
          </w:rPr>
          <w:t>jshint</w:t>
        </w:r>
      </w:hyperlink>
      <w:r w:rsidR="00F110B7">
        <w:t xml:space="preserve"> - Detect errors and potential problems in JavaScript code.</w:t>
      </w:r>
    </w:p>
    <w:p w:rsidR="00F110B7" w:rsidRDefault="00F110B7">
      <w:r>
        <w:t>All IDE’s and Text Editors can handle these tools.</w:t>
      </w:r>
    </w:p>
    <w:p w:rsidR="00F110B7" w:rsidRDefault="00F110B7" w:rsidP="00F110B7">
      <w:pPr>
        <w:pStyle w:val="Heading5"/>
        <w:numPr>
          <w:ilvl w:val="4"/>
          <w:numId w:val="6"/>
        </w:numPr>
        <w:jc w:val="both"/>
      </w:pPr>
      <w:bookmarkStart w:id="185" w:name="documentation"/>
      <w:bookmarkEnd w:id="185"/>
      <w:r>
        <w:t>Documentation</w:t>
      </w:r>
    </w:p>
    <w:p w:rsidR="00F110B7" w:rsidRDefault="00F110B7">
      <w:r>
        <w:t xml:space="preserve">To generates </w:t>
      </w:r>
      <w:proofErr w:type="gramStart"/>
      <w:r>
        <w:t>api</w:t>
      </w:r>
      <w:proofErr w:type="gramEnd"/>
      <w:r>
        <w:t xml:space="preserve"> documentation you can run gulp doc</w:t>
      </w:r>
    </w:p>
    <w:p w:rsidR="00F110B7" w:rsidRDefault="00F110B7" w:rsidP="00F110B7">
      <w:pPr>
        <w:pStyle w:val="Heading4"/>
        <w:numPr>
          <w:ilvl w:val="3"/>
          <w:numId w:val="3"/>
        </w:numPr>
      </w:pPr>
      <w:bookmarkStart w:id="186" w:name="unit-testing"/>
      <w:bookmarkEnd w:id="186"/>
      <w:r>
        <w:t>Unit Testing</w:t>
      </w:r>
    </w:p>
    <w:p w:rsidR="00F110B7" w:rsidRDefault="00F110B7">
      <w:r>
        <w:t xml:space="preserve">Unit testing can be launched manually with </w:t>
      </w:r>
      <w:r>
        <w:rPr>
          <w:b/>
        </w:rPr>
        <w:t>karma start</w:t>
      </w:r>
      <w:r>
        <w:t>.</w:t>
      </w:r>
    </w:p>
    <w:p w:rsidR="00F110B7" w:rsidRDefault="00F110B7">
      <w:pPr>
        <w:pStyle w:val="BodyText"/>
      </w:pPr>
      <w:r>
        <w:rPr>
          <w:strike/>
        </w:rPr>
        <w:t xml:space="preserve">It’s advisable to use </w:t>
      </w:r>
      <w:hyperlink r:id="rId109">
        <w:r>
          <w:rPr>
            <w:rStyle w:val="Hyperlink"/>
            <w:strike/>
          </w:rPr>
          <w:t>expect.js</w:t>
        </w:r>
      </w:hyperlink>
      <w:r>
        <w:rPr>
          <w:strike/>
        </w:rPr>
        <w:t xml:space="preserve"> instead of assert.</w:t>
      </w:r>
    </w:p>
    <w:p w:rsidR="00F110B7" w:rsidRDefault="00F110B7">
      <w:pPr>
        <w:pStyle w:val="BodyText"/>
      </w:pPr>
      <w:r>
        <w:t xml:space="preserve">After investigate and testing the </w:t>
      </w:r>
      <w:hyperlink r:id="rId110">
        <w:r>
          <w:rPr>
            <w:rStyle w:val="Hyperlink"/>
          </w:rPr>
          <w:t>expect.js</w:t>
        </w:r>
      </w:hyperlink>
      <w:r>
        <w:t xml:space="preserve"> it don’t support some features for ES6, because this tool hasn’t activity at some </w:t>
      </w:r>
      <w:proofErr w:type="gramStart"/>
      <w:r>
        <w:t>time, that</w:t>
      </w:r>
      <w:proofErr w:type="gramEnd"/>
      <w:r>
        <w:t xml:space="preserve"> is why, it is recomended use the </w:t>
      </w:r>
      <w:hyperlink r:id="rId111">
        <w:r>
          <w:rPr>
            <w:rStyle w:val="Hyperlink"/>
          </w:rPr>
          <w:t>chaijs</w:t>
        </w:r>
      </w:hyperlink>
      <w:r>
        <w:t xml:space="preserve"> it is more versatile and have expect.js (but updated) and others tools that can be useful;</w:t>
      </w:r>
    </w:p>
    <w:p w:rsidR="00F110B7" w:rsidRDefault="006020F6">
      <w:r>
        <w:pict>
          <v:rect id="_x0000_i1028" style="width:0;height:1.5pt" o:hralign="center" o:hrstd="t" o:hr="t"/>
        </w:pict>
      </w:r>
    </w:p>
    <w:p w:rsidR="00F110B7" w:rsidRDefault="00F110B7" w:rsidP="00F110B7">
      <w:pPr>
        <w:pStyle w:val="Heading4"/>
        <w:numPr>
          <w:ilvl w:val="3"/>
          <w:numId w:val="3"/>
        </w:numPr>
      </w:pPr>
      <w:bookmarkStart w:id="187" w:name="karma"/>
      <w:bookmarkEnd w:id="187"/>
      <w:r>
        <w:t>Karma</w:t>
      </w:r>
    </w:p>
    <w:p w:rsidR="00F110B7" w:rsidRDefault="00F110B7">
      <w:proofErr w:type="gramStart"/>
      <w:r>
        <w:t>if</w:t>
      </w:r>
      <w:proofErr w:type="gramEnd"/>
      <w:r>
        <w:t xml:space="preserve"> you have some problems starting the karma tests, try running this commands for the following order:</w:t>
      </w:r>
    </w:p>
    <w:p w:rsidR="00F110B7" w:rsidRPr="00F110B7" w:rsidRDefault="00F110B7" w:rsidP="00EE5A91">
      <w:pPr>
        <w:numPr>
          <w:ilvl w:val="0"/>
          <w:numId w:val="32"/>
        </w:numPr>
        <w:rPr>
          <w:lang w:val="pt-PT"/>
        </w:rPr>
      </w:pPr>
      <w:proofErr w:type="gramStart"/>
      <w:r w:rsidRPr="00F110B7">
        <w:rPr>
          <w:lang w:val="pt-PT"/>
        </w:rPr>
        <w:t>npm</w:t>
      </w:r>
      <w:proofErr w:type="gramEnd"/>
      <w:r w:rsidRPr="00F110B7">
        <w:rPr>
          <w:lang w:val="pt-PT"/>
        </w:rPr>
        <w:t xml:space="preserve"> uninstall karma karma-browserify karma-mocha karma-mocha-reporter karma-chrome-launcher -g</w:t>
      </w:r>
    </w:p>
    <w:p w:rsidR="00F110B7" w:rsidRDefault="00F110B7" w:rsidP="00EE5A91">
      <w:pPr>
        <w:numPr>
          <w:ilvl w:val="0"/>
          <w:numId w:val="32"/>
        </w:numPr>
      </w:pPr>
      <w:r>
        <w:t>npm install karma-cli -g</w:t>
      </w:r>
    </w:p>
    <w:p w:rsidR="00F110B7" w:rsidRDefault="00F110B7" w:rsidP="00EE5A91">
      <w:pPr>
        <w:numPr>
          <w:ilvl w:val="0"/>
          <w:numId w:val="32"/>
        </w:numPr>
      </w:pPr>
      <w:r>
        <w:t>npm install</w:t>
      </w:r>
    </w:p>
    <w:p w:rsidR="00F110B7" w:rsidRDefault="00F110B7" w:rsidP="00EE5A91">
      <w:pPr>
        <w:numPr>
          <w:ilvl w:val="0"/>
          <w:numId w:val="32"/>
        </w:numPr>
      </w:pPr>
      <w:r>
        <w:t>jspm update</w:t>
      </w:r>
    </w:p>
    <w:p w:rsidR="00F110B7" w:rsidRDefault="00F110B7" w:rsidP="00F110B7">
      <w:pPr>
        <w:pStyle w:val="Heading5"/>
        <w:numPr>
          <w:ilvl w:val="4"/>
          <w:numId w:val="6"/>
        </w:numPr>
        <w:jc w:val="both"/>
      </w:pPr>
      <w:bookmarkStart w:id="188" w:name="note"/>
      <w:bookmarkEnd w:id="188"/>
      <w:r>
        <w:lastRenderedPageBreak/>
        <w:t>Note</w:t>
      </w:r>
    </w:p>
    <w:p w:rsidR="00F110B7" w:rsidRDefault="00F110B7">
      <w:r>
        <w:t xml:space="preserve">This repository is ready to start working on development of runtime-core. The code will go to the </w:t>
      </w:r>
      <w:r>
        <w:rPr>
          <w:b/>
        </w:rPr>
        <w:t>src</w:t>
      </w:r>
      <w:r>
        <w:t xml:space="preserve"> folder. The unit tests will be on </w:t>
      </w:r>
      <w:r>
        <w:rPr>
          <w:b/>
        </w:rPr>
        <w:t>test</w:t>
      </w:r>
      <w:r>
        <w:t xml:space="preserve"> folder, following the name standard .spec.js</w:t>
      </w:r>
    </w:p>
    <w:p w:rsidR="00F110B7" w:rsidRDefault="00F110B7">
      <w:pPr>
        <w:pStyle w:val="BodyText"/>
      </w:pPr>
      <w:r>
        <w:t xml:space="preserve">To run karma tests is mandatory to run </w:t>
      </w:r>
      <w:r>
        <w:rPr>
          <w:b/>
        </w:rPr>
        <w:t>live-server</w:t>
      </w:r>
      <w:r>
        <w:t xml:space="preserve"> because of the mock-up’s dependencies: live-server --port=4000</w:t>
      </w:r>
    </w:p>
    <w:p w:rsidR="00F110B7" w:rsidRDefault="006020F6">
      <w:r>
        <w:pict>
          <v:rect id="_x0000_i1029" style="width:0;height:1.5pt" o:hralign="center" o:hrstd="t" o:hr="t"/>
        </w:pict>
      </w:r>
    </w:p>
    <w:p w:rsidR="00F110B7" w:rsidRDefault="00F110B7" w:rsidP="00F110B7">
      <w:pPr>
        <w:pStyle w:val="Heading4"/>
        <w:numPr>
          <w:ilvl w:val="3"/>
          <w:numId w:val="3"/>
        </w:numPr>
      </w:pPr>
      <w:bookmarkStart w:id="189" w:name="gulp-tasks"/>
      <w:bookmarkEnd w:id="189"/>
      <w:r>
        <w:t>Gulp Tasks</w:t>
      </w:r>
    </w:p>
    <w:p w:rsidR="00F110B7" w:rsidRDefault="006020F6" w:rsidP="00EE5A91">
      <w:pPr>
        <w:numPr>
          <w:ilvl w:val="0"/>
          <w:numId w:val="29"/>
        </w:numPr>
      </w:pPr>
      <w:hyperlink w:anchor="documentation">
        <w:r w:rsidR="00F110B7">
          <w:rPr>
            <w:rStyle w:val="Hyperlink"/>
          </w:rPr>
          <w:t>Documentation</w:t>
        </w:r>
      </w:hyperlink>
    </w:p>
    <w:p w:rsidR="00F110B7" w:rsidRDefault="006020F6" w:rsidP="00EE5A91">
      <w:pPr>
        <w:numPr>
          <w:ilvl w:val="0"/>
          <w:numId w:val="29"/>
        </w:numPr>
      </w:pPr>
      <w:hyperlink w:anchor="dist">
        <w:r w:rsidR="00F110B7">
          <w:rPr>
            <w:rStyle w:val="Hyperlink"/>
          </w:rPr>
          <w:t>Dist</w:t>
        </w:r>
      </w:hyperlink>
    </w:p>
    <w:p w:rsidR="00F110B7" w:rsidRDefault="006020F6" w:rsidP="00EE5A91">
      <w:pPr>
        <w:numPr>
          <w:ilvl w:val="0"/>
          <w:numId w:val="29"/>
        </w:numPr>
      </w:pPr>
      <w:hyperlink w:anchor="build">
        <w:r w:rsidR="00F110B7">
          <w:rPr>
            <w:rStyle w:val="Hyperlink"/>
          </w:rPr>
          <w:t>Build</w:t>
        </w:r>
      </w:hyperlink>
    </w:p>
    <w:p w:rsidR="00F110B7" w:rsidRDefault="006020F6" w:rsidP="00EE5A91">
      <w:pPr>
        <w:numPr>
          <w:ilvl w:val="0"/>
          <w:numId w:val="29"/>
        </w:numPr>
      </w:pPr>
      <w:hyperlink w:anchor="encode">
        <w:r w:rsidR="00F110B7">
          <w:rPr>
            <w:rStyle w:val="Hyperlink"/>
          </w:rPr>
          <w:t>Encode</w:t>
        </w:r>
      </w:hyperlink>
    </w:p>
    <w:p w:rsidR="00F110B7" w:rsidRDefault="00F110B7" w:rsidP="00F110B7">
      <w:pPr>
        <w:pStyle w:val="Heading5"/>
        <w:numPr>
          <w:ilvl w:val="4"/>
          <w:numId w:val="6"/>
        </w:numPr>
        <w:jc w:val="both"/>
      </w:pPr>
      <w:bookmarkStart w:id="190" w:name="documentation-1"/>
      <w:bookmarkEnd w:id="190"/>
      <w:r>
        <w:t>Documentation</w:t>
      </w:r>
    </w:p>
    <w:p w:rsidR="00F110B7" w:rsidRDefault="00F110B7">
      <w:r>
        <w:t>Generate all documentation associated to runtime core;</w:t>
      </w:r>
    </w:p>
    <w:p w:rsidR="00F110B7" w:rsidRDefault="00F110B7" w:rsidP="00EE5A91">
      <w:pPr>
        <w:numPr>
          <w:ilvl w:val="0"/>
          <w:numId w:val="29"/>
        </w:numPr>
      </w:pPr>
      <w:r>
        <w:t xml:space="preserve">if you run </w:t>
      </w:r>
      <w:r>
        <w:rPr>
          <w:b/>
        </w:rPr>
        <w:t>gulp doc</w:t>
      </w:r>
      <w:r>
        <w:t xml:space="preserve"> the documentation based on jsdoc3 will be generated on folder docs/jsdoc and you can interact;</w:t>
      </w:r>
    </w:p>
    <w:p w:rsidR="00F110B7" w:rsidRDefault="00F110B7">
      <w:proofErr w:type="gramStart"/>
      <w:r>
        <w:t>gulp</w:t>
      </w:r>
      <w:proofErr w:type="gramEnd"/>
      <w:r>
        <w:t xml:space="preserve"> doc</w:t>
      </w:r>
    </w:p>
    <w:p w:rsidR="00F110B7" w:rsidRDefault="00F110B7" w:rsidP="00EE5A91">
      <w:pPr>
        <w:numPr>
          <w:ilvl w:val="0"/>
          <w:numId w:val="29"/>
        </w:numPr>
      </w:pPr>
      <w:r>
        <w:t xml:space="preserve">if you run </w:t>
      </w:r>
      <w:r>
        <w:rPr>
          <w:b/>
        </w:rPr>
        <w:t>gulp api</w:t>
      </w:r>
      <w:r>
        <w:t xml:space="preserve"> the documentation is generate based on docs/api/ html files, and converted to markdown;</w:t>
      </w:r>
    </w:p>
    <w:p w:rsidR="00F110B7" w:rsidRDefault="00F110B7">
      <w:proofErr w:type="gramStart"/>
      <w:r>
        <w:t>gulp</w:t>
      </w:r>
      <w:proofErr w:type="gramEnd"/>
      <w:r>
        <w:t xml:space="preserve"> api</w:t>
      </w:r>
    </w:p>
    <w:p w:rsidR="00F110B7" w:rsidRDefault="00F110B7" w:rsidP="00EE5A91">
      <w:pPr>
        <w:numPr>
          <w:ilvl w:val="0"/>
          <w:numId w:val="29"/>
        </w:numPr>
      </w:pPr>
      <w:r>
        <w:t xml:space="preserve">if you run </w:t>
      </w:r>
      <w:r>
        <w:rPr>
          <w:b/>
        </w:rPr>
        <w:t>gulp docx</w:t>
      </w:r>
      <w:r>
        <w:t xml:space="preserve"> should be generated an .docx file, but </w:t>
      </w:r>
      <w:r>
        <w:rPr>
          <w:b/>
        </w:rPr>
        <w:t>this process should be optimized</w:t>
      </w:r>
      <w:r>
        <w:t>, is not working very well;</w:t>
      </w:r>
    </w:p>
    <w:p w:rsidR="00F110B7" w:rsidRDefault="00F110B7">
      <w:proofErr w:type="gramStart"/>
      <w:r>
        <w:t>gulp</w:t>
      </w:r>
      <w:proofErr w:type="gramEnd"/>
      <w:r>
        <w:t xml:space="preserve"> docx</w:t>
      </w:r>
    </w:p>
    <w:p w:rsidR="00F110B7" w:rsidRDefault="00F110B7" w:rsidP="00F110B7">
      <w:pPr>
        <w:pStyle w:val="Heading5"/>
        <w:numPr>
          <w:ilvl w:val="4"/>
          <w:numId w:val="6"/>
        </w:numPr>
        <w:jc w:val="both"/>
      </w:pPr>
      <w:bookmarkStart w:id="191" w:name="dist"/>
      <w:bookmarkEnd w:id="191"/>
      <w:r>
        <w:t>Dist</w:t>
      </w:r>
    </w:p>
    <w:p w:rsidR="00F110B7" w:rsidRDefault="00F110B7">
      <w:r>
        <w:t>To distribute the runtime-core, you can make a distribution file.</w:t>
      </w:r>
    </w:p>
    <w:p w:rsidR="00F110B7" w:rsidRDefault="00F110B7">
      <w:pPr>
        <w:pStyle w:val="BodyText"/>
      </w:pPr>
      <w:r>
        <w:t>Run the command:</w:t>
      </w:r>
    </w:p>
    <w:p w:rsidR="00F110B7" w:rsidRDefault="00F110B7">
      <w:pPr>
        <w:pStyle w:val="SourceCode"/>
      </w:pPr>
      <w:r>
        <w:t>// compact true | false</w:t>
      </w:r>
      <w:proofErr w:type="gramStart"/>
      <w:r>
        <w:t>;</w:t>
      </w:r>
      <w:proofErr w:type="gramEnd"/>
      <w:r>
        <w:br/>
        <w:t>gulp dist --compact=false</w:t>
      </w:r>
    </w:p>
    <w:p w:rsidR="00F110B7" w:rsidRDefault="00F110B7" w:rsidP="00F110B7">
      <w:pPr>
        <w:pStyle w:val="Heading5"/>
        <w:numPr>
          <w:ilvl w:val="4"/>
          <w:numId w:val="6"/>
        </w:numPr>
        <w:jc w:val="both"/>
      </w:pPr>
      <w:bookmarkStart w:id="192" w:name="build"/>
      <w:bookmarkEnd w:id="192"/>
      <w:r>
        <w:t>Build</w:t>
      </w:r>
    </w:p>
    <w:p w:rsidR="00F110B7" w:rsidRDefault="00F110B7">
      <w:proofErr w:type="gramStart"/>
      <w:r>
        <w:t>To distribute the runtime-core, but with the source code maps, and to detect where is some error.</w:t>
      </w:r>
      <w:proofErr w:type="gramEnd"/>
    </w:p>
    <w:p w:rsidR="00F110B7" w:rsidRDefault="00F110B7">
      <w:pPr>
        <w:pStyle w:val="BodyText"/>
      </w:pPr>
      <w:r>
        <w:t>Run the command: gulp build</w:t>
      </w:r>
    </w:p>
    <w:p w:rsidR="00F110B7" w:rsidRDefault="00F110B7" w:rsidP="00F110B7">
      <w:pPr>
        <w:pStyle w:val="Heading5"/>
        <w:numPr>
          <w:ilvl w:val="4"/>
          <w:numId w:val="6"/>
        </w:numPr>
        <w:jc w:val="both"/>
      </w:pPr>
      <w:bookmarkStart w:id="193" w:name="encode"/>
      <w:bookmarkEnd w:id="193"/>
      <w:r>
        <w:t>Encode</w:t>
      </w:r>
    </w:p>
    <w:p w:rsidR="00F110B7" w:rsidRDefault="00F110B7">
      <w:r>
        <w:t xml:space="preserve">In this repository, we have some tasks which can help you. If you need change some resource file, like </w:t>
      </w:r>
      <w:proofErr w:type="gramStart"/>
      <w:r>
        <w:t>an</w:t>
      </w:r>
      <w:proofErr w:type="gramEnd"/>
      <w:r>
        <w:t xml:space="preserve"> Hyperty or ProtoStub, and load it to the Hyperties.json or ProtoStubs.json, run the following command, and answer to the questions;</w:t>
      </w:r>
    </w:p>
    <w:p w:rsidR="00F110B7" w:rsidRDefault="00F110B7">
      <w:pPr>
        <w:pStyle w:val="SourceCode"/>
      </w:pPr>
      <w:proofErr w:type="gramStart"/>
      <w:r>
        <w:t>gulp</w:t>
      </w:r>
      <w:proofErr w:type="gramEnd"/>
      <w:r>
        <w:t xml:space="preserve"> compile --file=path/to/file;</w:t>
      </w:r>
    </w:p>
    <w:p w:rsidR="00F110B7" w:rsidRDefault="006020F6">
      <w:r>
        <w:pict>
          <v:rect id="_x0000_i1030" style="width:0;height:1.5pt" o:hralign="center" o:hrstd="t" o:hr="t"/>
        </w:pict>
      </w:r>
    </w:p>
    <w:p w:rsidR="00F110B7" w:rsidRDefault="00F110B7" w:rsidP="00F110B7">
      <w:pPr>
        <w:pStyle w:val="Heading3"/>
        <w:numPr>
          <w:ilvl w:val="2"/>
          <w:numId w:val="3"/>
        </w:numPr>
        <w:pBdr>
          <w:bottom w:val="none" w:sz="0" w:space="0" w:color="auto"/>
        </w:pBdr>
      </w:pPr>
      <w:bookmarkStart w:id="194" w:name="example"/>
      <w:bookmarkStart w:id="195" w:name="_Toc443159233"/>
      <w:bookmarkEnd w:id="194"/>
      <w:r>
        <w:lastRenderedPageBreak/>
        <w:t>Example</w:t>
      </w:r>
      <w:bookmarkEnd w:id="195"/>
    </w:p>
    <w:p w:rsidR="00F110B7" w:rsidRDefault="00F110B7">
      <w:proofErr w:type="gramStart"/>
      <w:r>
        <w:rPr>
          <w:i/>
        </w:rPr>
        <w:t>to</w:t>
      </w:r>
      <w:proofErr w:type="gramEnd"/>
      <w:r>
        <w:rPr>
          <w:i/>
        </w:rPr>
        <w:t xml:space="preserve"> be moved to dev-service-framework</w:t>
      </w:r>
    </w:p>
    <w:p w:rsidR="00F110B7" w:rsidRDefault="00F110B7">
      <w:pPr>
        <w:pStyle w:val="BodyText"/>
      </w:pPr>
      <w:proofErr w:type="gramStart"/>
      <w:r>
        <w:t>This repository have</w:t>
      </w:r>
      <w:proofErr w:type="gramEnd"/>
      <w:r>
        <w:t xml:space="preserve"> a folder with an working example of Hyperty Connector and we can send message and make a WebRTC call between remote hyperties through the vertx;</w:t>
      </w:r>
    </w:p>
    <w:p w:rsidR="00F110B7" w:rsidRDefault="00F110B7">
      <w:pPr>
        <w:pStyle w:val="BodyText"/>
      </w:pPr>
      <w:r>
        <w:t xml:space="preserve">To run the demo on example folder: - </w:t>
      </w:r>
      <w:proofErr w:type="gramStart"/>
      <w:r>
        <w:t>this example have</w:t>
      </w:r>
      <w:proofErr w:type="gramEnd"/>
      <w:r>
        <w:t xml:space="preserve"> a dependecy from </w:t>
      </w:r>
      <w:hyperlink r:id="rId112" w:anchor="unit-testing">
        <w:r>
          <w:rPr>
            <w:rStyle w:val="Hyperlink"/>
          </w:rPr>
          <w:t>dev-msg-node-vertx</w:t>
        </w:r>
      </w:hyperlink>
      <w:r>
        <w:t xml:space="preserve"> and </w:t>
      </w:r>
      <w:hyperlink r:id="rId113" w:anchor="dev-registry-domain">
        <w:r>
          <w:rPr>
            <w:rStyle w:val="Hyperlink"/>
          </w:rPr>
          <w:t>dev-registry-domain</w:t>
        </w:r>
      </w:hyperlink>
      <w:r>
        <w:t xml:space="preserve"> for communication between hyperties in two distinct browsers or tabs. </w:t>
      </w:r>
      <w:r>
        <w:rPr>
          <w:b/>
        </w:rPr>
        <w:t xml:space="preserve">At this moment you need run locally </w:t>
      </w:r>
      <w:hyperlink r:id="rId114" w:anchor="unit-testing">
        <w:r>
          <w:rPr>
            <w:rStyle w:val="Hyperlink"/>
            <w:b/>
          </w:rPr>
          <w:t>dev-msg-node-vertx</w:t>
        </w:r>
      </w:hyperlink>
      <w:r>
        <w:rPr>
          <w:b/>
        </w:rPr>
        <w:t xml:space="preserve"> and </w:t>
      </w:r>
      <w:hyperlink r:id="rId115" w:anchor="dev-registry-domain">
        <w:r>
          <w:rPr>
            <w:rStyle w:val="Hyperlink"/>
            <w:b/>
          </w:rPr>
          <w:t>dev-registry-domain</w:t>
        </w:r>
      </w:hyperlink>
      <w:r>
        <w:t xml:space="preserve"> - you need, in the root folder, run command: npm start - in your browser, access to https://127.0.0.1:8080/example</w:t>
      </w:r>
    </w:p>
    <w:p w:rsidR="00F110B7" w:rsidRDefault="006020F6">
      <w:r>
        <w:pict>
          <v:rect id="_x0000_i1031" style="width:0;height:1.5pt" o:hralign="center" o:hrstd="t" o:hr="t"/>
        </w:pict>
      </w:r>
    </w:p>
    <w:p w:rsidR="00F110B7" w:rsidRDefault="00F110B7" w:rsidP="00F110B7">
      <w:pPr>
        <w:pStyle w:val="Heading3"/>
        <w:numPr>
          <w:ilvl w:val="2"/>
          <w:numId w:val="3"/>
        </w:numPr>
        <w:pBdr>
          <w:bottom w:val="none" w:sz="0" w:space="0" w:color="auto"/>
        </w:pBdr>
      </w:pPr>
      <w:bookmarkStart w:id="196" w:name="notes"/>
      <w:bookmarkStart w:id="197" w:name="_Toc443159234"/>
      <w:bookmarkEnd w:id="196"/>
      <w:r>
        <w:t>Notes</w:t>
      </w:r>
      <w:bookmarkEnd w:id="197"/>
    </w:p>
    <w:p w:rsidR="00F110B7" w:rsidRDefault="00F110B7">
      <w:r>
        <w:t>It was done an version of RuntimeCatalogue for local instances, based on the RuntimeCatalogue, and is activated by default;</w:t>
      </w:r>
    </w:p>
    <w:p w:rsidR="00F110B7" w:rsidRDefault="00F110B7" w:rsidP="00F110B7">
      <w:pPr>
        <w:pStyle w:val="Heading2"/>
        <w:numPr>
          <w:ilvl w:val="1"/>
          <w:numId w:val="3"/>
        </w:numPr>
        <w:pBdr>
          <w:bottom w:val="none" w:sz="0" w:space="0" w:color="auto"/>
        </w:pBdr>
      </w:pPr>
      <w:bookmarkStart w:id="198" w:name="dev-runtime-browser"/>
      <w:bookmarkStart w:id="199" w:name="_Toc443159235"/>
      <w:bookmarkEnd w:id="198"/>
      <w:proofErr w:type="gramStart"/>
      <w:r>
        <w:t>dev-runtime-browser</w:t>
      </w:r>
      <w:bookmarkEnd w:id="199"/>
      <w:proofErr w:type="gramEnd"/>
    </w:p>
    <w:p w:rsidR="00F110B7" w:rsidRDefault="00F110B7" w:rsidP="00F110B7">
      <w:pPr>
        <w:pStyle w:val="Heading3"/>
        <w:numPr>
          <w:ilvl w:val="2"/>
          <w:numId w:val="3"/>
        </w:numPr>
        <w:pBdr>
          <w:bottom w:val="none" w:sz="0" w:space="0" w:color="auto"/>
        </w:pBdr>
      </w:pPr>
      <w:bookmarkStart w:id="200" w:name="overview-1"/>
      <w:bookmarkStart w:id="201" w:name="_Toc443159236"/>
      <w:bookmarkEnd w:id="200"/>
      <w:r>
        <w:t>Overview</w:t>
      </w:r>
      <w:bookmarkEnd w:id="201"/>
    </w:p>
    <w:p w:rsidR="00F110B7" w:rsidRDefault="00F110B7">
      <w:proofErr w:type="gramStart"/>
      <w:r>
        <w:t>This repository contain</w:t>
      </w:r>
      <w:proofErr w:type="gramEnd"/>
      <w:r>
        <w:t xml:space="preserve"> the code necessary to execute the reTHINK runtime core in a browser. </w:t>
      </w:r>
      <w:proofErr w:type="gramStart"/>
      <w:r>
        <w:t>reTHINK</w:t>
      </w:r>
      <w:proofErr w:type="gramEnd"/>
      <w:r>
        <w:t xml:space="preserve"> runtime core can also be executed in other Javascript runtimes such as Node.js.</w:t>
      </w:r>
    </w:p>
    <w:p w:rsidR="00F110B7" w:rsidRDefault="00F110B7">
      <w:pPr>
        <w:pStyle w:val="BodyText"/>
      </w:pPr>
      <w:r>
        <w:t xml:space="preserve">The execution of the core runtime takes place in an iFrame which isolates it from the main application runtime (the window where the App javascript code is being executed). The only way to transmit messages between the main window and the iFrame is through the </w:t>
      </w:r>
      <w:proofErr w:type="gramStart"/>
      <w:r>
        <w:t>postMessage(</w:t>
      </w:r>
      <w:proofErr w:type="gramEnd"/>
      <w:r>
        <w:t>) method. This way, main application javascript code can not interact with the reTHINK runtime.</w:t>
      </w:r>
    </w:p>
    <w:p w:rsidR="00F110B7" w:rsidRDefault="00F110B7">
      <w:pPr>
        <w:pStyle w:val="BodyText"/>
      </w:pPr>
      <w:r>
        <w:t xml:space="preserve">Addtionally to the iFrame, all the hyperties and protoStub will be executed as independient Web Workers (which will extend the sandBox class from the dev-core-runtime repository). This way we keep Hyperties and protoStub runtimes not directly accessible from the core runtime but using also the </w:t>
      </w:r>
      <w:proofErr w:type="gramStart"/>
      <w:r>
        <w:t>postMessage(</w:t>
      </w:r>
      <w:proofErr w:type="gramEnd"/>
      <w:r>
        <w:t>) mechanism.</w:t>
      </w:r>
    </w:p>
    <w:p w:rsidR="00F110B7" w:rsidRDefault="00F110B7" w:rsidP="00F110B7">
      <w:pPr>
        <w:pStyle w:val="Heading3"/>
        <w:numPr>
          <w:ilvl w:val="2"/>
          <w:numId w:val="3"/>
        </w:numPr>
        <w:pBdr>
          <w:bottom w:val="none" w:sz="0" w:space="0" w:color="auto"/>
        </w:pBdr>
      </w:pPr>
      <w:bookmarkStart w:id="202" w:name="user-view-1"/>
      <w:bookmarkStart w:id="203" w:name="_Toc443159237"/>
      <w:bookmarkEnd w:id="202"/>
      <w:r>
        <w:t>User view</w:t>
      </w:r>
      <w:bookmarkEnd w:id="203"/>
    </w:p>
    <w:p w:rsidR="00F110B7" w:rsidRDefault="00F110B7" w:rsidP="00F110B7">
      <w:pPr>
        <w:pStyle w:val="Heading4"/>
        <w:numPr>
          <w:ilvl w:val="3"/>
          <w:numId w:val="3"/>
        </w:numPr>
      </w:pPr>
      <w:bookmarkStart w:id="204" w:name="setup-environment-1"/>
      <w:bookmarkEnd w:id="204"/>
      <w:r>
        <w:t>Setup Environment</w:t>
      </w:r>
    </w:p>
    <w:p w:rsidR="00F110B7" w:rsidRDefault="00F110B7" w:rsidP="00F110B7">
      <w:pPr>
        <w:pStyle w:val="Heading5"/>
        <w:numPr>
          <w:ilvl w:val="4"/>
          <w:numId w:val="6"/>
        </w:numPr>
        <w:jc w:val="both"/>
      </w:pPr>
      <w:bookmarkStart w:id="205" w:name="configure-jspm-access-to-runtime-core-re"/>
      <w:bookmarkEnd w:id="205"/>
      <w:r>
        <w:t>Configure jspm access to runtime-core repo</w:t>
      </w:r>
    </w:p>
    <w:p w:rsidR="00F110B7" w:rsidRDefault="00F110B7" w:rsidP="00EE5A91">
      <w:pPr>
        <w:numPr>
          <w:ilvl w:val="0"/>
          <w:numId w:val="33"/>
        </w:numPr>
      </w:pPr>
      <w:r>
        <w:t>generate token with public_repo permission enabled</w:t>
      </w:r>
    </w:p>
    <w:p w:rsidR="00F110B7" w:rsidRDefault="00F110B7" w:rsidP="00EE5A91">
      <w:pPr>
        <w:numPr>
          <w:ilvl w:val="0"/>
          <w:numId w:val="33"/>
        </w:numPr>
      </w:pPr>
      <w:r>
        <w:t>Then execute the command below and you’ll be asked for the credentials:</w:t>
      </w:r>
    </w:p>
    <w:p w:rsidR="00F110B7" w:rsidRDefault="00F110B7" w:rsidP="00EE5A91">
      <w:pPr>
        <w:pStyle w:val="SourceCode"/>
        <w:numPr>
          <w:ilvl w:val="0"/>
          <w:numId w:val="28"/>
        </w:numPr>
      </w:pPr>
      <w:r>
        <w:t>jspm registry config github</w:t>
      </w:r>
    </w:p>
    <w:p w:rsidR="00F110B7" w:rsidRDefault="00F110B7" w:rsidP="00F110B7">
      <w:pPr>
        <w:pStyle w:val="Heading5"/>
        <w:numPr>
          <w:ilvl w:val="4"/>
          <w:numId w:val="6"/>
        </w:numPr>
        <w:jc w:val="both"/>
      </w:pPr>
      <w:bookmarkStart w:id="206" w:name="configure-dependencies"/>
      <w:bookmarkEnd w:id="206"/>
      <w:r>
        <w:t>Configure dependencies</w:t>
      </w:r>
    </w:p>
    <w:p w:rsidR="00F110B7" w:rsidRDefault="00F110B7">
      <w:pPr>
        <w:pStyle w:val="SourceCode"/>
      </w:pPr>
      <w:r>
        <w:t xml:space="preserve">    </w:t>
      </w:r>
      <w:proofErr w:type="gramStart"/>
      <w:r>
        <w:t>npm</w:t>
      </w:r>
      <w:proofErr w:type="gramEnd"/>
      <w:r>
        <w:t xml:space="preserve"> install -g jspm karma-cli gulp-cli</w:t>
      </w:r>
      <w:r>
        <w:br/>
        <w:t xml:space="preserve">    npm install</w:t>
      </w:r>
      <w:r>
        <w:br/>
        <w:t xml:space="preserve">    jspm install</w:t>
      </w:r>
    </w:p>
    <w:p w:rsidR="00F110B7" w:rsidRDefault="00F110B7">
      <w:proofErr w:type="gramStart"/>
      <w:r>
        <w:t>or</w:t>
      </w:r>
      <w:proofErr w:type="gramEnd"/>
    </w:p>
    <w:p w:rsidR="00F110B7" w:rsidRDefault="00F110B7">
      <w:pPr>
        <w:pStyle w:val="SourceCode"/>
      </w:pPr>
      <w:r>
        <w:t xml:space="preserve">    </w:t>
      </w:r>
      <w:proofErr w:type="gramStart"/>
      <w:r>
        <w:t>npm</w:t>
      </w:r>
      <w:proofErr w:type="gramEnd"/>
      <w:r>
        <w:t xml:space="preserve"> run init-setup</w:t>
      </w:r>
    </w:p>
    <w:p w:rsidR="00F110B7" w:rsidRDefault="00F110B7" w:rsidP="00F110B7">
      <w:pPr>
        <w:pStyle w:val="Heading4"/>
        <w:numPr>
          <w:ilvl w:val="3"/>
          <w:numId w:val="3"/>
        </w:numPr>
      </w:pPr>
      <w:bookmarkStart w:id="207" w:name="example-of-use"/>
      <w:bookmarkEnd w:id="207"/>
      <w:r>
        <w:lastRenderedPageBreak/>
        <w:t>Example of use</w:t>
      </w:r>
    </w:p>
    <w:p w:rsidR="00F110B7" w:rsidRDefault="00F110B7">
      <w:proofErr w:type="gramStart"/>
      <w:r>
        <w:t>This repository have</w:t>
      </w:r>
      <w:proofErr w:type="gramEnd"/>
      <w:r>
        <w:t xml:space="preserve"> a folder with an use example of rethink.js. It initializes runtime and then you can use the console to invoke:</w:t>
      </w:r>
    </w:p>
    <w:p w:rsidR="00F110B7" w:rsidRDefault="00F110B7" w:rsidP="00EE5A91">
      <w:pPr>
        <w:numPr>
          <w:ilvl w:val="0"/>
          <w:numId w:val="29"/>
        </w:numPr>
      </w:pPr>
      <w:r>
        <w:t>rethink.requireHyperty(hypertyDescriptor);</w:t>
      </w:r>
    </w:p>
    <w:p w:rsidR="00F110B7" w:rsidRDefault="00F110B7" w:rsidP="00EE5A91">
      <w:pPr>
        <w:numPr>
          <w:ilvl w:val="0"/>
          <w:numId w:val="29"/>
        </w:numPr>
      </w:pPr>
      <w:r>
        <w:t>rethink.requireProtostub(domain);</w:t>
      </w:r>
    </w:p>
    <w:p w:rsidR="00F110B7" w:rsidRDefault="00F110B7">
      <w:r>
        <w:t xml:space="preserve">To run the demo on example folder: - you need </w:t>
      </w:r>
      <w:r>
        <w:rPr>
          <w:b/>
        </w:rPr>
        <w:t>live-server</w:t>
      </w:r>
      <w:r>
        <w:t xml:space="preserve"> running in the root folder. </w:t>
      </w:r>
      <w:proofErr w:type="gramStart"/>
      <w:r>
        <w:t>live-server</w:t>
      </w:r>
      <w:proofErr w:type="gramEnd"/>
      <w:r>
        <w:t xml:space="preserve"> --port=4000 - in your browser access to http://localhost:4000/example.</w:t>
      </w:r>
    </w:p>
    <w:p w:rsidR="00F110B7" w:rsidRDefault="00F110B7" w:rsidP="00F110B7">
      <w:pPr>
        <w:pStyle w:val="Heading4"/>
        <w:numPr>
          <w:ilvl w:val="3"/>
          <w:numId w:val="3"/>
        </w:numPr>
      </w:pPr>
      <w:bookmarkStart w:id="208" w:name="distributable-files"/>
      <w:bookmarkEnd w:id="208"/>
      <w:r>
        <w:t>Distributable files</w:t>
      </w:r>
    </w:p>
    <w:p w:rsidR="00F110B7" w:rsidRDefault="00F110B7" w:rsidP="00EE5A91">
      <w:pPr>
        <w:numPr>
          <w:ilvl w:val="0"/>
          <w:numId w:val="29"/>
        </w:numPr>
      </w:pPr>
      <w:r>
        <w:t>rethink.js</w:t>
      </w:r>
    </w:p>
    <w:p w:rsidR="00F110B7" w:rsidRDefault="00F110B7" w:rsidP="00EE5A91">
      <w:pPr>
        <w:numPr>
          <w:ilvl w:val="0"/>
          <w:numId w:val="29"/>
        </w:numPr>
      </w:pPr>
      <w:r>
        <w:t>context-core.js</w:t>
      </w:r>
    </w:p>
    <w:p w:rsidR="00F110B7" w:rsidRDefault="00F110B7" w:rsidP="00EE5A91">
      <w:pPr>
        <w:numPr>
          <w:ilvl w:val="0"/>
          <w:numId w:val="29"/>
        </w:numPr>
      </w:pPr>
      <w:r>
        <w:t>context-service.js</w:t>
      </w:r>
    </w:p>
    <w:p w:rsidR="00F110B7" w:rsidRDefault="00F110B7" w:rsidP="00F110B7">
      <w:pPr>
        <w:pStyle w:val="Heading3"/>
        <w:numPr>
          <w:ilvl w:val="2"/>
          <w:numId w:val="3"/>
        </w:numPr>
        <w:pBdr>
          <w:bottom w:val="none" w:sz="0" w:space="0" w:color="auto"/>
        </w:pBdr>
      </w:pPr>
      <w:bookmarkStart w:id="209" w:name="developer-view-1"/>
      <w:bookmarkStart w:id="210" w:name="_Toc443159238"/>
      <w:bookmarkEnd w:id="209"/>
      <w:r>
        <w:t>Developer view</w:t>
      </w:r>
      <w:bookmarkEnd w:id="210"/>
    </w:p>
    <w:p w:rsidR="00F110B7" w:rsidRDefault="00F110B7" w:rsidP="00F110B7">
      <w:pPr>
        <w:pStyle w:val="Heading4"/>
        <w:numPr>
          <w:ilvl w:val="3"/>
          <w:numId w:val="3"/>
        </w:numPr>
      </w:pPr>
      <w:bookmarkStart w:id="211" w:name="how-does-it-work"/>
      <w:bookmarkEnd w:id="211"/>
      <w:r>
        <w:t>How does it work?</w:t>
      </w:r>
    </w:p>
    <w:p w:rsidR="00D83E33" w:rsidRDefault="00F110B7" w:rsidP="00D83E33">
      <w:pPr>
        <w:keepNext/>
        <w:jc w:val="center"/>
      </w:pPr>
      <w:r>
        <w:rPr>
          <w:noProof/>
          <w:lang w:val="en-US" w:eastAsia="en-US"/>
        </w:rPr>
        <w:drawing>
          <wp:inline distT="0" distB="0" distL="0" distR="0">
            <wp:extent cx="4783588" cy="3096768"/>
            <wp:effectExtent l="19050" t="0" r="0" b="0"/>
            <wp:docPr id="121" name="Picture"/>
            <wp:cNvGraphicFramePr/>
            <a:graphic xmlns:a="http://schemas.openxmlformats.org/drawingml/2006/main">
              <a:graphicData uri="http://schemas.openxmlformats.org/drawingml/2006/picture">
                <pic:pic xmlns:pic="http://schemas.openxmlformats.org/drawingml/2006/picture">
                  <pic:nvPicPr>
                    <pic:cNvPr id="0" name="Picture" descr="runtime-browser.png"/>
                    <pic:cNvPicPr>
                      <a:picLocks noChangeAspect="1" noChangeArrowheads="1"/>
                    </pic:cNvPicPr>
                  </pic:nvPicPr>
                  <pic:blipFill>
                    <a:blip r:embed="rId116" cstate="print"/>
                    <a:stretch>
                      <a:fillRect/>
                    </a:stretch>
                  </pic:blipFill>
                  <pic:spPr bwMode="auto">
                    <a:xfrm>
                      <a:off x="0" y="0"/>
                      <a:ext cx="4785916" cy="3098275"/>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17</w:t>
        </w:r>
      </w:fldSimple>
      <w:r>
        <w:t xml:space="preserve"> - </w:t>
      </w:r>
      <w:r w:rsidR="00F110B7">
        <w:t>Runtime Browser</w:t>
      </w:r>
    </w:p>
    <w:p w:rsidR="00F110B7" w:rsidRDefault="00F110B7" w:rsidP="00F110B7">
      <w:pPr>
        <w:pStyle w:val="Heading4"/>
        <w:numPr>
          <w:ilvl w:val="3"/>
          <w:numId w:val="3"/>
        </w:numPr>
      </w:pPr>
      <w:bookmarkStart w:id="212" w:name="runtimeuastub-responsibilities"/>
      <w:bookmarkEnd w:id="212"/>
      <w:r>
        <w:t>RuntimeUAStub responsibilities:</w:t>
      </w:r>
    </w:p>
    <w:p w:rsidR="00F110B7" w:rsidRDefault="00F110B7" w:rsidP="00EE5A91">
      <w:pPr>
        <w:numPr>
          <w:ilvl w:val="0"/>
          <w:numId w:val="34"/>
        </w:numPr>
      </w:pPr>
      <w:r>
        <w:t xml:space="preserve">Expose loadHyperty and loadProtoStub to </w:t>
      </w:r>
      <w:r>
        <w:rPr>
          <w:b/>
        </w:rPr>
        <w:t>client app</w:t>
      </w:r>
      <w:r>
        <w:t>.</w:t>
      </w:r>
    </w:p>
    <w:p w:rsidR="00F110B7" w:rsidRDefault="00F110B7" w:rsidP="00EE5A91">
      <w:pPr>
        <w:numPr>
          <w:ilvl w:val="0"/>
          <w:numId w:val="34"/>
        </w:numPr>
      </w:pPr>
      <w:proofErr w:type="gramStart"/>
      <w:r>
        <w:t>if</w:t>
      </w:r>
      <w:proofErr w:type="gramEnd"/>
      <w:r>
        <w:t xml:space="preserve"> Core Sandbox doesn’t exist it creates Core Sandbox.</w:t>
      </w:r>
    </w:p>
    <w:p w:rsidR="00F110B7" w:rsidRDefault="00F110B7" w:rsidP="00EE5A91">
      <w:pPr>
        <w:numPr>
          <w:ilvl w:val="0"/>
          <w:numId w:val="34"/>
        </w:numPr>
      </w:pPr>
      <w:r>
        <w:t>Route messages from client app to core and vice versa.</w:t>
      </w:r>
    </w:p>
    <w:p w:rsidR="00F110B7" w:rsidRDefault="00F110B7" w:rsidP="00EE5A91">
      <w:pPr>
        <w:numPr>
          <w:ilvl w:val="0"/>
          <w:numId w:val="34"/>
        </w:numPr>
      </w:pPr>
      <w:r>
        <w:t xml:space="preserve">Create </w:t>
      </w:r>
      <w:r>
        <w:rPr>
          <w:b/>
        </w:rPr>
        <w:t>AppSandbox</w:t>
      </w:r>
      <w:r>
        <w:t xml:space="preserve"> when RuntimeUA set it. Virtually AppSandbox is created by RuntimeUA, but due to AppSandbox is running in the window context it should be created by RuntimeUAStub. RuntimeUA will send a message asking it to RuntimeUAStub.</w:t>
      </w:r>
    </w:p>
    <w:p w:rsidR="00F110B7" w:rsidRDefault="00F110B7" w:rsidP="00F110B7">
      <w:pPr>
        <w:pStyle w:val="Heading4"/>
        <w:numPr>
          <w:ilvl w:val="3"/>
          <w:numId w:val="3"/>
        </w:numPr>
      </w:pPr>
      <w:bookmarkStart w:id="213" w:name="coreservice-provider-sandbox-responsibil"/>
      <w:bookmarkEnd w:id="213"/>
      <w:r>
        <w:t>Core/Service Provider Sandbox responsibilities:</w:t>
      </w:r>
    </w:p>
    <w:p w:rsidR="00F110B7" w:rsidRDefault="00F110B7" w:rsidP="00EE5A91">
      <w:pPr>
        <w:numPr>
          <w:ilvl w:val="0"/>
          <w:numId w:val="35"/>
        </w:numPr>
      </w:pPr>
      <w:r>
        <w:t>Isolate RuntimeUA from client app.</w:t>
      </w:r>
    </w:p>
    <w:p w:rsidR="00F110B7" w:rsidRDefault="00F110B7" w:rsidP="00EE5A91">
      <w:pPr>
        <w:numPr>
          <w:ilvl w:val="0"/>
          <w:numId w:val="35"/>
        </w:numPr>
      </w:pPr>
      <w:r>
        <w:lastRenderedPageBreak/>
        <w:t>Manage all the communication from and to internal components.</w:t>
      </w:r>
    </w:p>
    <w:p w:rsidR="00F110B7" w:rsidRDefault="00F110B7" w:rsidP="00F110B7">
      <w:pPr>
        <w:pStyle w:val="Heading4"/>
        <w:numPr>
          <w:ilvl w:val="3"/>
          <w:numId w:val="3"/>
        </w:numPr>
      </w:pPr>
      <w:bookmarkStart w:id="214" w:name="appsandbox"/>
      <w:bookmarkEnd w:id="214"/>
      <w:r>
        <w:t>AppSandbox</w:t>
      </w:r>
    </w:p>
    <w:p w:rsidR="00F110B7" w:rsidRDefault="00F110B7" w:rsidP="00EE5A91">
      <w:pPr>
        <w:numPr>
          <w:ilvl w:val="0"/>
          <w:numId w:val="36"/>
        </w:numPr>
      </w:pPr>
      <w:r>
        <w:t>Manage all the communication from and to internal components.</w:t>
      </w:r>
    </w:p>
    <w:p w:rsidR="00F110B7" w:rsidRDefault="00F110B7" w:rsidP="00F110B7">
      <w:pPr>
        <w:pStyle w:val="Heading4"/>
        <w:numPr>
          <w:ilvl w:val="3"/>
          <w:numId w:val="3"/>
        </w:numPr>
      </w:pPr>
      <w:bookmarkStart w:id="215" w:name="unit-testing-1"/>
      <w:bookmarkEnd w:id="215"/>
      <w:r>
        <w:t>Unit Testing</w:t>
      </w:r>
    </w:p>
    <w:p w:rsidR="00F110B7" w:rsidRDefault="00F110B7">
      <w:r>
        <w:t xml:space="preserve">Unit testing can be launched manually with </w:t>
      </w:r>
      <w:r>
        <w:rPr>
          <w:b/>
        </w:rPr>
        <w:t>npm test</w:t>
      </w:r>
      <w:r>
        <w:t>.</w:t>
      </w:r>
    </w:p>
    <w:p w:rsidR="00F110B7" w:rsidRDefault="00F110B7" w:rsidP="00F110B7">
      <w:pPr>
        <w:pStyle w:val="Heading4"/>
        <w:numPr>
          <w:ilvl w:val="3"/>
          <w:numId w:val="3"/>
        </w:numPr>
      </w:pPr>
      <w:bookmarkStart w:id="216" w:name="javascript-environment-1"/>
      <w:bookmarkEnd w:id="216"/>
      <w:r>
        <w:t>Javascript Environment</w:t>
      </w:r>
    </w:p>
    <w:p w:rsidR="00F110B7" w:rsidRDefault="00F110B7">
      <w:r>
        <w:t xml:space="preserve">JavaScript code should be written in ES6. There are direct dependencies from nodejs and </w:t>
      </w:r>
      <w:proofErr w:type="gramStart"/>
      <w:r>
        <w:t>npm,</w:t>
      </w:r>
      <w:proofErr w:type="gramEnd"/>
      <w:r>
        <w:t xml:space="preserve"> these can be installed separately or in conjunction with </w:t>
      </w:r>
      <w:hyperlink r:id="rId117">
        <w:r>
          <w:rPr>
            <w:rStyle w:val="Hyperlink"/>
          </w:rPr>
          <w:t>nvm</w:t>
        </w:r>
      </w:hyperlink>
    </w:p>
    <w:p w:rsidR="00F110B7" w:rsidRDefault="00F110B7" w:rsidP="00F110B7">
      <w:pPr>
        <w:pStyle w:val="Heading4"/>
        <w:numPr>
          <w:ilvl w:val="3"/>
          <w:numId w:val="3"/>
        </w:numPr>
      </w:pPr>
      <w:bookmarkStart w:id="217" w:name="dependencies-1"/>
      <w:bookmarkEnd w:id="217"/>
      <w:r>
        <w:t>Dependencies</w:t>
      </w:r>
    </w:p>
    <w:p w:rsidR="00F110B7" w:rsidRDefault="00F110B7" w:rsidP="00EE5A91">
      <w:pPr>
        <w:numPr>
          <w:ilvl w:val="0"/>
          <w:numId w:val="29"/>
        </w:numPr>
      </w:pPr>
      <w:r>
        <w:t>nodejs</w:t>
      </w:r>
    </w:p>
    <w:p w:rsidR="00F110B7" w:rsidRDefault="00F110B7" w:rsidP="00EE5A91">
      <w:pPr>
        <w:numPr>
          <w:ilvl w:val="0"/>
          <w:numId w:val="29"/>
        </w:numPr>
      </w:pPr>
      <w:r>
        <w:t>npm</w:t>
      </w:r>
    </w:p>
    <w:p w:rsidR="00F110B7" w:rsidRDefault="00F110B7" w:rsidP="00EE5A91">
      <w:pPr>
        <w:numPr>
          <w:ilvl w:val="0"/>
          <w:numId w:val="29"/>
        </w:numPr>
      </w:pPr>
      <w:proofErr w:type="gramStart"/>
      <w:r>
        <w:t>karma</w:t>
      </w:r>
      <w:proofErr w:type="gramEnd"/>
      <w:r>
        <w:t xml:space="preserve"> - Make the communication between unit test tool and jenkins. See more on </w:t>
      </w:r>
      <w:hyperlink r:id="rId118">
        <w:r>
          <w:rPr>
            <w:rStyle w:val="Hyperlink"/>
          </w:rPr>
          <w:t>karma</w:t>
        </w:r>
      </w:hyperlink>
    </w:p>
    <w:p w:rsidR="00F110B7" w:rsidRDefault="00F110B7" w:rsidP="00EE5A91">
      <w:pPr>
        <w:numPr>
          <w:ilvl w:val="0"/>
          <w:numId w:val="29"/>
        </w:numPr>
      </w:pPr>
      <w:proofErr w:type="gramStart"/>
      <w:r>
        <w:t>mocha</w:t>
      </w:r>
      <w:proofErr w:type="gramEnd"/>
      <w:r>
        <w:t xml:space="preserve"> - Unit test tool. See more on </w:t>
      </w:r>
      <w:hyperlink r:id="rId119">
        <w:r>
          <w:rPr>
            <w:rStyle w:val="Hyperlink"/>
          </w:rPr>
          <w:t>http://mochajs.org</w:t>
        </w:r>
      </w:hyperlink>
    </w:p>
    <w:p w:rsidR="00F110B7" w:rsidRDefault="00F110B7" w:rsidP="00EE5A91">
      <w:pPr>
        <w:numPr>
          <w:ilvl w:val="0"/>
          <w:numId w:val="29"/>
        </w:numPr>
      </w:pPr>
      <w:proofErr w:type="gramStart"/>
      <w:r>
        <w:t>jspm</w:t>
      </w:r>
      <w:proofErr w:type="gramEnd"/>
      <w:r>
        <w:t xml:space="preserve"> - Don’t need compile the code, it uses babel (or traucer or typescript) to run ES6 code on browser. Know more in </w:t>
      </w:r>
      <w:hyperlink r:id="rId120">
        <w:r>
          <w:rPr>
            <w:rStyle w:val="Hyperlink"/>
          </w:rPr>
          <w:t>jspm.io</w:t>
        </w:r>
      </w:hyperlink>
    </w:p>
    <w:p w:rsidR="00F110B7" w:rsidRDefault="00F110B7" w:rsidP="00EE5A91">
      <w:pPr>
        <w:numPr>
          <w:ilvl w:val="0"/>
          <w:numId w:val="29"/>
        </w:numPr>
      </w:pPr>
      <w:proofErr w:type="gramStart"/>
      <w:r>
        <w:t>gulp</w:t>
      </w:r>
      <w:proofErr w:type="gramEnd"/>
      <w:r>
        <w:t xml:space="preserve"> - Automate and enhance your workflow. See more about gulp on </w:t>
      </w:r>
      <w:hyperlink r:id="rId121">
        <w:r>
          <w:rPr>
            <w:rStyle w:val="Hyperlink"/>
          </w:rPr>
          <w:t>gulp</w:t>
        </w:r>
      </w:hyperlink>
    </w:p>
    <w:p w:rsidR="00F110B7" w:rsidRDefault="00F110B7" w:rsidP="00F110B7">
      <w:pPr>
        <w:pStyle w:val="Heading4"/>
        <w:numPr>
          <w:ilvl w:val="3"/>
          <w:numId w:val="3"/>
        </w:numPr>
      </w:pPr>
      <w:bookmarkStart w:id="218" w:name="code-style-and-hinting-1"/>
      <w:bookmarkEnd w:id="218"/>
      <w:r>
        <w:t>Code Style and Hinting</w:t>
      </w:r>
    </w:p>
    <w:p w:rsidR="00F110B7" w:rsidRDefault="00F110B7">
      <w:r>
        <w:t xml:space="preserve">On the root directory you will find </w:t>
      </w:r>
      <w:r>
        <w:rPr>
          <w:b/>
        </w:rPr>
        <w:t>.jshintrc</w:t>
      </w:r>
      <w:r>
        <w:t>, this file is a helper to maintain syntax consistency, it signals syntax mistakes and makes the code equal for all developers.</w:t>
      </w:r>
    </w:p>
    <w:p w:rsidR="00F110B7" w:rsidRDefault="006020F6" w:rsidP="00EE5A91">
      <w:pPr>
        <w:numPr>
          <w:ilvl w:val="0"/>
          <w:numId w:val="29"/>
        </w:numPr>
      </w:pPr>
      <w:hyperlink r:id="rId122">
        <w:r w:rsidR="00F110B7">
          <w:rPr>
            <w:rStyle w:val="Hyperlink"/>
          </w:rPr>
          <w:t>jshint</w:t>
        </w:r>
      </w:hyperlink>
      <w:r w:rsidR="00F110B7">
        <w:t xml:space="preserve"> - Detect errors and potential problems in JavaScript code.</w:t>
      </w:r>
    </w:p>
    <w:p w:rsidR="00F110B7" w:rsidRDefault="00F110B7">
      <w:r>
        <w:t>All IDE’s and Text Editors can handle these tools.</w:t>
      </w:r>
    </w:p>
    <w:p w:rsidR="00F110B7" w:rsidRDefault="00F110B7" w:rsidP="00F110B7">
      <w:pPr>
        <w:pStyle w:val="Heading2"/>
        <w:numPr>
          <w:ilvl w:val="1"/>
          <w:numId w:val="3"/>
        </w:numPr>
        <w:pBdr>
          <w:bottom w:val="none" w:sz="0" w:space="0" w:color="auto"/>
        </w:pBdr>
      </w:pPr>
      <w:bookmarkStart w:id="219" w:name="standalone-runtime-application"/>
      <w:bookmarkStart w:id="220" w:name="_Toc443159239"/>
      <w:bookmarkEnd w:id="219"/>
      <w:r>
        <w:t>Standalone runtime application</w:t>
      </w:r>
      <w:bookmarkEnd w:id="220"/>
    </w:p>
    <w:p w:rsidR="00F110B7" w:rsidRDefault="00F110B7" w:rsidP="00F110B7">
      <w:pPr>
        <w:pStyle w:val="Heading3"/>
        <w:numPr>
          <w:ilvl w:val="2"/>
          <w:numId w:val="3"/>
        </w:numPr>
        <w:pBdr>
          <w:bottom w:val="none" w:sz="0" w:space="0" w:color="auto"/>
        </w:pBdr>
      </w:pPr>
      <w:bookmarkStart w:id="221" w:name="_Toc443159240"/>
      <w:r>
        <w:t>Introduction</w:t>
      </w:r>
      <w:bookmarkEnd w:id="221"/>
    </w:p>
    <w:p w:rsidR="00F110B7" w:rsidRDefault="00F110B7">
      <w:r>
        <w:t xml:space="preserve">The client side of the reTHINK architecture has been designed to be executed in a device which can execute a Javascript runtime, typically a web browser. This allows </w:t>
      </w:r>
      <w:proofErr w:type="gramStart"/>
      <w:r>
        <w:t>to be</w:t>
      </w:r>
      <w:proofErr w:type="gramEnd"/>
      <w:r>
        <w:t xml:space="preserve"> able to access to servcies provided through the reTHINK network from almost any device. Nowadays it is possible to run web browser in almost any personal gadget, however there may be devices where either is it not possible to run a browser or the available browsers does not suport the APIs required by the reTHINK browser runtime. For example, the </w:t>
      </w:r>
      <w:proofErr w:type="gramStart"/>
      <w:r>
        <w:t>browsers in iOS does</w:t>
      </w:r>
      <w:proofErr w:type="gramEnd"/>
      <w:r>
        <w:t xml:space="preserve"> not currently support the WebRTC API.</w:t>
      </w:r>
    </w:p>
    <w:p w:rsidR="00D83E33" w:rsidRDefault="00F110B7" w:rsidP="00D83E33">
      <w:pPr>
        <w:keepNext/>
        <w:jc w:val="center"/>
      </w:pPr>
      <w:r>
        <w:rPr>
          <w:noProof/>
          <w:lang w:val="en-US" w:eastAsia="en-US"/>
        </w:rPr>
        <w:lastRenderedPageBreak/>
        <w:drawing>
          <wp:inline distT="0" distB="0" distL="0" distR="0">
            <wp:extent cx="4572000" cy="2219348"/>
            <wp:effectExtent l="19050" t="0" r="0" b="0"/>
            <wp:docPr id="122" name="Picture"/>
            <wp:cNvGraphicFramePr/>
            <a:graphic xmlns:a="http://schemas.openxmlformats.org/drawingml/2006/main">
              <a:graphicData uri="http://schemas.openxmlformats.org/drawingml/2006/picture">
                <pic:pic xmlns:pic="http://schemas.openxmlformats.org/drawingml/2006/picture">
                  <pic:nvPicPr>
                    <pic:cNvPr id="0" name="Picture" descr="html5WebApphybris.png"/>
                    <pic:cNvPicPr>
                      <a:picLocks noChangeAspect="1" noChangeArrowheads="1"/>
                    </pic:cNvPicPr>
                  </pic:nvPicPr>
                  <pic:blipFill>
                    <a:blip r:embed="rId123" cstate="print"/>
                    <a:stretch>
                      <a:fillRect/>
                    </a:stretch>
                  </pic:blipFill>
                  <pic:spPr bwMode="auto">
                    <a:xfrm>
                      <a:off x="0" y="0"/>
                      <a:ext cx="4572000" cy="2219348"/>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18</w:t>
        </w:r>
      </w:fldSimple>
      <w:r>
        <w:t xml:space="preserve"> - </w:t>
      </w:r>
      <w:r w:rsidR="00F110B7">
        <w:t>Web App executed in browser</w:t>
      </w:r>
    </w:p>
    <w:p w:rsidR="00F110B7" w:rsidRDefault="00F110B7">
      <w:pPr>
        <w:pStyle w:val="BodyText"/>
      </w:pPr>
      <w:r>
        <w:t xml:space="preserve">That is the main reason why the creation of an application which can run the reTHINK client applications has been identified as a need. The use of web applications embedded in native application or even replacing them has become a common practice in the last years. This allows </w:t>
      </w:r>
      <w:proofErr w:type="gramStart"/>
      <w:r>
        <w:t>to re-use</w:t>
      </w:r>
      <w:proofErr w:type="gramEnd"/>
      <w:r>
        <w:t xml:space="preserve"> all the code developed for web applications therefore reducing the cost and time-to-market of new applications.</w:t>
      </w:r>
    </w:p>
    <w:p w:rsidR="00D83E33" w:rsidRDefault="00F110B7" w:rsidP="00D83E33">
      <w:pPr>
        <w:keepNext/>
        <w:jc w:val="center"/>
      </w:pPr>
      <w:r>
        <w:rPr>
          <w:noProof/>
          <w:lang w:val="en-US" w:eastAsia="en-US"/>
        </w:rPr>
        <w:drawing>
          <wp:inline distT="0" distB="0" distL="0" distR="0">
            <wp:extent cx="3291840" cy="1751012"/>
            <wp:effectExtent l="19050" t="0" r="3810" b="0"/>
            <wp:docPr id="123" name="Picture"/>
            <wp:cNvGraphicFramePr/>
            <a:graphic xmlns:a="http://schemas.openxmlformats.org/drawingml/2006/main">
              <a:graphicData uri="http://schemas.openxmlformats.org/drawingml/2006/picture">
                <pic:pic xmlns:pic="http://schemas.openxmlformats.org/drawingml/2006/picture">
                  <pic:nvPicPr>
                    <pic:cNvPr id="0" name="Picture" descr="hybridApp.png"/>
                    <pic:cNvPicPr>
                      <a:picLocks noChangeAspect="1" noChangeArrowheads="1"/>
                    </pic:cNvPicPr>
                  </pic:nvPicPr>
                  <pic:blipFill>
                    <a:blip r:embed="rId124" cstate="print"/>
                    <a:stretch>
                      <a:fillRect/>
                    </a:stretch>
                  </pic:blipFill>
                  <pic:spPr bwMode="auto">
                    <a:xfrm>
                      <a:off x="0" y="0"/>
                      <a:ext cx="3290968" cy="1750548"/>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19</w:t>
        </w:r>
      </w:fldSimple>
      <w:r>
        <w:t xml:space="preserve"> - </w:t>
      </w:r>
      <w:r w:rsidR="00F110B7">
        <w:t>Hybrid App</w:t>
      </w:r>
    </w:p>
    <w:p w:rsidR="00F110B7" w:rsidRDefault="00F110B7">
      <w:pPr>
        <w:pStyle w:val="BodyText"/>
      </w:pPr>
      <w:r>
        <w:t>There are several alternatives to execute web applications as native apps. In Android there webview elements directly provided by the OS and there are projects which allows to create native apps for both iOS and Android. For reTHINK the Crosswalk Project has been chosen to implement the native apps.</w:t>
      </w:r>
    </w:p>
    <w:p w:rsidR="00F110B7" w:rsidRDefault="00F110B7" w:rsidP="00F110B7">
      <w:pPr>
        <w:pStyle w:val="Heading3"/>
        <w:numPr>
          <w:ilvl w:val="2"/>
          <w:numId w:val="3"/>
        </w:numPr>
        <w:pBdr>
          <w:bottom w:val="none" w:sz="0" w:space="0" w:color="auto"/>
        </w:pBdr>
      </w:pPr>
      <w:bookmarkStart w:id="222" w:name="crosswalk-project"/>
      <w:bookmarkStart w:id="223" w:name="_Toc443159241"/>
      <w:bookmarkEnd w:id="222"/>
      <w:r>
        <w:t>Crosswalk Project</w:t>
      </w:r>
      <w:bookmarkEnd w:id="223"/>
    </w:p>
    <w:p w:rsidR="00F110B7" w:rsidRDefault="00F110B7">
      <w:proofErr w:type="gramStart"/>
      <w:r>
        <w:t>reTHINk</w:t>
      </w:r>
      <w:proofErr w:type="gramEnd"/>
      <w:r>
        <w:t xml:space="preserve"> standalone application allows to execute reTHINK runtime in Android and iOS devices without the need of having installed a browser will full support of the required APIs. The standalone application is based on </w:t>
      </w:r>
      <w:proofErr w:type="gramStart"/>
      <w:r>
        <w:t xml:space="preserve">the </w:t>
      </w:r>
      <w:hyperlink r:id="rId125">
        <w:r>
          <w:rPr>
            <w:rStyle w:val="Hyperlink"/>
          </w:rPr>
          <w:t>Crosswalk Project</w:t>
        </w:r>
      </w:hyperlink>
      <w:r>
        <w:t xml:space="preserve"> from</w:t>
      </w:r>
      <w:proofErr w:type="gramEnd"/>
      <w:r>
        <w:t xml:space="preserve"> Intel. Crosswalk Project is an HTML application runtime, built on open source foundations, which extends the web platform with new capabilities. Crosswalk gives a web runtime for mobile and desktop applications. The immediate benefit of bundling an application with the Crosswalk webview is that everywhere the application runs, it uses the same, Chromium-based runtime. It is possible to create webviews for Android and iOS, but also for Windows and Linux Desktop applications so it makes any web application usable in almost any platform. In reTHINK only standalone runtime aplpication swiil be created for Android and iOS, as it always possible to install browsers which can execute reTHINK applications in Desktops.</w:t>
      </w:r>
    </w:p>
    <w:p w:rsidR="00F110B7" w:rsidRDefault="00F110B7">
      <w:pPr>
        <w:pStyle w:val="BodyText"/>
      </w:pPr>
      <w:r>
        <w:lastRenderedPageBreak/>
        <w:t>WebRTC APIs are available in Crosswalk 5 or later on ARM; and Crosswalk 7.36.154.6 or later for x86. Web workers (also required for the browser runtime) is also supported by Crosswalk since previous versions.</w:t>
      </w:r>
    </w:p>
    <w:p w:rsidR="00F110B7" w:rsidRDefault="00F110B7" w:rsidP="00F110B7">
      <w:pPr>
        <w:pStyle w:val="Heading3"/>
        <w:numPr>
          <w:ilvl w:val="2"/>
          <w:numId w:val="3"/>
        </w:numPr>
        <w:pBdr>
          <w:bottom w:val="none" w:sz="0" w:space="0" w:color="auto"/>
        </w:pBdr>
      </w:pPr>
      <w:bookmarkStart w:id="224" w:name="android-standalone-application"/>
      <w:bookmarkStart w:id="225" w:name="_Toc443159242"/>
      <w:bookmarkEnd w:id="224"/>
      <w:r>
        <w:t>Android standalone application</w:t>
      </w:r>
      <w:bookmarkEnd w:id="225"/>
    </w:p>
    <w:p w:rsidR="00F110B7" w:rsidRDefault="00F110B7">
      <w:r>
        <w:t>The diagram below shows the architecture of the appplication. The hybrid application is created with Cordova which allows to access different sensors and services of the phone through a Javascript API. Cordova connects the App the Crosswalk Webview which is the part of the code which implements the WebRTC stack. Crosswalk will give a consistent Webview implementation across all the Android versions and it will guarantee that the reTHINK runtime will be executed correctly.</w:t>
      </w:r>
    </w:p>
    <w:p w:rsidR="00D83E33" w:rsidRDefault="00F110B7" w:rsidP="00D83E33">
      <w:pPr>
        <w:keepNext/>
        <w:jc w:val="center"/>
      </w:pPr>
      <w:r>
        <w:rPr>
          <w:noProof/>
          <w:lang w:val="en-US" w:eastAsia="en-US"/>
        </w:rPr>
        <w:drawing>
          <wp:inline distT="0" distB="0" distL="0" distR="0">
            <wp:extent cx="4169664" cy="3182112"/>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0" name="Picture" descr="MobileAppAndroidDiagram.png"/>
                    <pic:cNvPicPr>
                      <a:picLocks noChangeAspect="1" noChangeArrowheads="1"/>
                    </pic:cNvPicPr>
                  </pic:nvPicPr>
                  <pic:blipFill>
                    <a:blip r:embed="rId126" cstate="print"/>
                    <a:stretch>
                      <a:fillRect/>
                    </a:stretch>
                  </pic:blipFill>
                  <pic:spPr bwMode="auto">
                    <a:xfrm>
                      <a:off x="0" y="0"/>
                      <a:ext cx="4168560" cy="3181269"/>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20</w:t>
        </w:r>
      </w:fldSimple>
      <w:r>
        <w:t xml:space="preserve"> - </w:t>
      </w:r>
      <w:r w:rsidR="00F110B7">
        <w:t>Standalone Android App</w:t>
      </w:r>
    </w:p>
    <w:p w:rsidR="00F110B7" w:rsidRDefault="00F110B7" w:rsidP="00F110B7">
      <w:pPr>
        <w:pStyle w:val="Heading3"/>
        <w:numPr>
          <w:ilvl w:val="2"/>
          <w:numId w:val="3"/>
        </w:numPr>
        <w:pBdr>
          <w:bottom w:val="none" w:sz="0" w:space="0" w:color="auto"/>
        </w:pBdr>
      </w:pPr>
      <w:bookmarkStart w:id="226" w:name="building-the-rethink-android-application"/>
      <w:bookmarkStart w:id="227" w:name="_Toc443159243"/>
      <w:bookmarkEnd w:id="226"/>
      <w:r>
        <w:t>Building the reTHINK Android application</w:t>
      </w:r>
      <w:bookmarkEnd w:id="227"/>
    </w:p>
    <w:p w:rsidR="00F110B7" w:rsidRDefault="00F110B7" w:rsidP="00F110B7">
      <w:pPr>
        <w:pStyle w:val="Heading4"/>
        <w:numPr>
          <w:ilvl w:val="3"/>
          <w:numId w:val="3"/>
        </w:numPr>
      </w:pPr>
      <w:bookmarkStart w:id="228" w:name="installing-prerequisites"/>
      <w:bookmarkEnd w:id="228"/>
      <w:r>
        <w:t>Installing prerequisites</w:t>
      </w:r>
    </w:p>
    <w:p w:rsidR="00F110B7" w:rsidRDefault="00F110B7">
      <w:proofErr w:type="gramStart"/>
      <w:r>
        <w:rPr>
          <w:b/>
        </w:rPr>
        <w:t>openjdk-7</w:t>
      </w:r>
      <w:proofErr w:type="gramEnd"/>
      <w:r>
        <w:rPr>
          <w:b/>
        </w:rPr>
        <w:t>:</w:t>
      </w:r>
    </w:p>
    <w:p w:rsidR="00F110B7" w:rsidRDefault="00F110B7">
      <w:pPr>
        <w:pStyle w:val="BodyText"/>
      </w:pPr>
      <w:proofErr w:type="gramStart"/>
      <w:r>
        <w:t>sudo</w:t>
      </w:r>
      <w:proofErr w:type="gramEnd"/>
      <w:r>
        <w:t xml:space="preserve"> apt-get install openjdk-7-jdk</w:t>
      </w:r>
    </w:p>
    <w:p w:rsidR="00F110B7" w:rsidRDefault="00F110B7">
      <w:pPr>
        <w:pStyle w:val="BodyText"/>
      </w:pPr>
      <w:proofErr w:type="gramStart"/>
      <w:r>
        <w:rPr>
          <w:b/>
        </w:rPr>
        <w:t>ant</w:t>
      </w:r>
      <w:proofErr w:type="gramEnd"/>
      <w:r>
        <w:rPr>
          <w:b/>
        </w:rPr>
        <w:t>:</w:t>
      </w:r>
    </w:p>
    <w:p w:rsidR="00F110B7" w:rsidRDefault="00F110B7">
      <w:pPr>
        <w:pStyle w:val="BodyText"/>
      </w:pPr>
      <w:proofErr w:type="gramStart"/>
      <w:r>
        <w:t>sudo</w:t>
      </w:r>
      <w:proofErr w:type="gramEnd"/>
      <w:r>
        <w:t xml:space="preserve"> apt-get install ant</w:t>
      </w:r>
    </w:p>
    <w:p w:rsidR="00F110B7" w:rsidRPr="00F110B7" w:rsidRDefault="00F110B7">
      <w:pPr>
        <w:pStyle w:val="BodyText"/>
        <w:rPr>
          <w:lang w:val="pt-PT"/>
        </w:rPr>
      </w:pPr>
      <w:proofErr w:type="gramStart"/>
      <w:r w:rsidRPr="00F110B7">
        <w:rPr>
          <w:b/>
          <w:lang w:val="pt-PT"/>
        </w:rPr>
        <w:t>android</w:t>
      </w:r>
      <w:proofErr w:type="gramEnd"/>
      <w:r w:rsidRPr="00F110B7">
        <w:rPr>
          <w:b/>
          <w:lang w:val="pt-PT"/>
        </w:rPr>
        <w:t xml:space="preserve"> sdk:</w:t>
      </w:r>
    </w:p>
    <w:p w:rsidR="00F110B7" w:rsidRPr="00F110B7" w:rsidRDefault="00F110B7">
      <w:pPr>
        <w:pStyle w:val="BodyText"/>
        <w:rPr>
          <w:lang w:val="pt-PT"/>
        </w:rPr>
      </w:pPr>
      <w:proofErr w:type="gramStart"/>
      <w:r w:rsidRPr="00F110B7">
        <w:rPr>
          <w:lang w:val="pt-PT"/>
        </w:rPr>
        <w:t>cd</w:t>
      </w:r>
      <w:proofErr w:type="gramEnd"/>
      <w:r w:rsidRPr="00F110B7">
        <w:rPr>
          <w:lang w:val="pt-PT"/>
        </w:rPr>
        <w:t xml:space="preserve"> /opt/</w:t>
      </w:r>
    </w:p>
    <w:p w:rsidR="00F110B7" w:rsidRPr="00F110B7" w:rsidRDefault="00F110B7">
      <w:pPr>
        <w:pStyle w:val="BodyText"/>
        <w:rPr>
          <w:lang w:val="pt-PT"/>
        </w:rPr>
      </w:pPr>
      <w:proofErr w:type="gramStart"/>
      <w:r w:rsidRPr="00F110B7">
        <w:rPr>
          <w:lang w:val="pt-PT"/>
        </w:rPr>
        <w:t>curl</w:t>
      </w:r>
      <w:proofErr w:type="gramEnd"/>
      <w:r w:rsidRPr="00F110B7">
        <w:rPr>
          <w:lang w:val="pt-PT"/>
        </w:rPr>
        <w:t xml:space="preserve"> -O http://dl.google.com/android/android-sdk_r22.6.2-linux.tgz</w:t>
      </w:r>
    </w:p>
    <w:p w:rsidR="00F110B7" w:rsidRDefault="00F110B7">
      <w:pPr>
        <w:pStyle w:val="BodyText"/>
      </w:pPr>
      <w:r>
        <w:t>./android-sdk-linux/tools./android</w:t>
      </w:r>
    </w:p>
    <w:p w:rsidR="00F110B7" w:rsidRDefault="00F110B7">
      <w:pPr>
        <w:pStyle w:val="BodyText"/>
      </w:pPr>
      <w:r>
        <w:t>This last command will install the default list of packages. This process may take quite a while.</w:t>
      </w:r>
    </w:p>
    <w:p w:rsidR="00F110B7" w:rsidRDefault="00F110B7" w:rsidP="00F110B7">
      <w:pPr>
        <w:pStyle w:val="Heading4"/>
        <w:numPr>
          <w:ilvl w:val="3"/>
          <w:numId w:val="3"/>
        </w:numPr>
      </w:pPr>
      <w:bookmarkStart w:id="229" w:name="building-the-application"/>
      <w:bookmarkEnd w:id="229"/>
      <w:r>
        <w:t>Building the application</w:t>
      </w:r>
    </w:p>
    <w:p w:rsidR="00F110B7" w:rsidRDefault="00F110B7">
      <w:r>
        <w:t>It is necessary to indicate the public URL of the Web App which is going to be loaded in the hybrid App. In next releases it may be possible to load the HTML5/CSS/JS files in the own App.</w:t>
      </w:r>
    </w:p>
    <w:p w:rsidR="00F110B7" w:rsidRDefault="00F110B7">
      <w:pPr>
        <w:pStyle w:val="BodyText"/>
      </w:pPr>
      <w:proofErr w:type="gramStart"/>
      <w:r>
        <w:lastRenderedPageBreak/>
        <w:t>make</w:t>
      </w:r>
      <w:proofErr w:type="gramEnd"/>
      <w:r>
        <w:t xml:space="preserve"> RETHINKWEBAPPURI=“http://…”</w:t>
      </w:r>
    </w:p>
    <w:p w:rsidR="00F110B7" w:rsidRDefault="00F110B7">
      <w:pPr>
        <w:pStyle w:val="BodyText"/>
      </w:pPr>
      <w:proofErr w:type="gramStart"/>
      <w:r>
        <w:t>source</w:t>
      </w:r>
      <w:proofErr w:type="gramEnd"/>
      <w:r>
        <w:t xml:space="preserve"> build.env</w:t>
      </w:r>
    </w:p>
    <w:p w:rsidR="00F110B7" w:rsidRDefault="00F110B7">
      <w:pPr>
        <w:pStyle w:val="BodyText"/>
      </w:pPr>
      <w:proofErr w:type="gramStart"/>
      <w:r>
        <w:t>make</w:t>
      </w:r>
      <w:proofErr w:type="gramEnd"/>
      <w:r>
        <w:t xml:space="preserve"> </w:t>
      </w:r>
    </w:p>
    <w:p w:rsidR="00F110B7" w:rsidRDefault="00F110B7" w:rsidP="00F110B7">
      <w:pPr>
        <w:pStyle w:val="Heading4"/>
        <w:numPr>
          <w:ilvl w:val="3"/>
          <w:numId w:val="3"/>
        </w:numPr>
      </w:pPr>
      <w:bookmarkStart w:id="230" w:name="build-the-standalone-application-with-ec"/>
      <w:bookmarkEnd w:id="230"/>
      <w:r>
        <w:t>Build the standalone application with Eclipse</w:t>
      </w:r>
    </w:p>
    <w:p w:rsidR="00F110B7" w:rsidRDefault="00F110B7">
      <w:r>
        <w:t>It is also possible to build the standalone application using Eclipse. The general steps to build the application are included below:</w:t>
      </w:r>
    </w:p>
    <w:p w:rsidR="00F110B7" w:rsidRDefault="00F110B7" w:rsidP="00EE5A91">
      <w:pPr>
        <w:numPr>
          <w:ilvl w:val="0"/>
          <w:numId w:val="37"/>
        </w:numPr>
      </w:pPr>
      <w:r>
        <w:t>Launch eclipse</w:t>
      </w:r>
    </w:p>
    <w:p w:rsidR="00F110B7" w:rsidRDefault="00F110B7" w:rsidP="00EE5A91">
      <w:pPr>
        <w:numPr>
          <w:ilvl w:val="0"/>
          <w:numId w:val="37"/>
        </w:numPr>
      </w:pPr>
      <w:r>
        <w:t>Import xwalk-core-library project (3rdparty/xwalk_core_library/)</w:t>
      </w:r>
    </w:p>
    <w:p w:rsidR="00F110B7" w:rsidRDefault="00F110B7" w:rsidP="00EE5A91">
      <w:pPr>
        <w:numPr>
          <w:ilvl w:val="0"/>
          <w:numId w:val="37"/>
        </w:numPr>
      </w:pPr>
      <w:r>
        <w:t>Import Cordova project (3rdparty/crosswalk-cordova-android/framework/)</w:t>
      </w:r>
    </w:p>
    <w:p w:rsidR="00F110B7" w:rsidRDefault="00F110B7" w:rsidP="00EE5A91">
      <w:pPr>
        <w:numPr>
          <w:ilvl w:val="0"/>
          <w:numId w:val="37"/>
        </w:numPr>
      </w:pPr>
      <w:r>
        <w:t>Import standalone-ios project</w:t>
      </w:r>
    </w:p>
    <w:p w:rsidR="00F110B7" w:rsidRDefault="00F110B7" w:rsidP="00EE5A91">
      <w:pPr>
        <w:numPr>
          <w:ilvl w:val="0"/>
          <w:numId w:val="37"/>
        </w:numPr>
      </w:pPr>
      <w:r>
        <w:t>Set the URL of the web application using reTHINK framework to be executed in the runtime application.</w:t>
      </w:r>
    </w:p>
    <w:p w:rsidR="00F110B7" w:rsidRDefault="00F110B7" w:rsidP="00EE5A91">
      <w:pPr>
        <w:numPr>
          <w:ilvl w:val="0"/>
          <w:numId w:val="37"/>
        </w:numPr>
      </w:pPr>
      <w:r>
        <w:t>Build standalon-ios project as an Android application</w:t>
      </w:r>
    </w:p>
    <w:p w:rsidR="00F110B7" w:rsidRDefault="00F110B7" w:rsidP="00F110B7">
      <w:pPr>
        <w:pStyle w:val="Heading3"/>
        <w:numPr>
          <w:ilvl w:val="2"/>
          <w:numId w:val="3"/>
        </w:numPr>
        <w:pBdr>
          <w:bottom w:val="none" w:sz="0" w:space="0" w:color="auto"/>
        </w:pBdr>
      </w:pPr>
      <w:bookmarkStart w:id="231" w:name="ios-standalone-application"/>
      <w:bookmarkStart w:id="232" w:name="_Toc443159244"/>
      <w:bookmarkEnd w:id="231"/>
      <w:proofErr w:type="gramStart"/>
      <w:r>
        <w:t>iOS</w:t>
      </w:r>
      <w:proofErr w:type="gramEnd"/>
      <w:r>
        <w:t xml:space="preserve"> standalone application</w:t>
      </w:r>
      <w:bookmarkEnd w:id="232"/>
    </w:p>
    <w:p w:rsidR="00F110B7" w:rsidRDefault="00F110B7">
      <w:r>
        <w:t xml:space="preserve">In iOS the architecture is slightly different from the Android architecture. Cordova is also use to build the application but the WebRTC stack will be provided by the eface2face plugin which includes a complete WebRTC library. In the Android App this is provided by Crosswalk. In iOS a complete simulation of the official WebRTC stack is provided </w:t>
      </w:r>
      <w:proofErr w:type="gramStart"/>
      <w:r>
        <w:t xml:space="preserve">by </w:t>
      </w:r>
      <w:proofErr w:type="gramEnd"/>
      <w:r w:rsidR="006020F6">
        <w:fldChar w:fldCharType="begin"/>
      </w:r>
      <w:r w:rsidR="0012375D">
        <w:instrText>HYPERLINK "https://github.com/eface2face/cordova-plugin-iosrtc" \h</w:instrText>
      </w:r>
      <w:r w:rsidR="006020F6">
        <w:fldChar w:fldCharType="separate"/>
      </w:r>
      <w:r>
        <w:rPr>
          <w:rStyle w:val="Hyperlink"/>
        </w:rPr>
        <w:t>!cordova-plugin-iosrtc</w:t>
      </w:r>
      <w:r w:rsidR="006020F6">
        <w:fldChar w:fldCharType="end"/>
      </w:r>
      <w:r>
        <w:t xml:space="preserve">. It implementes the official </w:t>
      </w:r>
      <w:hyperlink r:id="rId127">
        <w:r>
          <w:rPr>
            <w:rStyle w:val="Hyperlink"/>
          </w:rPr>
          <w:t>!WebRTC W3C API</w:t>
        </w:r>
      </w:hyperlink>
      <w:r>
        <w:t xml:space="preserve"> and includes a compiled library with all the WebRTC code. The rest of the Javascript APIs that are required to execute the reTHINK runtime will be provided by Cordova.</w:t>
      </w:r>
    </w:p>
    <w:p w:rsidR="00D83E33" w:rsidRDefault="00F110B7" w:rsidP="00D83E33">
      <w:pPr>
        <w:keepNext/>
        <w:jc w:val="center"/>
      </w:pPr>
      <w:r>
        <w:rPr>
          <w:noProof/>
          <w:lang w:val="en-US" w:eastAsia="en-US"/>
        </w:rPr>
        <w:drawing>
          <wp:inline distT="0" distB="0" distL="0" distR="0">
            <wp:extent cx="4328160" cy="2913888"/>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0" name="Picture" descr="MobileAppiOSDiagram.png"/>
                    <pic:cNvPicPr>
                      <a:picLocks noChangeAspect="1" noChangeArrowheads="1"/>
                    </pic:cNvPicPr>
                  </pic:nvPicPr>
                  <pic:blipFill>
                    <a:blip r:embed="rId128" cstate="print"/>
                    <a:stretch>
                      <a:fillRect/>
                    </a:stretch>
                  </pic:blipFill>
                  <pic:spPr bwMode="auto">
                    <a:xfrm>
                      <a:off x="0" y="0"/>
                      <a:ext cx="4327014" cy="2913116"/>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21</w:t>
        </w:r>
      </w:fldSimple>
      <w:r>
        <w:t xml:space="preserve"> - </w:t>
      </w:r>
      <w:r w:rsidR="00F110B7">
        <w:t>Standalone iOS App</w:t>
      </w:r>
    </w:p>
    <w:p w:rsidR="00F110B7" w:rsidRDefault="00F110B7" w:rsidP="00F110B7">
      <w:pPr>
        <w:pStyle w:val="Heading4"/>
        <w:numPr>
          <w:ilvl w:val="3"/>
          <w:numId w:val="3"/>
        </w:numPr>
      </w:pPr>
      <w:bookmarkStart w:id="233" w:name="building-rethink-ios-standalone-applicat"/>
      <w:bookmarkEnd w:id="233"/>
      <w:r>
        <w:t>Building reTHINK iOS standalone application</w:t>
      </w:r>
    </w:p>
    <w:p w:rsidR="00F110B7" w:rsidRDefault="00F110B7" w:rsidP="00F110B7">
      <w:pPr>
        <w:pStyle w:val="Heading5"/>
        <w:numPr>
          <w:ilvl w:val="4"/>
          <w:numId w:val="6"/>
        </w:numPr>
        <w:jc w:val="both"/>
      </w:pPr>
      <w:bookmarkStart w:id="234" w:name="requirements"/>
      <w:bookmarkEnd w:id="234"/>
      <w:r>
        <w:t>Requirements</w:t>
      </w:r>
    </w:p>
    <w:p w:rsidR="00F110B7" w:rsidRDefault="00F110B7" w:rsidP="00EE5A91">
      <w:pPr>
        <w:numPr>
          <w:ilvl w:val="0"/>
          <w:numId w:val="38"/>
        </w:numPr>
      </w:pPr>
      <w:r>
        <w:t>OSX with XCode 5.</w:t>
      </w:r>
    </w:p>
    <w:p w:rsidR="00F110B7" w:rsidRDefault="00F110B7" w:rsidP="00EE5A91">
      <w:pPr>
        <w:numPr>
          <w:ilvl w:val="0"/>
          <w:numId w:val="38"/>
        </w:numPr>
      </w:pPr>
      <w:r>
        <w:t>A valid Apple ID must be used (load associated certificates and profiles).</w:t>
      </w:r>
    </w:p>
    <w:p w:rsidR="00F110B7" w:rsidRDefault="00F110B7" w:rsidP="00F110B7">
      <w:pPr>
        <w:pStyle w:val="Heading5"/>
        <w:numPr>
          <w:ilvl w:val="4"/>
          <w:numId w:val="6"/>
        </w:numPr>
        <w:jc w:val="both"/>
      </w:pPr>
      <w:bookmarkStart w:id="235" w:name="build-process"/>
      <w:bookmarkEnd w:id="235"/>
      <w:r>
        <w:lastRenderedPageBreak/>
        <w:t>Build process</w:t>
      </w:r>
    </w:p>
    <w:p w:rsidR="00F110B7" w:rsidRDefault="00F110B7" w:rsidP="00EE5A91">
      <w:pPr>
        <w:numPr>
          <w:ilvl w:val="0"/>
          <w:numId w:val="39"/>
        </w:numPr>
      </w:pPr>
      <w:r>
        <w:t>It is necessary to clone ios-rethink-standalone repository (this repository has not been yet created at the time of this writing</w:t>
      </w:r>
      <w:proofErr w:type="gramStart"/>
      <w:r>
        <w:t>) .</w:t>
      </w:r>
      <w:proofErr w:type="gramEnd"/>
    </w:p>
    <w:p w:rsidR="00F110B7" w:rsidRDefault="00F110B7" w:rsidP="00EE5A91">
      <w:pPr>
        <w:numPr>
          <w:ilvl w:val="0"/>
          <w:numId w:val="39"/>
        </w:numPr>
      </w:pPr>
      <w:r>
        <w:t>Open application project with XCode: sippo-ios/app/Sippo.xcodeproj.</w:t>
      </w:r>
    </w:p>
    <w:p w:rsidR="00F110B7" w:rsidRDefault="00F110B7" w:rsidP="00EE5A91">
      <w:pPr>
        <w:numPr>
          <w:ilvl w:val="0"/>
          <w:numId w:val="39"/>
        </w:numPr>
      </w:pPr>
      <w:r>
        <w:t>Set the target location: change default values defined at Root.plist file (Settings.bundle-&gt;Root.plist in XCode project explorer).</w:t>
      </w:r>
    </w:p>
    <w:p w:rsidR="00F110B7" w:rsidRDefault="00F110B7" w:rsidP="00EE5A91">
      <w:pPr>
        <w:numPr>
          <w:ilvl w:val="0"/>
          <w:numId w:val="39"/>
        </w:numPr>
      </w:pPr>
      <w:r>
        <w:t>Build application.</w:t>
      </w:r>
    </w:p>
    <w:p w:rsidR="00F110B7" w:rsidRDefault="00F110B7" w:rsidP="00F110B7">
      <w:pPr>
        <w:pStyle w:val="Heading2"/>
        <w:numPr>
          <w:ilvl w:val="1"/>
          <w:numId w:val="3"/>
        </w:numPr>
        <w:pBdr>
          <w:bottom w:val="none" w:sz="0" w:space="0" w:color="auto"/>
        </w:pBdr>
      </w:pPr>
      <w:bookmarkStart w:id="236" w:name="vertx.io-based-message-node-vertxmn"/>
      <w:bookmarkStart w:id="237" w:name="_Toc443159245"/>
      <w:bookmarkEnd w:id="236"/>
      <w:proofErr w:type="gramStart"/>
      <w:r>
        <w:t>vertx.io</w:t>
      </w:r>
      <w:proofErr w:type="gramEnd"/>
      <w:r>
        <w:t xml:space="preserve"> based Message Node (VertxMN)</w:t>
      </w:r>
      <w:bookmarkEnd w:id="237"/>
    </w:p>
    <w:p w:rsidR="00F110B7" w:rsidRDefault="00F110B7" w:rsidP="00F110B7">
      <w:pPr>
        <w:pStyle w:val="Heading3"/>
        <w:numPr>
          <w:ilvl w:val="2"/>
          <w:numId w:val="3"/>
        </w:numPr>
        <w:pBdr>
          <w:bottom w:val="none" w:sz="0" w:space="0" w:color="auto"/>
        </w:pBdr>
      </w:pPr>
      <w:bookmarkStart w:id="238" w:name="overview-2"/>
      <w:bookmarkStart w:id="239" w:name="_Toc443159246"/>
      <w:bookmarkEnd w:id="238"/>
      <w:r>
        <w:t>Overview</w:t>
      </w:r>
      <w:bookmarkEnd w:id="239"/>
    </w:p>
    <w:p w:rsidR="00F110B7" w:rsidRDefault="00F110B7" w:rsidP="00F110B7">
      <w:pPr>
        <w:pStyle w:val="Heading4"/>
        <w:numPr>
          <w:ilvl w:val="3"/>
          <w:numId w:val="3"/>
        </w:numPr>
      </w:pPr>
      <w:r>
        <w:t>Functional location in the reTHINK Architecture</w:t>
      </w:r>
    </w:p>
    <w:p w:rsidR="00F110B7" w:rsidRDefault="00F110B7">
      <w:r>
        <w:t xml:space="preserve">The vertx.io based Message Node is one of the reference implementations of the Message Node component in the reTHINK Architecture. The overall role of Message Nodes in the reTHINK Architecture is described in detail </w:t>
      </w:r>
      <w:proofErr w:type="gramStart"/>
      <w:r>
        <w:t xml:space="preserve">in </w:t>
      </w:r>
      <w:proofErr w:type="gramEnd"/>
      <w:r w:rsidR="006020F6">
        <w:fldChar w:fldCharType="begin"/>
      </w:r>
      <w:r w:rsidR="0012375D">
        <w:instrText>HYPERLINK "https://github.com/reTHINK-project/dev-service-framework/blob/d3.2-working-docs/docs/manuals/hyperty-messaging-framework.md" \h</w:instrText>
      </w:r>
      <w:r w:rsidR="006020F6">
        <w:fldChar w:fldCharType="separate"/>
      </w:r>
      <w:r>
        <w:rPr>
          <w:rStyle w:val="Hyperlink"/>
        </w:rPr>
        <w:t>Hyperty Messaging Framework</w:t>
      </w:r>
      <w:r w:rsidR="006020F6">
        <w:fldChar w:fldCharType="end"/>
      </w:r>
      <w:r>
        <w:t>.</w:t>
      </w:r>
    </w:p>
    <w:p w:rsidR="00F110B7" w:rsidRDefault="00F110B7">
      <w:pPr>
        <w:pStyle w:val="BodyText"/>
      </w:pPr>
      <w:r>
        <w:t xml:space="preserve">A general documentation and guideline for the development of Message nodes is given </w:t>
      </w:r>
      <w:proofErr w:type="gramStart"/>
      <w:r>
        <w:t xml:space="preserve">in </w:t>
      </w:r>
      <w:proofErr w:type="gramEnd"/>
      <w:r w:rsidR="006020F6">
        <w:fldChar w:fldCharType="begin"/>
      </w:r>
      <w:r w:rsidR="0012375D">
        <w:instrText>HYPERLINK "https://github.com/reTHINK-project/dev-service-framework/blob/d3.2-working-docs/docs/manuals/development-of-protostubs-and-msg-nodes.md" \h</w:instrText>
      </w:r>
      <w:r w:rsidR="006020F6">
        <w:fldChar w:fldCharType="separate"/>
      </w:r>
      <w:r>
        <w:rPr>
          <w:rStyle w:val="Hyperlink"/>
        </w:rPr>
        <w:t>Message Nodes and Protostubs Development</w:t>
      </w:r>
      <w:r w:rsidR="006020F6">
        <w:fldChar w:fldCharType="end"/>
      </w:r>
      <w:r>
        <w:t>.</w:t>
      </w:r>
    </w:p>
    <w:p w:rsidR="00F110B7" w:rsidRDefault="00F110B7" w:rsidP="00F110B7">
      <w:pPr>
        <w:pStyle w:val="Heading4"/>
        <w:numPr>
          <w:ilvl w:val="3"/>
          <w:numId w:val="3"/>
        </w:numPr>
      </w:pPr>
      <w:bookmarkStart w:id="240" w:name="dependencies-2"/>
      <w:bookmarkEnd w:id="240"/>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There is a need to have the domain registry running and configured. However, there is no specific initiation sequence. The procedures to achieve this are described in the following section.</w:t>
      </w:r>
    </w:p>
    <w:p w:rsidR="00F110B7" w:rsidRDefault="00F110B7" w:rsidP="00F110B7">
      <w:pPr>
        <w:pStyle w:val="Heading3"/>
        <w:numPr>
          <w:ilvl w:val="2"/>
          <w:numId w:val="3"/>
        </w:numPr>
        <w:pBdr>
          <w:bottom w:val="none" w:sz="0" w:space="0" w:color="auto"/>
        </w:pBdr>
      </w:pPr>
      <w:bookmarkStart w:id="241" w:name="user-view-2"/>
      <w:bookmarkStart w:id="242" w:name="_Toc443159247"/>
      <w:bookmarkEnd w:id="241"/>
      <w:r>
        <w:t>User View</w:t>
      </w:r>
      <w:bookmarkEnd w:id="242"/>
    </w:p>
    <w:p w:rsidR="00F110B7" w:rsidRDefault="00F110B7">
      <w:r>
        <w:t>This chapter provides instructions for the setup, configuration and operation of the Vertx Message Node as a docker container. The Docker file is already available in the repository.</w:t>
      </w:r>
    </w:p>
    <w:p w:rsidR="00F110B7" w:rsidRDefault="00F110B7" w:rsidP="00F110B7">
      <w:pPr>
        <w:pStyle w:val="Heading4"/>
        <w:numPr>
          <w:ilvl w:val="3"/>
          <w:numId w:val="3"/>
        </w:numPr>
      </w:pPr>
      <w:bookmarkStart w:id="243" w:name="installation-of-git-and-docker"/>
      <w:bookmarkEnd w:id="243"/>
      <w:r>
        <w:t>1. Installation of Git and Docker</w:t>
      </w:r>
    </w:p>
    <w:p w:rsidR="00F110B7" w:rsidRDefault="00F110B7">
      <w:r>
        <w:t xml:space="preserve">You need to set up the following requirements. - </w:t>
      </w:r>
      <w:hyperlink r:id="rId129">
        <w:r>
          <w:rPr>
            <w:rStyle w:val="Hyperlink"/>
          </w:rPr>
          <w:t>docker</w:t>
        </w:r>
      </w:hyperlink>
      <w:r>
        <w:t xml:space="preserve"> - </w:t>
      </w:r>
      <w:hyperlink r:id="rId130">
        <w:r>
          <w:rPr>
            <w:rStyle w:val="Hyperlink"/>
          </w:rPr>
          <w:t>git client tool</w:t>
        </w:r>
      </w:hyperlink>
      <w:r>
        <w:t xml:space="preserve"> This is already a Docker dependency. If already installed you may skip it. - Test Docker setup. Fire the Docker shell and run docker run hello-world</w:t>
      </w:r>
    </w:p>
    <w:p w:rsidR="00F110B7" w:rsidRDefault="00F110B7" w:rsidP="00F110B7">
      <w:pPr>
        <w:pStyle w:val="Heading4"/>
        <w:numPr>
          <w:ilvl w:val="3"/>
          <w:numId w:val="3"/>
        </w:numPr>
      </w:pPr>
      <w:bookmarkStart w:id="244" w:name="cloning-the-repository-and-running-docke"/>
      <w:bookmarkEnd w:id="244"/>
      <w:r>
        <w:t>2. Cloning the repository and running Docker image</w:t>
      </w:r>
    </w:p>
    <w:p w:rsidR="00F110B7" w:rsidRDefault="00F110B7">
      <w:pPr>
        <w:pStyle w:val="SourceCode"/>
      </w:pPr>
      <w:proofErr w:type="gramStart"/>
      <w:r>
        <w:t>git</w:t>
      </w:r>
      <w:proofErr w:type="gramEnd"/>
      <w:r>
        <w:t xml:space="preserve"> clone https://github.com/reTHINK-project/dev-msg-node-vertx.git</w:t>
      </w:r>
      <w:r>
        <w:br/>
        <w:t>cd dev-msg-node-vertx</w:t>
      </w:r>
    </w:p>
    <w:p w:rsidR="00F110B7" w:rsidRDefault="00F110B7" w:rsidP="00F110B7">
      <w:pPr>
        <w:pStyle w:val="Heading4"/>
        <w:numPr>
          <w:ilvl w:val="3"/>
          <w:numId w:val="3"/>
        </w:numPr>
      </w:pPr>
      <w:bookmarkStart w:id="245" w:name="config-vertxmn-domain"/>
      <w:bookmarkEnd w:id="245"/>
      <w:r>
        <w:t>3. Config VertxMN domain</w:t>
      </w:r>
    </w:p>
    <w:p w:rsidR="00F110B7" w:rsidRDefault="00F110B7">
      <w:r>
        <w:t>The VertxMN is pointing at default domain ua.pt, but if other domain is needed it can be configured in node.config.json. Change an already entry, like dev, or create a new one. Config entry is selected with an environment variable MSG_NODE_CONFIG.</w:t>
      </w:r>
    </w:p>
    <w:p w:rsidR="00F110B7" w:rsidRDefault="00F110B7" w:rsidP="00F110B7">
      <w:pPr>
        <w:pStyle w:val="Heading4"/>
        <w:numPr>
          <w:ilvl w:val="3"/>
          <w:numId w:val="3"/>
        </w:numPr>
      </w:pPr>
      <w:bookmarkStart w:id="246" w:name="build-and-run-docker"/>
      <w:bookmarkEnd w:id="246"/>
      <w:r>
        <w:lastRenderedPageBreak/>
        <w:t>4. Build and run Docker</w:t>
      </w:r>
    </w:p>
    <w:p w:rsidR="00F110B7" w:rsidRDefault="00F110B7">
      <w:pPr>
        <w:pStyle w:val="SourceCode"/>
      </w:pPr>
      <w:proofErr w:type="gramStart"/>
      <w:r>
        <w:t>docker</w:t>
      </w:r>
      <w:proofErr w:type="gramEnd"/>
      <w:r>
        <w:t xml:space="preserve"> build -t vertx-msg-node .</w:t>
      </w:r>
      <w:r>
        <w:br/>
      </w:r>
      <w:proofErr w:type="gramStart"/>
      <w:r>
        <w:t>docker</w:t>
      </w:r>
      <w:proofErr w:type="gramEnd"/>
      <w:r>
        <w:t xml:space="preserve"> run -it -e "MSG_NODE_CONFIG=dev" -p 9090:9090 vertx-msg-node</w:t>
      </w:r>
    </w:p>
    <w:p w:rsidR="00F110B7" w:rsidRDefault="00F110B7">
      <w:r>
        <w:rPr>
          <w:b/>
        </w:rPr>
        <w:t>Verify</w:t>
      </w:r>
      <w:r>
        <w:t xml:space="preserve"> if the VertxMN is running at docker host port map https://192.168.99.100:9090/, should return </w:t>
      </w:r>
      <w:r>
        <w:rPr>
          <w:b/>
        </w:rPr>
        <w:t>Hello</w:t>
      </w:r>
      <w:r>
        <w:t xml:space="preserve">. It’s ok at first to have an invalid certificate. The pre-configured self-signed certificate is pointing at host msg-node.ua.pt </w:t>
      </w:r>
      <w:proofErr w:type="gramStart"/>
      <w:r>
        <w:t>You</w:t>
      </w:r>
      <w:proofErr w:type="gramEnd"/>
      <w:r>
        <w:t xml:space="preserve"> can config your host OS file and add a new line for 192.168.99.100   msg-node.ua.pt.</w:t>
      </w:r>
    </w:p>
    <w:p w:rsidR="00F110B7" w:rsidRDefault="00F110B7" w:rsidP="00F110B7">
      <w:pPr>
        <w:pStyle w:val="Heading4"/>
        <w:numPr>
          <w:ilvl w:val="3"/>
          <w:numId w:val="3"/>
        </w:numPr>
      </w:pPr>
      <w:bookmarkStart w:id="247" w:name="testing"/>
      <w:bookmarkEnd w:id="247"/>
      <w:r>
        <w:t>5. Testing</w:t>
      </w:r>
    </w:p>
    <w:p w:rsidR="00F110B7" w:rsidRDefault="00F110B7">
      <w:r>
        <w:t xml:space="preserve">To fire the test suite you need </w:t>
      </w:r>
      <w:r>
        <w:rPr>
          <w:b/>
        </w:rPr>
        <w:t>NPM</w:t>
      </w:r>
      <w:r>
        <w:t xml:space="preserve"> and all installed dependencies. - </w:t>
      </w:r>
      <w:hyperlink r:id="rId131">
        <w:r>
          <w:rPr>
            <w:rStyle w:val="Hyperlink"/>
          </w:rPr>
          <w:t>NodeJS</w:t>
        </w:r>
      </w:hyperlink>
      <w:r>
        <w:t xml:space="preserve"> </w:t>
      </w:r>
      <w:proofErr w:type="gramStart"/>
      <w:r>
        <w:t>will</w:t>
      </w:r>
      <w:proofErr w:type="gramEnd"/>
      <w:r>
        <w:t xml:space="preserve"> install NPM.npm install - Run 2 instances of the VertxMN to test cluster modes. You can run 2 dockers with diferent port maps -p 9090:9090 and -p 9091:9090. - For unit test it’s required to have the correct </w:t>
      </w:r>
      <w:r>
        <w:rPr>
          <w:b/>
        </w:rPr>
        <w:t>host OS file</w:t>
      </w:r>
      <w:r>
        <w:t xml:space="preserve"> configured to msg-node.ua.pt and domain at </w:t>
      </w:r>
      <w:r>
        <w:rPr>
          <w:b/>
        </w:rPr>
        <w:t>ua.pt</w:t>
      </w:r>
      <w:r>
        <w:t xml:space="preserve"> in the selected entry for node.config.json. - Run </w:t>
      </w:r>
      <w:r>
        <w:rPr>
          <w:b/>
        </w:rPr>
        <w:t>karma start</w:t>
      </w:r>
    </w:p>
    <w:p w:rsidR="00F110B7" w:rsidRDefault="00F110B7">
      <w:pPr>
        <w:pStyle w:val="BodyText"/>
      </w:pPr>
      <w:proofErr w:type="gramStart"/>
      <w:r>
        <w:rPr>
          <w:b/>
        </w:rPr>
        <w:t>create</w:t>
      </w:r>
      <w:proofErr w:type="gramEnd"/>
      <w:r>
        <w:rPr>
          <w:b/>
        </w:rPr>
        <w:t xml:space="preserve"> user</w:t>
      </w:r>
      <w:r>
        <w:t xml:space="preserve"> and </w:t>
      </w:r>
      <w:r>
        <w:rPr>
          <w:b/>
        </w:rPr>
        <w:t>read user</w:t>
      </w:r>
      <w:r>
        <w:t xml:space="preserve"> will fail if there is no domain registry running.</w:t>
      </w:r>
    </w:p>
    <w:p w:rsidR="00F110B7" w:rsidRDefault="00F110B7" w:rsidP="00F110B7">
      <w:pPr>
        <w:pStyle w:val="Heading3"/>
        <w:numPr>
          <w:ilvl w:val="2"/>
          <w:numId w:val="3"/>
        </w:numPr>
        <w:pBdr>
          <w:bottom w:val="none" w:sz="0" w:space="0" w:color="auto"/>
        </w:pBdr>
      </w:pPr>
      <w:bookmarkStart w:id="248" w:name="developer-view-2"/>
      <w:bookmarkStart w:id="249" w:name="_Toc443159248"/>
      <w:bookmarkEnd w:id="248"/>
      <w:r>
        <w:t>Developer view</w:t>
      </w:r>
      <w:bookmarkEnd w:id="249"/>
    </w:p>
    <w:p w:rsidR="00F110B7" w:rsidRDefault="00F110B7">
      <w:r>
        <w:t>Once the VertxMN is active, we are able to connect with the ProtoStub. The best example of how this is done is in the test/VertxProtoStub.js in “runtime connectivity” test. It’s important to send the “runtimeURL” in the config parameter, because it will be used to link the connection channel to the runtime.</w:t>
      </w:r>
    </w:p>
    <w:p w:rsidR="00F110B7" w:rsidRDefault="00F110B7">
      <w:pPr>
        <w:pStyle w:val="BodyText"/>
      </w:pPr>
      <w:r>
        <w:t>With this it’s possible to send messages between runtimes, but Hyperty registration is something that should be done externally.</w:t>
      </w:r>
    </w:p>
    <w:p w:rsidR="00F110B7" w:rsidRDefault="00F110B7">
      <w:pPr>
        <w:pStyle w:val="BodyText"/>
      </w:pPr>
      <w:r>
        <w:t>The connection is auto managed. It means, there is no need to call “</w:t>
      </w:r>
      <w:proofErr w:type="gramStart"/>
      <w:r>
        <w:t>connect(</w:t>
      </w:r>
      <w:proofErr w:type="gramEnd"/>
      <w:r>
        <w:t>)” explicitly, and it will always try to be in “connected” until “disconnect()” is called. Status messages are sent to “runtimeProtoStubURL/status”.</w:t>
      </w:r>
    </w:p>
    <w:p w:rsidR="00F110B7" w:rsidRDefault="00F110B7" w:rsidP="00F110B7">
      <w:pPr>
        <w:pStyle w:val="Heading4"/>
        <w:numPr>
          <w:ilvl w:val="3"/>
          <w:numId w:val="3"/>
        </w:numPr>
      </w:pPr>
      <w:bookmarkStart w:id="250" w:name="development-dependencies"/>
      <w:bookmarkEnd w:id="250"/>
      <w:r>
        <w:t>1. Development dependencies</w:t>
      </w:r>
    </w:p>
    <w:p w:rsidR="00F110B7" w:rsidRDefault="00F110B7">
      <w:r>
        <w:t xml:space="preserve">If the development is made without Docker, aditional dependencies are needed. - </w:t>
      </w:r>
      <w:hyperlink r:id="rId132">
        <w:r>
          <w:rPr>
            <w:rStyle w:val="Hyperlink"/>
          </w:rPr>
          <w:t>Maven</w:t>
        </w:r>
      </w:hyperlink>
      <w:r>
        <w:t xml:space="preserve">. - </w:t>
      </w:r>
      <w:hyperlink r:id="rId133">
        <w:r>
          <w:rPr>
            <w:rStyle w:val="Hyperlink"/>
          </w:rPr>
          <w:t>Java 8 SDK</w:t>
        </w:r>
      </w:hyperlink>
      <w:r>
        <w:t>. - JAVA_HOME environment variable pointing to java path</w:t>
      </w:r>
    </w:p>
    <w:p w:rsidR="00F110B7" w:rsidRDefault="00F110B7" w:rsidP="00F110B7">
      <w:pPr>
        <w:pStyle w:val="Heading4"/>
        <w:numPr>
          <w:ilvl w:val="3"/>
          <w:numId w:val="3"/>
        </w:numPr>
      </w:pPr>
      <w:bookmarkStart w:id="251" w:name="structure-of-the-project"/>
      <w:bookmarkEnd w:id="251"/>
      <w:r>
        <w:t>2. Structure of the project</w:t>
      </w:r>
    </w:p>
    <w:p w:rsidR="00F110B7" w:rsidRDefault="00F110B7">
      <w:r>
        <w:t>The “dev-msg-node-vertx” GitHub repository is structured as follows:</w:t>
      </w:r>
    </w:p>
    <w:p w:rsidR="00F110B7" w:rsidRDefault="00F110B7" w:rsidP="00EE5A91">
      <w:pPr>
        <w:numPr>
          <w:ilvl w:val="0"/>
          <w:numId w:val="29"/>
        </w:numPr>
      </w:pPr>
      <w:proofErr w:type="gramStart"/>
      <w:r>
        <w:t>./</w:t>
      </w:r>
      <w:proofErr w:type="gramEnd"/>
      <w:r>
        <w:t>Dockerfile … Docker file to build image.</w:t>
      </w:r>
    </w:p>
    <w:p w:rsidR="00F110B7" w:rsidRPr="00F110B7" w:rsidRDefault="00F110B7" w:rsidP="00EE5A91">
      <w:pPr>
        <w:numPr>
          <w:ilvl w:val="0"/>
          <w:numId w:val="29"/>
        </w:numPr>
        <w:rPr>
          <w:lang w:val="fr-FR"/>
        </w:rPr>
      </w:pPr>
      <w:r w:rsidRPr="00F110B7">
        <w:rPr>
          <w:lang w:val="fr-FR"/>
        </w:rPr>
        <w:t>./src/main/java/** … The VertxMN source code</w:t>
      </w:r>
    </w:p>
    <w:p w:rsidR="00F110B7" w:rsidRDefault="00F110B7" w:rsidP="00EE5A91">
      <w:pPr>
        <w:numPr>
          <w:ilvl w:val="0"/>
          <w:numId w:val="29"/>
        </w:numPr>
      </w:pPr>
      <w:r>
        <w:t>./src/js/client/** … The sources for the Protocol stub</w:t>
      </w:r>
    </w:p>
    <w:p w:rsidR="00F110B7" w:rsidRDefault="00F110B7" w:rsidP="00EE5A91">
      <w:pPr>
        <w:numPr>
          <w:ilvl w:val="0"/>
          <w:numId w:val="29"/>
        </w:numPr>
      </w:pPr>
      <w:r>
        <w:t>./test/** … Test cases for the VertxMN</w:t>
      </w:r>
    </w:p>
    <w:p w:rsidR="00F110B7" w:rsidRDefault="00F110B7" w:rsidP="00EE5A91">
      <w:pPr>
        <w:numPr>
          <w:ilvl w:val="0"/>
          <w:numId w:val="29"/>
        </w:numPr>
      </w:pPr>
      <w:r>
        <w:t>./target/ … Output for distribution files</w:t>
      </w:r>
    </w:p>
    <w:p w:rsidR="00F110B7" w:rsidRDefault="00F110B7" w:rsidP="00F110B7">
      <w:pPr>
        <w:pStyle w:val="Heading4"/>
        <w:numPr>
          <w:ilvl w:val="3"/>
          <w:numId w:val="3"/>
        </w:numPr>
      </w:pPr>
      <w:bookmarkStart w:id="252" w:name="distribution-files"/>
      <w:bookmarkEnd w:id="252"/>
      <w:r>
        <w:t>3. Distribution files</w:t>
      </w:r>
    </w:p>
    <w:p w:rsidR="00F110B7" w:rsidRDefault="00F110B7">
      <w:r>
        <w:t>Build a VertxMN distribution jar, executing mvn package. Build a VertxProtoStub distribution file, executing gulp build.</w:t>
      </w:r>
    </w:p>
    <w:p w:rsidR="00F110B7" w:rsidRDefault="00F110B7" w:rsidP="00F110B7">
      <w:pPr>
        <w:pStyle w:val="Heading4"/>
        <w:numPr>
          <w:ilvl w:val="3"/>
          <w:numId w:val="3"/>
        </w:numPr>
      </w:pPr>
      <w:bookmarkStart w:id="253" w:name="internal-architecture-and-components"/>
      <w:bookmarkEnd w:id="253"/>
      <w:r>
        <w:lastRenderedPageBreak/>
        <w:t>4. Internal Architecture and components</w:t>
      </w:r>
    </w:p>
    <w:p w:rsidR="00F110B7" w:rsidRDefault="00F110B7" w:rsidP="00D83E33">
      <w:pPr>
        <w:jc w:val="center"/>
      </w:pPr>
      <w:r>
        <w:rPr>
          <w:noProof/>
          <w:lang w:val="en-US" w:eastAsia="en-US"/>
        </w:rPr>
        <w:drawing>
          <wp:inline distT="0" distB="0" distL="0" distR="0">
            <wp:extent cx="2964074" cy="2822448"/>
            <wp:effectExtent l="19050" t="0" r="7726" b="0"/>
            <wp:docPr id="126" name="Picture"/>
            <wp:cNvGraphicFramePr/>
            <a:graphic xmlns:a="http://schemas.openxmlformats.org/drawingml/2006/main">
              <a:graphicData uri="http://schemas.openxmlformats.org/drawingml/2006/picture">
                <pic:pic xmlns:pic="http://schemas.openxmlformats.org/drawingml/2006/picture">
                  <pic:nvPicPr>
                    <pic:cNvPr id="0" name="Picture" descr="vertx_impl_arch.png"/>
                    <pic:cNvPicPr>
                      <a:picLocks noChangeAspect="1" noChangeArrowheads="1"/>
                    </pic:cNvPicPr>
                  </pic:nvPicPr>
                  <pic:blipFill>
                    <a:blip r:embed="rId134" cstate="print"/>
                    <a:stretch>
                      <a:fillRect/>
                    </a:stretch>
                  </pic:blipFill>
                  <pic:spPr bwMode="auto">
                    <a:xfrm>
                      <a:off x="0" y="0"/>
                      <a:ext cx="2965348" cy="2823661"/>
                    </a:xfrm>
                    <a:prstGeom prst="rect">
                      <a:avLst/>
                    </a:prstGeom>
                    <a:noFill/>
                    <a:ln w="9525">
                      <a:noFill/>
                      <a:headEnd/>
                      <a:tailEnd/>
                    </a:ln>
                  </pic:spPr>
                </pic:pic>
              </a:graphicData>
            </a:graphic>
          </wp:inline>
        </w:drawing>
      </w:r>
    </w:p>
    <w:p w:rsidR="00F110B7" w:rsidRDefault="00F110B7">
      <w:r>
        <w:t>There are 2 types of components that can integrate in the VertxMN implementation.* Addressable, based in one destination address. Messages are deliver based on the “msg.to” field of the message.* Interceptors that can intercept and verify every message that enters the Message Node, whatever the destination address.</w:t>
      </w:r>
    </w:p>
    <w:p w:rsidR="00F110B7" w:rsidRDefault="00F110B7" w:rsidP="00F110B7">
      <w:pPr>
        <w:pStyle w:val="Heading5"/>
        <w:numPr>
          <w:ilvl w:val="4"/>
          <w:numId w:val="6"/>
        </w:numPr>
        <w:jc w:val="both"/>
      </w:pPr>
      <w:bookmarkStart w:id="254" w:name="addressable-components"/>
      <w:bookmarkEnd w:id="254"/>
      <w:r>
        <w:t>Addressable Components</w:t>
      </w:r>
    </w:p>
    <w:p w:rsidR="00F110B7" w:rsidRDefault="00F110B7">
      <w:r>
        <w:t xml:space="preserve">These are implementations of the interface IComponent extends Handler&lt;PipeContext&gt;, and are added to the MessageNode with the method </w:t>
      </w:r>
      <w:proofErr w:type="gramStart"/>
      <w:r>
        <w:t>PipeRegistry.installComponent(</w:t>
      </w:r>
      <w:proofErr w:type="gramEnd"/>
      <w:r>
        <w:t>IComponent component). The only difference on the interface (between IComponent and Handler&lt;PipeContext&gt;) is an additional method to get the component address name, used for EventBus registration.</w:t>
      </w:r>
    </w:p>
    <w:p w:rsidR="00F110B7" w:rsidRDefault="00F110B7" w:rsidP="00F110B7">
      <w:pPr>
        <w:pStyle w:val="Heading5"/>
        <w:numPr>
          <w:ilvl w:val="4"/>
          <w:numId w:val="6"/>
        </w:numPr>
        <w:jc w:val="both"/>
      </w:pPr>
      <w:bookmarkStart w:id="255" w:name="interceptor-components"/>
      <w:bookmarkEnd w:id="255"/>
      <w:r>
        <w:t>Interceptor Components</w:t>
      </w:r>
    </w:p>
    <w:p w:rsidR="00F110B7" w:rsidRDefault="00F110B7">
      <w:r>
        <w:t xml:space="preserve">These are implementations of Handler&lt;PipeContext&gt;, and are added to the pipeline with </w:t>
      </w:r>
      <w:proofErr w:type="gramStart"/>
      <w:r>
        <w:t>Pipeline.addHandler(</w:t>
      </w:r>
      <w:proofErr w:type="gramEnd"/>
      <w:r>
        <w:t>Handler&lt;PipeContext&gt; handler).</w:t>
      </w:r>
    </w:p>
    <w:p w:rsidR="00F110B7" w:rsidRDefault="00F110B7" w:rsidP="00F110B7">
      <w:pPr>
        <w:pStyle w:val="Heading4"/>
        <w:numPr>
          <w:ilvl w:val="3"/>
          <w:numId w:val="3"/>
        </w:numPr>
      </w:pPr>
      <w:bookmarkStart w:id="256" w:name="use-of-pipecontext"/>
      <w:bookmarkEnd w:id="256"/>
      <w:r>
        <w:t>Use of PipeContext</w:t>
      </w:r>
    </w:p>
    <w:p w:rsidR="00F110B7" w:rsidRDefault="00F110B7">
      <w:r>
        <w:t xml:space="preserve">Both types receive a PipeContext in the </w:t>
      </w:r>
      <w:r>
        <w:rPr>
          <w:b/>
        </w:rPr>
        <w:t>handle</w:t>
      </w:r>
      <w:r>
        <w:t xml:space="preserve"> method when a message should be processed by the component. PipeContext gives access to the message with the </w:t>
      </w:r>
      <w:proofErr w:type="gramStart"/>
      <w:r>
        <w:t>getMessage(</w:t>
      </w:r>
      <w:proofErr w:type="gramEnd"/>
      <w:r>
        <w:t xml:space="preserve">) method, but also provides other useful methods like:* next() method used in Interceptors that order the pipeline to execute the next interceptor. If no other interceptor exits, a delivery is proceeded.* deliver() used internally by the pipeline, but can be also used to ignore all other pipeline handlers and deliver the message directly to the component that has the address of “msg.to”.* fail(String from, String error) interrupts the pipeline flow and sends an error message back to the original “msg.from”. The “msg.from” of the reply is configured with the first parameter.* </w:t>
      </w:r>
      <w:proofErr w:type="gramStart"/>
      <w:r>
        <w:t>reply(</w:t>
      </w:r>
      <w:proofErr w:type="gramEnd"/>
      <w:r>
        <w:t xml:space="preserve">PipeMessage reply) does nothing to the pipeline flow and sends a reply back to original resource channel. Other similar and useful methods exists: </w:t>
      </w:r>
      <w:proofErr w:type="gramStart"/>
      <w:r>
        <w:t>replyOK(</w:t>
      </w:r>
      <w:proofErr w:type="gramEnd"/>
      <w:r>
        <w:t>String from) and replyError(String from, String error)* disconnect() order the underlying resource channel to disconnect.</w:t>
      </w:r>
    </w:p>
    <w:p w:rsidR="00F110B7" w:rsidRDefault="00F110B7" w:rsidP="00F110B7">
      <w:pPr>
        <w:pStyle w:val="Heading2"/>
        <w:numPr>
          <w:ilvl w:val="1"/>
          <w:numId w:val="3"/>
        </w:numPr>
        <w:pBdr>
          <w:bottom w:val="none" w:sz="0" w:space="0" w:color="auto"/>
        </w:pBdr>
      </w:pPr>
      <w:bookmarkStart w:id="257" w:name="matrix.org-based-message-node-matrixmn"/>
      <w:bookmarkStart w:id="258" w:name="_Toc443159249"/>
      <w:bookmarkEnd w:id="257"/>
      <w:r>
        <w:lastRenderedPageBreak/>
        <w:t>Matrix.org based Message Node (MatrixMN)</w:t>
      </w:r>
      <w:bookmarkEnd w:id="258"/>
    </w:p>
    <w:p w:rsidR="00F110B7" w:rsidRDefault="00F110B7" w:rsidP="00F110B7">
      <w:pPr>
        <w:pStyle w:val="Heading3"/>
        <w:numPr>
          <w:ilvl w:val="2"/>
          <w:numId w:val="3"/>
        </w:numPr>
        <w:pBdr>
          <w:bottom w:val="none" w:sz="0" w:space="0" w:color="auto"/>
        </w:pBdr>
      </w:pPr>
      <w:bookmarkStart w:id="259" w:name="overview-3"/>
      <w:bookmarkStart w:id="260" w:name="_Toc443159250"/>
      <w:bookmarkEnd w:id="259"/>
      <w:r>
        <w:t>Overview</w:t>
      </w:r>
      <w:bookmarkEnd w:id="260"/>
    </w:p>
    <w:p w:rsidR="00F110B7" w:rsidRDefault="00F110B7" w:rsidP="00F110B7">
      <w:pPr>
        <w:pStyle w:val="Heading4"/>
        <w:numPr>
          <w:ilvl w:val="3"/>
          <w:numId w:val="3"/>
        </w:numPr>
      </w:pPr>
      <w:bookmarkStart w:id="261" w:name="functional-location-in-the-rethink-archi"/>
      <w:bookmarkEnd w:id="261"/>
      <w:r>
        <w:t>Functional location in the reTHINK Architecture</w:t>
      </w:r>
    </w:p>
    <w:p w:rsidR="00F110B7" w:rsidRDefault="00F110B7">
      <w:r>
        <w:t xml:space="preserve">The Matrix.org based Message Node is one of the reference implementations of the Message Node component in the reTHINK Architecture. The overall role of Message Nodes in the reTHINK Architecture is described in detail </w:t>
      </w:r>
      <w:proofErr w:type="gramStart"/>
      <w:r>
        <w:t xml:space="preserve">in </w:t>
      </w:r>
      <w:proofErr w:type="gramEnd"/>
      <w:r w:rsidR="006020F6">
        <w:fldChar w:fldCharType="begin"/>
      </w:r>
      <w:r w:rsidR="0012375D">
        <w:instrText>HYPERLINK "https://github.com/reTHINK-project/dev-service-framework/blob/d3.2-working-docs/docs/manuals/hyperty-messaging-framework.md" \h</w:instrText>
      </w:r>
      <w:r w:rsidR="006020F6">
        <w:fldChar w:fldCharType="separate"/>
      </w:r>
      <w:r>
        <w:rPr>
          <w:rStyle w:val="Hyperlink"/>
        </w:rPr>
        <w:t>Hyperty Messaging Framework</w:t>
      </w:r>
      <w:r w:rsidR="006020F6">
        <w:fldChar w:fldCharType="end"/>
      </w:r>
      <w:r>
        <w:t>.</w:t>
      </w:r>
    </w:p>
    <w:p w:rsidR="00F110B7" w:rsidRDefault="00F110B7">
      <w:pPr>
        <w:pStyle w:val="BodyText"/>
      </w:pPr>
      <w:r>
        <w:t xml:space="preserve">A general documentation and guideline for the development of Message nodes is given </w:t>
      </w:r>
      <w:proofErr w:type="gramStart"/>
      <w:r>
        <w:t xml:space="preserve">in </w:t>
      </w:r>
      <w:proofErr w:type="gramEnd"/>
      <w:r w:rsidR="006020F6">
        <w:fldChar w:fldCharType="begin"/>
      </w:r>
      <w:r w:rsidR="0012375D">
        <w:instrText>HYPERLINK "https://github.com/reTHINK-project/dev-service-framework/blob/d3.2-working-docs/docs/manuals/development-of-protostubs-and-msg-nodes.md" \h</w:instrText>
      </w:r>
      <w:r w:rsidR="006020F6">
        <w:fldChar w:fldCharType="separate"/>
      </w:r>
      <w:r>
        <w:rPr>
          <w:rStyle w:val="Hyperlink"/>
        </w:rPr>
        <w:t>Message Nodes and Protostubs Development</w:t>
      </w:r>
      <w:r w:rsidR="006020F6">
        <w:fldChar w:fldCharType="end"/>
      </w:r>
      <w:r>
        <w:t>.</w:t>
      </w:r>
    </w:p>
    <w:p w:rsidR="00F110B7" w:rsidRDefault="00F110B7" w:rsidP="00F110B7">
      <w:pPr>
        <w:pStyle w:val="Heading4"/>
        <w:numPr>
          <w:ilvl w:val="3"/>
          <w:numId w:val="3"/>
        </w:numPr>
      </w:pPr>
      <w:bookmarkStart w:id="262" w:name="dependencies-3"/>
      <w:bookmarkEnd w:id="262"/>
      <w:r>
        <w:t>Dependencies</w:t>
      </w:r>
    </w:p>
    <w:p w:rsidR="00F110B7" w:rsidRDefault="00F110B7">
      <w:r>
        <w:t>One of the responsibilities of Message Nodes in the reTHINK architecture is to perform the interactions with the Domain registry. Runtimes send special messages to the Message Nodes to register or query hyperties or data objects at the domain registry. The Message Nodes have to perform the interactions with the registry component and return the results back to the Runtime.</w:t>
      </w:r>
    </w:p>
    <w:p w:rsidR="00F110B7" w:rsidRDefault="00F110B7">
      <w:pPr>
        <w:pStyle w:val="BodyText"/>
      </w:pPr>
      <w:r>
        <w:t>For that reason the Matrix Message Node has a dependency from the domain registry component. That means, before a MatrixMN can be used successfully, an instance of the domain registry must be running. The procedures to achieve this are described in the following section.</w:t>
      </w:r>
    </w:p>
    <w:p w:rsidR="00F110B7" w:rsidRDefault="00F110B7" w:rsidP="00F110B7">
      <w:pPr>
        <w:pStyle w:val="Heading3"/>
        <w:numPr>
          <w:ilvl w:val="2"/>
          <w:numId w:val="3"/>
        </w:numPr>
        <w:pBdr>
          <w:bottom w:val="none" w:sz="0" w:space="0" w:color="auto"/>
        </w:pBdr>
      </w:pPr>
      <w:bookmarkStart w:id="263" w:name="user-view-3"/>
      <w:bookmarkStart w:id="264" w:name="_Toc443159251"/>
      <w:bookmarkEnd w:id="263"/>
      <w:r>
        <w:t>User View</w:t>
      </w:r>
      <w:bookmarkEnd w:id="264"/>
    </w:p>
    <w:p w:rsidR="00F110B7" w:rsidRDefault="00F110B7">
      <w:r>
        <w:t xml:space="preserve">This chapter provides instructions for the setup, configuration and operation of the Matrix Message Node as a docker container. Assuming you are running a standard Debian 8 Jessie the following steps can be used to setup the environment. </w:t>
      </w:r>
      <w:proofErr w:type="gramStart"/>
      <w:r>
        <w:t>Other distributions my need a different setup.</w:t>
      </w:r>
      <w:proofErr w:type="gramEnd"/>
    </w:p>
    <w:p w:rsidR="00F110B7" w:rsidRDefault="00F110B7" w:rsidP="00F110B7">
      <w:pPr>
        <w:pStyle w:val="Heading4"/>
        <w:numPr>
          <w:ilvl w:val="3"/>
          <w:numId w:val="3"/>
        </w:numPr>
      </w:pPr>
      <w:bookmarkStart w:id="265" w:name="installation-of-nodejs-and-docker"/>
      <w:bookmarkEnd w:id="265"/>
      <w:r>
        <w:t>1. Installation of NodeJS and Docker</w:t>
      </w:r>
    </w:p>
    <w:p w:rsidR="00F110B7" w:rsidRDefault="00F110B7">
      <w:r>
        <w:t xml:space="preserve">You need to set up the following requirements. - </w:t>
      </w:r>
      <w:hyperlink r:id="rId135" w:anchor="debian-and-ubuntu-based-linux-distributions">
        <w:r>
          <w:rPr>
            <w:rStyle w:val="Hyperlink"/>
          </w:rPr>
          <w:t>nodejs 5.x</w:t>
        </w:r>
      </w:hyperlink>
      <w:r>
        <w:t xml:space="preserve"> - nodejs-legacy for Debian (Ubuntu might not need this) - </w:t>
      </w:r>
      <w:hyperlink r:id="rId136">
        <w:r>
          <w:rPr>
            <w:rStyle w:val="Hyperlink"/>
          </w:rPr>
          <w:t>docker</w:t>
        </w:r>
      </w:hyperlink>
      <w:r>
        <w:t xml:space="preserve"> - If the docker daemon cannot be reached you need to run sudo usermod -</w:t>
      </w:r>
      <w:proofErr w:type="gramStart"/>
      <w:r>
        <w:t>aG</w:t>
      </w:r>
      <w:proofErr w:type="gramEnd"/>
      <w:r>
        <w:t xml:space="preserve"> docker $USER. After that logout and back in or use this command su - $USER. - If the test sudo docker run hello-world fails you may need a different kernel. Some kernels like those provided by OVH are not working with docker.</w:t>
      </w:r>
    </w:p>
    <w:p w:rsidR="00F110B7" w:rsidRDefault="00F110B7" w:rsidP="00F110B7">
      <w:pPr>
        <w:pStyle w:val="Heading4"/>
        <w:numPr>
          <w:ilvl w:val="3"/>
          <w:numId w:val="3"/>
        </w:numPr>
      </w:pPr>
      <w:bookmarkStart w:id="266" w:name="installation-of-repository-tools-and-clo"/>
      <w:bookmarkEnd w:id="266"/>
      <w:r>
        <w:t>2. Installation of repository-tools and cloning the repository</w:t>
      </w:r>
    </w:p>
    <w:p w:rsidR="00F110B7" w:rsidRDefault="00F110B7">
      <w:r>
        <w:t>Execute these commands to install the needed tools and dependencies.</w:t>
      </w:r>
    </w:p>
    <w:p w:rsidR="00F110B7" w:rsidRDefault="00F110B7">
      <w:pPr>
        <w:pStyle w:val="SourceCode"/>
      </w:pPr>
      <w:proofErr w:type="gramStart"/>
      <w:r>
        <w:t>sudo</w:t>
      </w:r>
      <w:proofErr w:type="gramEnd"/>
      <w:r>
        <w:t xml:space="preserve"> npm install -g gulp</w:t>
      </w:r>
      <w:r>
        <w:br/>
        <w:t>git clone https://github.com/reTHINK-project/dev-msg-node-matrix.git</w:t>
      </w:r>
      <w:r>
        <w:br/>
        <w:t>cd dev-msg-node-matrix</w:t>
      </w:r>
      <w:r>
        <w:br/>
        <w:t>npm install</w:t>
      </w:r>
    </w:p>
    <w:p w:rsidR="00F110B7" w:rsidRDefault="00F110B7" w:rsidP="00F110B7">
      <w:pPr>
        <w:pStyle w:val="Heading4"/>
        <w:numPr>
          <w:ilvl w:val="3"/>
          <w:numId w:val="3"/>
        </w:numPr>
      </w:pPr>
      <w:bookmarkStart w:id="267" w:name="building-the-matrixmn"/>
      <w:bookmarkEnd w:id="267"/>
      <w:r>
        <w:t>3. Building the MatrixMN</w:t>
      </w:r>
    </w:p>
    <w:p w:rsidR="00F110B7" w:rsidRDefault="00F110B7">
      <w:r>
        <w:t xml:space="preserve">Afterwards you can build the MatrixMN distribution. Please make sure you are located in the dev-msg-node-matrix directory. </w:t>
      </w:r>
      <w:proofErr w:type="gramStart"/>
      <w:r>
        <w:t>Simply type pwd to check that.</w:t>
      </w:r>
      <w:proofErr w:type="gramEnd"/>
      <w:r>
        <w:t xml:space="preserve"> Then run the following commands.</w:t>
      </w:r>
    </w:p>
    <w:p w:rsidR="00F110B7" w:rsidRDefault="00F110B7">
      <w:pPr>
        <w:pStyle w:val="SourceCode"/>
      </w:pPr>
      <w:proofErr w:type="gramStart"/>
      <w:r>
        <w:t>rm</w:t>
      </w:r>
      <w:proofErr w:type="gramEnd"/>
      <w:r>
        <w:t xml:space="preserve"> -rf dist &amp;&amp; gulp build &amp;&amp; gulp dist</w:t>
      </w:r>
      <w:r>
        <w:br/>
        <w:t>cd dist/docker</w:t>
      </w:r>
      <w:r>
        <w:br/>
        <w:t>./build-docker-image.sh matrix1.rethink</w:t>
      </w:r>
    </w:p>
    <w:p w:rsidR="00F110B7" w:rsidRDefault="00F110B7">
      <w:r>
        <w:t>The last parameter matrix1.rethink specifies the domain name for MatrixMN.</w:t>
      </w:r>
    </w:p>
    <w:p w:rsidR="00F110B7" w:rsidRDefault="00F110B7">
      <w:pPr>
        <w:pStyle w:val="BodyText"/>
      </w:pPr>
      <w:r>
        <w:lastRenderedPageBreak/>
        <w:t>When errors occur while building MatrixMN which relate to 404 errors you might want to check your Docker DNS settings. Try editing /etc/default/docker and uncomment the line #DOCKER_OPTS="--dns 8.8.8.8 --dns 8.8.4.4". You can also add the DNS servers of your company. The resulting line may look like this one DOCKER_OPTS="--dns 8.8.8.8 --dns 8.8.4.4 --dns 10.1.100.252 --dns 10.1.100.246".</w:t>
      </w:r>
    </w:p>
    <w:p w:rsidR="00F110B7" w:rsidRDefault="00F110B7">
      <w:pPr>
        <w:pStyle w:val="BodyText"/>
      </w:pPr>
      <w:r>
        <w:t xml:space="preserve">Build the image again and if the errors continue to show up you can check the /etc/resolv.conf file. It should have a line or lines containing something similar to search company.tld </w:t>
      </w:r>
      <w:proofErr w:type="gramStart"/>
      <w:r>
        <w:t>lan</w:t>
      </w:r>
      <w:proofErr w:type="gramEnd"/>
      <w:r>
        <w:t xml:space="preserve"> lan. </w:t>
      </w:r>
      <w:proofErr w:type="gramStart"/>
      <w:r>
        <w:t>or</w:t>
      </w:r>
      <w:proofErr w:type="gramEnd"/>
      <w:r>
        <w:t xml:space="preserve"> nameserver 10.1.100.252.</w:t>
      </w:r>
    </w:p>
    <w:p w:rsidR="00F110B7" w:rsidRDefault="00F110B7" w:rsidP="00F110B7">
      <w:pPr>
        <w:pStyle w:val="Heading4"/>
        <w:numPr>
          <w:ilvl w:val="3"/>
          <w:numId w:val="3"/>
        </w:numPr>
      </w:pPr>
      <w:bookmarkStart w:id="268" w:name="building-the-registry"/>
      <w:bookmarkEnd w:id="268"/>
      <w:r>
        <w:t>4. Building the Registry</w:t>
      </w:r>
    </w:p>
    <w:p w:rsidR="00F110B7" w:rsidRDefault="00F110B7">
      <w:r>
        <w:t>As described in the Overview section, the MatrixMN has a dependency to a domain registry, because it needs to interact with this Registry to register and read hyperties and data objects for user-ids.</w:t>
      </w:r>
    </w:p>
    <w:p w:rsidR="00F110B7" w:rsidRDefault="00F110B7">
      <w:pPr>
        <w:pStyle w:val="BodyText"/>
      </w:pPr>
      <w:r>
        <w:t>Therefore the domain registry must be built and started before the MatrixMN can be used. Please change to the dev-registry-domain/server directory after cloning it from https://github.com/reTHINK-project/dev-registry-domain.git in a place of your choice. Then run:</w:t>
      </w:r>
    </w:p>
    <w:p w:rsidR="00F110B7" w:rsidRDefault="00F110B7">
      <w:pPr>
        <w:pStyle w:val="SourceCode"/>
      </w:pPr>
      <w:proofErr w:type="gramStart"/>
      <w:r>
        <w:t>docker</w:t>
      </w:r>
      <w:proofErr w:type="gramEnd"/>
      <w:r>
        <w:t xml:space="preserve"> build -t dev-registry-domain .</w:t>
      </w:r>
      <w:r>
        <w:br/>
      </w:r>
      <w:proofErr w:type="gramStart"/>
      <w:r>
        <w:t>docker</w:t>
      </w:r>
      <w:proofErr w:type="gramEnd"/>
      <w:r>
        <w:t xml:space="preserve"> images</w:t>
      </w:r>
    </w:p>
    <w:p w:rsidR="00F110B7" w:rsidRDefault="00F110B7">
      <w:r>
        <w:t>Now you should see the 2 docker images which were built.</w:t>
      </w:r>
    </w:p>
    <w:p w:rsidR="00F110B7" w:rsidRDefault="00F110B7" w:rsidP="00F110B7">
      <w:pPr>
        <w:pStyle w:val="Heading4"/>
        <w:numPr>
          <w:ilvl w:val="3"/>
          <w:numId w:val="3"/>
        </w:numPr>
      </w:pPr>
      <w:bookmarkStart w:id="269" w:name="starting-the-registry"/>
      <w:bookmarkEnd w:id="269"/>
      <w:r>
        <w:t>5. Starting the Registry</w:t>
      </w:r>
    </w:p>
    <w:p w:rsidR="00F110B7" w:rsidRDefault="00F110B7">
      <w:r>
        <w:t>The first image to be started is the registry.</w:t>
      </w:r>
    </w:p>
    <w:p w:rsidR="00F110B7" w:rsidRDefault="00F110B7">
      <w:pPr>
        <w:pStyle w:val="SourceCode"/>
      </w:pPr>
      <w:r>
        <w:t>#cd to dev-msg-node-matrix/dist/docker</w:t>
      </w:r>
      <w:r>
        <w:br/>
        <w:t>./startregistry.sh</w:t>
      </w:r>
    </w:p>
    <w:p w:rsidR="00F110B7" w:rsidRDefault="00F110B7" w:rsidP="00F110B7">
      <w:pPr>
        <w:pStyle w:val="Heading4"/>
        <w:numPr>
          <w:ilvl w:val="3"/>
          <w:numId w:val="3"/>
        </w:numPr>
      </w:pPr>
      <w:bookmarkStart w:id="270" w:name="starting-the-matrixmn"/>
      <w:bookmarkEnd w:id="270"/>
      <w:r>
        <w:t>6. Starting the MatrixMN</w:t>
      </w:r>
    </w:p>
    <w:p w:rsidR="00F110B7" w:rsidRDefault="00F110B7">
      <w:r>
        <w:t>Open another terminal and execute the following.</w:t>
      </w:r>
    </w:p>
    <w:p w:rsidR="00F110B7" w:rsidRDefault="00F110B7">
      <w:pPr>
        <w:pStyle w:val="SourceCode"/>
      </w:pPr>
      <w:r>
        <w:t>#cd to dev-msg-node-matrix/dist/docker</w:t>
      </w:r>
      <w:r>
        <w:br/>
        <w:t>./start.sh</w:t>
      </w:r>
    </w:p>
    <w:p w:rsidR="00F110B7" w:rsidRDefault="00F110B7">
      <w:r>
        <w:t>The MatrixMN will now start which might take a while. You can check whether it is finished by executing &gt; docker logs dev-msg-node-matrix</w:t>
      </w:r>
    </w:p>
    <w:p w:rsidR="00F110B7" w:rsidRDefault="00F110B7">
      <w:pPr>
        <w:pStyle w:val="BodyText"/>
      </w:pPr>
      <w:proofErr w:type="gramStart"/>
      <w:r>
        <w:t>and</w:t>
      </w:r>
      <w:proofErr w:type="gramEnd"/>
      <w:r>
        <w:t xml:space="preserve"> looking for the last line being similar to: &gt; synapse.storage.TIME - 212 - INFO - - Total database time: 0.000% {get_all_pushers(0): 0.000%,</w:t>
      </w:r>
    </w:p>
    <w:p w:rsidR="00F110B7" w:rsidRDefault="00F110B7" w:rsidP="00F110B7">
      <w:pPr>
        <w:pStyle w:val="Heading5"/>
        <w:numPr>
          <w:ilvl w:val="4"/>
          <w:numId w:val="6"/>
        </w:numPr>
        <w:jc w:val="both"/>
      </w:pPr>
      <w:bookmarkStart w:id="271" w:name="testing-1"/>
      <w:bookmarkEnd w:id="271"/>
      <w:r>
        <w:t>7. Testing</w:t>
      </w:r>
    </w:p>
    <w:p w:rsidR="00F110B7" w:rsidRDefault="00F110B7">
      <w:r>
        <w:t>Finally you can test the correctness of the setup.</w:t>
      </w:r>
    </w:p>
    <w:p w:rsidR="00F110B7" w:rsidRDefault="00F110B7">
      <w:pPr>
        <w:pStyle w:val="SourceCode"/>
      </w:pPr>
      <w:r>
        <w:t>#cd to dev-msg-node-matrix or a subdirectory</w:t>
      </w:r>
      <w:r>
        <w:br/>
        <w:t>gulp test</w:t>
      </w:r>
    </w:p>
    <w:p w:rsidR="00F110B7" w:rsidRDefault="00F110B7">
      <w:r>
        <w:t>The test will attempt to open the google chrome browser. If none of the test are executed you might need to install it with sudo apt-get install chromium-browser.</w:t>
      </w:r>
    </w:p>
    <w:p w:rsidR="00F110B7" w:rsidRDefault="00F110B7" w:rsidP="00F110B7">
      <w:pPr>
        <w:pStyle w:val="Heading3"/>
        <w:numPr>
          <w:ilvl w:val="2"/>
          <w:numId w:val="3"/>
        </w:numPr>
        <w:pBdr>
          <w:bottom w:val="none" w:sz="0" w:space="0" w:color="auto"/>
        </w:pBdr>
      </w:pPr>
      <w:bookmarkStart w:id="272" w:name="developer-view-3"/>
      <w:bookmarkStart w:id="273" w:name="_Toc443159252"/>
      <w:bookmarkEnd w:id="272"/>
      <w:r>
        <w:t>Developer view</w:t>
      </w:r>
      <w:bookmarkEnd w:id="273"/>
    </w:p>
    <w:p w:rsidR="00F110B7" w:rsidRDefault="00F110B7">
      <w:r>
        <w:t>The MatrixMN code does not modify any Matrix.org specific code. It only implements additional components that can be attached to an untouched Matrix Homeserver (HS). This additional code is written in JavaScript, which is executed in a nodejs runtime.</w:t>
      </w:r>
    </w:p>
    <w:p w:rsidR="00F110B7" w:rsidRDefault="00F110B7" w:rsidP="00F110B7">
      <w:pPr>
        <w:pStyle w:val="Heading4"/>
        <w:numPr>
          <w:ilvl w:val="3"/>
          <w:numId w:val="3"/>
        </w:numPr>
      </w:pPr>
      <w:bookmarkStart w:id="274" w:name="suggested-documentation"/>
      <w:bookmarkEnd w:id="274"/>
      <w:r>
        <w:lastRenderedPageBreak/>
        <w:t>Suggested documentation</w:t>
      </w:r>
    </w:p>
    <w:p w:rsidR="00F110B7" w:rsidRDefault="00F110B7">
      <w:r>
        <w:t>Detailed information about the main concepts of the Matrix.org infrastructure can be found in this high-</w:t>
      </w:r>
      <w:proofErr w:type="gramStart"/>
      <w:r>
        <w:t xml:space="preserve">level </w:t>
      </w:r>
      <w:proofErr w:type="gramEnd"/>
      <w:r w:rsidR="006020F6">
        <w:fldChar w:fldCharType="begin"/>
      </w:r>
      <w:r w:rsidR="0012375D">
        <w:instrText>HYPERLINK "./Matrix-Overview.md" \h</w:instrText>
      </w:r>
      <w:r w:rsidR="006020F6">
        <w:fldChar w:fldCharType="separate"/>
      </w:r>
      <w:r>
        <w:rPr>
          <w:rStyle w:val="Hyperlink"/>
          <w:b/>
        </w:rPr>
        <w:t>Matrix-Overview</w:t>
      </w:r>
      <w:r w:rsidR="006020F6">
        <w:fldChar w:fldCharType="end"/>
      </w:r>
      <w:r>
        <w:t>.</w:t>
      </w:r>
    </w:p>
    <w:p w:rsidR="00F110B7" w:rsidRDefault="00F110B7">
      <w:pPr>
        <w:pStyle w:val="BodyText"/>
      </w:pPr>
      <w:r>
        <w:t xml:space="preserve">In order to understand the internal architecture of the MatrixMN the documentation at </w:t>
      </w:r>
      <w:hyperlink r:id="rId137">
        <w:r>
          <w:rPr>
            <w:rStyle w:val="Hyperlink"/>
            <w:b/>
          </w:rPr>
          <w:t>MatrixMN-internal-architecture</w:t>
        </w:r>
      </w:hyperlink>
      <w:r>
        <w:t xml:space="preserve"> is suggested.</w:t>
      </w:r>
    </w:p>
    <w:p w:rsidR="00F110B7" w:rsidRDefault="00F110B7" w:rsidP="00F110B7">
      <w:pPr>
        <w:pStyle w:val="Heading4"/>
        <w:numPr>
          <w:ilvl w:val="3"/>
          <w:numId w:val="3"/>
        </w:numPr>
      </w:pPr>
      <w:bookmarkStart w:id="275" w:name="structure-of-the-github-repository"/>
      <w:bookmarkEnd w:id="275"/>
      <w:r>
        <w:t>Structure of the GitHub repository</w:t>
      </w:r>
    </w:p>
    <w:p w:rsidR="00F110B7" w:rsidRDefault="00F110B7">
      <w:r>
        <w:t>The “dev-msg-node-matrix” GitHub repository is structured as follows:</w:t>
      </w:r>
    </w:p>
    <w:p w:rsidR="00F110B7" w:rsidRDefault="00F110B7" w:rsidP="00EE5A91">
      <w:pPr>
        <w:numPr>
          <w:ilvl w:val="0"/>
          <w:numId w:val="29"/>
        </w:numPr>
      </w:pPr>
      <w:r>
        <w:rPr>
          <w:b/>
        </w:rPr>
        <w:t>./src/mn</w:t>
      </w:r>
      <w:r>
        <w:t xml:space="preserve"> … The node.js sources for the MatrixMN</w:t>
      </w:r>
    </w:p>
    <w:p w:rsidR="00F110B7" w:rsidRDefault="00F110B7" w:rsidP="00EE5A91">
      <w:pPr>
        <w:numPr>
          <w:ilvl w:val="0"/>
          <w:numId w:val="29"/>
        </w:numPr>
      </w:pPr>
      <w:r>
        <w:rPr>
          <w:b/>
        </w:rPr>
        <w:t>./src/stub</w:t>
      </w:r>
      <w:r>
        <w:t xml:space="preserve"> … The sources for the Protocol stub</w:t>
      </w:r>
    </w:p>
    <w:p w:rsidR="00F110B7" w:rsidRDefault="00F110B7" w:rsidP="00EE5A91">
      <w:pPr>
        <w:numPr>
          <w:ilvl w:val="0"/>
          <w:numId w:val="29"/>
        </w:numPr>
      </w:pPr>
      <w:r>
        <w:rPr>
          <w:b/>
        </w:rPr>
        <w:t>./src/docker</w:t>
      </w:r>
      <w:r>
        <w:t xml:space="preserve"> … Scripts and additional files required for the setup of a dockerized version of the Matrix Message Node</w:t>
      </w:r>
    </w:p>
    <w:p w:rsidR="00F110B7" w:rsidRDefault="00F110B7" w:rsidP="00EE5A91">
      <w:pPr>
        <w:numPr>
          <w:ilvl w:val="0"/>
          <w:numId w:val="29"/>
        </w:numPr>
      </w:pPr>
      <w:r>
        <w:rPr>
          <w:b/>
        </w:rPr>
        <w:t>./test</w:t>
      </w:r>
      <w:r>
        <w:t xml:space="preserve"> … Test cases for the Matrix Message Node</w:t>
      </w:r>
    </w:p>
    <w:p w:rsidR="00F110B7" w:rsidRDefault="00F110B7" w:rsidP="00F110B7">
      <w:pPr>
        <w:pStyle w:val="Heading4"/>
        <w:numPr>
          <w:ilvl w:val="3"/>
          <w:numId w:val="3"/>
        </w:numPr>
      </w:pPr>
      <w:bookmarkStart w:id="276" w:name="development-setup"/>
      <w:bookmarkEnd w:id="276"/>
      <w:r>
        <w:t>Development setup</w:t>
      </w:r>
    </w:p>
    <w:p w:rsidR="00F110B7" w:rsidRDefault="00F110B7">
      <w:r>
        <w:t>To setup the repository for developments on the MatrixMN, follow first the steps described in the “User View” chapter before. With the resulting setup the MatrixMN code will be executed inside of the docker container. That means that for each change on the MN code the docker container must be restarted. Otherwise the changes take no effect. This is of course not very comfortable for coding and testing in short cycles.</w:t>
      </w:r>
    </w:p>
    <w:p w:rsidR="00F110B7" w:rsidRDefault="00F110B7">
      <w:pPr>
        <w:pStyle w:val="BodyText"/>
      </w:pPr>
      <w:r>
        <w:t>To improve this situation, the MatrixMN can also be operated as a stand-alone NodeJS process outside of the docker container. However, this requires some manipulations on the setup of the container.</w:t>
      </w:r>
    </w:p>
    <w:p w:rsidR="00F110B7" w:rsidRDefault="00F110B7">
      <w:pPr>
        <w:pStyle w:val="BodyText"/>
      </w:pPr>
      <w:r>
        <w:t xml:space="preserve">Since the MatrixMN operates as an Application Service (AS) for the Matrix HomeServer, the HomeServer must be able to address the AS for sending requests. If the AS is in the same container this address is always </w:t>
      </w:r>
      <w:r>
        <w:rPr>
          <w:i/>
        </w:rPr>
        <w:t>localhost</w:t>
      </w:r>
      <w:r>
        <w:t>. If we run it outside this does not work anymore.</w:t>
      </w:r>
    </w:p>
    <w:p w:rsidR="00F110B7" w:rsidRDefault="00F110B7">
      <w:pPr>
        <w:pStyle w:val="BodyText"/>
      </w:pPr>
      <w:r>
        <w:t>Following steps must be performed to make it work:</w:t>
      </w:r>
    </w:p>
    <w:p w:rsidR="00F110B7" w:rsidRDefault="00F110B7" w:rsidP="00EE5A91">
      <w:pPr>
        <w:numPr>
          <w:ilvl w:val="0"/>
          <w:numId w:val="40"/>
        </w:numPr>
      </w:pPr>
      <w:r>
        <w:t>Identify the hosts address on the docker bridge. Execute:</w:t>
      </w:r>
    </w:p>
    <w:p w:rsidR="00F110B7" w:rsidRDefault="00F110B7" w:rsidP="00EE5A91">
      <w:pPr>
        <w:pStyle w:val="SourceCode"/>
        <w:numPr>
          <w:ilvl w:val="0"/>
          <w:numId w:val="28"/>
        </w:numPr>
      </w:pPr>
      <w:r>
        <w:t>ip a</w:t>
      </w:r>
    </w:p>
    <w:p w:rsidR="00F110B7" w:rsidRDefault="00F110B7" w:rsidP="00EE5A91">
      <w:pPr>
        <w:numPr>
          <w:ilvl w:val="0"/>
          <w:numId w:val="28"/>
        </w:numPr>
      </w:pPr>
      <w:r>
        <w:t>and search for the ip address corresponding to the “docker0” bridge interface (may be named similar)</w:t>
      </w:r>
    </w:p>
    <w:p w:rsidR="00F110B7" w:rsidRDefault="00F110B7" w:rsidP="00EE5A91">
      <w:pPr>
        <w:numPr>
          <w:ilvl w:val="0"/>
          <w:numId w:val="40"/>
        </w:numPr>
      </w:pPr>
      <w:r>
        <w:t>Edit ./src/mn/rethink-mn-registration.yaml. Replace localhost with this ip-address.</w:t>
      </w:r>
    </w:p>
    <w:p w:rsidR="00F110B7" w:rsidRDefault="00F110B7" w:rsidP="00EE5A91">
      <w:pPr>
        <w:numPr>
          <w:ilvl w:val="0"/>
          <w:numId w:val="40"/>
        </w:numPr>
      </w:pPr>
      <w:r>
        <w:t>Execute step 3 (Building the MN) of the installation instructions</w:t>
      </w:r>
    </w:p>
    <w:p w:rsidR="00F110B7" w:rsidRDefault="00F110B7" w:rsidP="00EE5A91">
      <w:pPr>
        <w:numPr>
          <w:ilvl w:val="0"/>
          <w:numId w:val="40"/>
        </w:numPr>
      </w:pPr>
      <w:r>
        <w:t>Start the Matrix docker container without the MatrixMN code</w:t>
      </w:r>
    </w:p>
    <w:p w:rsidR="00F110B7" w:rsidRDefault="00F110B7" w:rsidP="00EE5A91">
      <w:pPr>
        <w:pStyle w:val="SourceCode"/>
        <w:numPr>
          <w:ilvl w:val="0"/>
          <w:numId w:val="28"/>
        </w:numPr>
      </w:pPr>
      <w:r>
        <w:t>#cd to dist/docker</w:t>
      </w:r>
      <w:r>
        <w:br/>
        <w:t>./startdevelopment.sh</w:t>
      </w:r>
    </w:p>
    <w:p w:rsidR="00F110B7" w:rsidRDefault="00F110B7" w:rsidP="00EE5A91">
      <w:pPr>
        <w:numPr>
          <w:ilvl w:val="0"/>
          <w:numId w:val="40"/>
        </w:numPr>
      </w:pPr>
      <w:r>
        <w:t>execute the MatrixMN stand-alone</w:t>
      </w:r>
    </w:p>
    <w:p w:rsidR="00F110B7" w:rsidRDefault="00F110B7" w:rsidP="00EE5A91">
      <w:pPr>
        <w:pStyle w:val="SourceCode"/>
        <w:numPr>
          <w:ilvl w:val="0"/>
          <w:numId w:val="28"/>
        </w:numPr>
      </w:pPr>
      <w:r>
        <w:t>gulp startmn</w:t>
      </w:r>
    </w:p>
    <w:p w:rsidR="00F110B7" w:rsidRDefault="00F110B7">
      <w:r>
        <w:t xml:space="preserve">Now you can perform changes and extension on the Matrix MN implementation (below </w:t>
      </w:r>
      <w:proofErr w:type="gramStart"/>
      <w:r>
        <w:t>directory ./</w:t>
      </w:r>
      <w:proofErr w:type="gramEnd"/>
      <w:r>
        <w:t>src/mn) and do a</w:t>
      </w:r>
    </w:p>
    <w:p w:rsidR="00F110B7" w:rsidRDefault="00F110B7">
      <w:pPr>
        <w:pStyle w:val="SourceCode"/>
      </w:pPr>
      <w:proofErr w:type="gramStart"/>
      <w:r>
        <w:t>gulp</w:t>
      </w:r>
      <w:proofErr w:type="gramEnd"/>
      <w:r>
        <w:t xml:space="preserve"> build &amp;&amp; gulp dist &amp;&amp; gulp startmn</w:t>
      </w:r>
    </w:p>
    <w:p w:rsidR="00F110B7" w:rsidRDefault="00F110B7">
      <w:proofErr w:type="gramStart"/>
      <w:r>
        <w:t>whenever</w:t>
      </w:r>
      <w:proofErr w:type="gramEnd"/>
      <w:r>
        <w:t xml:space="preserve"> you want to test your changes without the need to restart the full docker container.</w:t>
      </w:r>
    </w:p>
    <w:p w:rsidR="00F110B7" w:rsidRDefault="00F110B7">
      <w:pPr>
        <w:pStyle w:val="BodyText"/>
      </w:pPr>
      <w:r>
        <w:lastRenderedPageBreak/>
        <w:t>If your development is done, change the configuration in rethink-mn-registration.yaml back to “localhost”, stop the docker container, perform step 3 again and start the container with the built-in MatrixMN code.</w:t>
      </w:r>
    </w:p>
    <w:p w:rsidR="00F110B7" w:rsidRDefault="00F110B7" w:rsidP="00F110B7">
      <w:pPr>
        <w:pStyle w:val="Heading3"/>
        <w:numPr>
          <w:ilvl w:val="2"/>
          <w:numId w:val="3"/>
        </w:numPr>
        <w:pBdr>
          <w:bottom w:val="none" w:sz="0" w:space="0" w:color="auto"/>
        </w:pBdr>
      </w:pPr>
      <w:bookmarkStart w:id="277" w:name="matrix.org---overview-and-core-concepts"/>
      <w:bookmarkStart w:id="278" w:name="_Toc443159253"/>
      <w:bookmarkEnd w:id="277"/>
      <w:r>
        <w:t>Matrix.org - Overview and core concepts</w:t>
      </w:r>
      <w:bookmarkEnd w:id="278"/>
    </w:p>
    <w:p w:rsidR="00F110B7" w:rsidRDefault="00F110B7">
      <w:r>
        <w:t xml:space="preserve">The Matrix mission statement (from </w:t>
      </w:r>
      <w:hyperlink r:id="rId138">
        <w:r>
          <w:rPr>
            <w:rStyle w:val="Hyperlink"/>
          </w:rPr>
          <w:t>matrix.org spec</w:t>
        </w:r>
      </w:hyperlink>
      <w:r>
        <w:t xml:space="preserve">): &gt; </w:t>
      </w:r>
      <w:r>
        <w:rPr>
          <w:i/>
        </w:rPr>
        <w:t>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rsidR="00F110B7" w:rsidRDefault="00F110B7" w:rsidP="00F110B7">
      <w:pPr>
        <w:pStyle w:val="Heading5"/>
        <w:numPr>
          <w:ilvl w:val="4"/>
          <w:numId w:val="6"/>
        </w:numPr>
        <w:jc w:val="both"/>
      </w:pPr>
      <w:bookmarkStart w:id="279" w:name="homeservers"/>
      <w:bookmarkEnd w:id="279"/>
      <w:r>
        <w:t>Homeservers</w:t>
      </w:r>
    </w:p>
    <w:p w:rsidR="00F110B7" w:rsidRDefault="00F110B7">
      <w:r>
        <w:t>The core components of the Matrix architecture are the Home Servers (HS). Each Homeserver is responsible for one domain. Each client connects to one HS, wich is responsible for the own domain. Communication between different domains is supported by built-in federation mechanisms that sync and maintain the history of shared communication sessions among the domains. Home Servers use normal DNS to find, resolve and contact each other. The Federation API between Homeservers is based on HTTPs and therefore encrypted and secured by default.</w:t>
      </w:r>
    </w:p>
    <w:p w:rsidR="00F110B7" w:rsidRDefault="00F110B7">
      <w:pPr>
        <w:pStyle w:val="BodyText"/>
      </w:pPr>
      <w:r>
        <w:t xml:space="preserve">The reference implementation of a Matrix HS, called </w:t>
      </w:r>
      <w:r>
        <w:rPr>
          <w:i/>
        </w:rPr>
        <w:t>Synapse</w:t>
      </w:r>
      <w:r>
        <w:t xml:space="preserve">, is written in Python and available on </w:t>
      </w:r>
      <w:proofErr w:type="gramStart"/>
      <w:r>
        <w:t xml:space="preserve">GitHub </w:t>
      </w:r>
      <w:proofErr w:type="gramEnd"/>
      <w:r w:rsidR="006020F6">
        <w:fldChar w:fldCharType="begin"/>
      </w:r>
      <w:r w:rsidR="0012375D">
        <w:instrText>HYPERLINK "https://github.com/matrix-org/synapse" \h</w:instrText>
      </w:r>
      <w:r w:rsidR="006020F6">
        <w:fldChar w:fldCharType="separate"/>
      </w:r>
      <w:r>
        <w:rPr>
          <w:rStyle w:val="Hyperlink"/>
        </w:rPr>
        <w:t>Synapse</w:t>
      </w:r>
      <w:r w:rsidR="006020F6">
        <w:fldChar w:fldCharType="end"/>
      </w:r>
      <w:r>
        <w:t>.</w:t>
      </w:r>
    </w:p>
    <w:p w:rsidR="00F110B7" w:rsidRDefault="00F110B7" w:rsidP="00F110B7">
      <w:pPr>
        <w:pStyle w:val="Heading5"/>
        <w:numPr>
          <w:ilvl w:val="4"/>
          <w:numId w:val="6"/>
        </w:numPr>
        <w:jc w:val="both"/>
      </w:pPr>
      <w:bookmarkStart w:id="280" w:name="clients"/>
      <w:bookmarkEnd w:id="280"/>
      <w:r>
        <w:t>Clients</w:t>
      </w:r>
    </w:p>
    <w:p w:rsidR="00F110B7" w:rsidRDefault="00F110B7">
      <w:r>
        <w:t>Matrix clients connect to a HomeServer by using a REST-</w:t>
      </w:r>
      <w:proofErr w:type="gramStart"/>
      <w:r>
        <w:t xml:space="preserve">based </w:t>
      </w:r>
      <w:proofErr w:type="gramEnd"/>
      <w:r w:rsidR="006020F6">
        <w:fldChar w:fldCharType="begin"/>
      </w:r>
      <w:r w:rsidR="0012375D">
        <w:instrText>HYPERLINK "http://matrix.org/docs/spec/r0.0.1/client_server.html" \h</w:instrText>
      </w:r>
      <w:r w:rsidR="006020F6">
        <w:fldChar w:fldCharType="separate"/>
      </w:r>
      <w:r>
        <w:rPr>
          <w:rStyle w:val="Hyperlink"/>
        </w:rPr>
        <w:t>Client-Server-API</w:t>
      </w:r>
      <w:r w:rsidR="006020F6">
        <w:fldChar w:fldCharType="end"/>
      </w:r>
      <w:r>
        <w:t>. Clients can either implement the corresponding REST calls directly or choose to use one of the SDK’s, which are available for a lot of different systems and programming languages, including Android, IOS, Python, NodeJS etc. These SDK’s abstract the REST API and provide a lot of high-level convenience methods.</w:t>
      </w:r>
    </w:p>
    <w:p w:rsidR="00F110B7" w:rsidRDefault="00F110B7">
      <w:pPr>
        <w:pStyle w:val="BodyText"/>
      </w:pPr>
      <w:r>
        <w:t>Following picture shows the main data flow in a federated matrix architecture.</w:t>
      </w:r>
    </w:p>
    <w:p w:rsidR="00D83E33" w:rsidRDefault="00F110B7" w:rsidP="00D83E33">
      <w:pPr>
        <w:keepNext/>
        <w:jc w:val="center"/>
      </w:pPr>
      <w:r>
        <w:rPr>
          <w:noProof/>
          <w:lang w:val="en-US" w:eastAsia="en-US"/>
        </w:rPr>
        <w:drawing>
          <wp:inline distT="0" distB="0" distL="0" distR="0">
            <wp:extent cx="4724400" cy="2066925"/>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0" name="Picture" descr="matrix-dataflows.png"/>
                    <pic:cNvPicPr>
                      <a:picLocks noChangeAspect="1" noChangeArrowheads="1"/>
                    </pic:cNvPicPr>
                  </pic:nvPicPr>
                  <pic:blipFill>
                    <a:blip r:embed="rId139" cstate="print"/>
                    <a:stretch>
                      <a:fillRect/>
                    </a:stretch>
                  </pic:blipFill>
                  <pic:spPr bwMode="auto">
                    <a:xfrm>
                      <a:off x="0" y="0"/>
                      <a:ext cx="4724400" cy="2066925"/>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22</w:t>
        </w:r>
      </w:fldSimple>
      <w:r>
        <w:t xml:space="preserve"> - </w:t>
      </w:r>
      <w:r w:rsidR="00F110B7">
        <w:t xml:space="preserve">Main data flow in </w:t>
      </w:r>
      <w:proofErr w:type="gramStart"/>
      <w:r w:rsidR="00F110B7">
        <w:t>a matrix</w:t>
      </w:r>
      <w:proofErr w:type="gramEnd"/>
      <w:r w:rsidR="00F110B7">
        <w:t xml:space="preserve"> architecture</w:t>
      </w:r>
    </w:p>
    <w:p w:rsidR="00F110B7" w:rsidRDefault="00F110B7">
      <w:pPr>
        <w:pStyle w:val="BodyText"/>
      </w:pPr>
      <w:r>
        <w:t xml:space="preserve">As this Figure shows, clients just connect to their own HS, but due to the built-in federation between the Homeservers they can communicate with Matrix clients from other domains just out-of-the-box. This allows </w:t>
      </w:r>
      <w:proofErr w:type="gramStart"/>
      <w:r>
        <w:t>to form a Matrix Eco-System, just by adding Homeservers to the public Internet and make</w:t>
      </w:r>
      <w:proofErr w:type="gramEnd"/>
      <w:r>
        <w:t xml:space="preserve"> their domains resolvable via DNS.</w:t>
      </w:r>
    </w:p>
    <w:p w:rsidR="00F110B7" w:rsidRDefault="00F110B7" w:rsidP="00F110B7">
      <w:pPr>
        <w:pStyle w:val="Heading5"/>
        <w:numPr>
          <w:ilvl w:val="4"/>
          <w:numId w:val="6"/>
        </w:numPr>
        <w:jc w:val="both"/>
      </w:pPr>
      <w:bookmarkStart w:id="281" w:name="the-matrix-room-concept"/>
      <w:bookmarkEnd w:id="281"/>
      <w:r>
        <w:t>The Matrix Room concept</w:t>
      </w:r>
    </w:p>
    <w:p w:rsidR="00F110B7" w:rsidRDefault="00F110B7">
      <w:r>
        <w:t xml:space="preserve">The Matrix.org project was influenced by concepts from traditional Instant Messaging systems. This can be seen especially in the concept of “communication rooms”, which behave like a chat room. This concept implies that </w:t>
      </w:r>
      <w:r>
        <w:rPr>
          <w:i/>
        </w:rPr>
        <w:t>every</w:t>
      </w:r>
      <w:r>
        <w:t xml:space="preserve"> communication requires a room. Even for a single message from one </w:t>
      </w:r>
      <w:r>
        <w:lastRenderedPageBreak/>
        <w:t>client to a dedicated receiver a room must be created first and the receiver must have joined this room in order to receive this message. Rooms are persistent. They can be re-entered after successive login sessions.</w:t>
      </w:r>
    </w:p>
    <w:p w:rsidR="00F110B7" w:rsidRDefault="00F110B7" w:rsidP="00F110B7">
      <w:pPr>
        <w:pStyle w:val="Heading5"/>
        <w:numPr>
          <w:ilvl w:val="4"/>
          <w:numId w:val="6"/>
        </w:numPr>
        <w:jc w:val="both"/>
      </w:pPr>
      <w:bookmarkStart w:id="282" w:name="application-services"/>
      <w:bookmarkEnd w:id="282"/>
      <w:r>
        <w:t>Application services</w:t>
      </w:r>
    </w:p>
    <w:p w:rsidR="00F110B7" w:rsidRDefault="00F110B7">
      <w:r>
        <w:t>An Application Service is an implementation of a special service function that can be attached to a Homeserver.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fits well.</w:t>
      </w:r>
    </w:p>
    <w:p w:rsidR="00F110B7" w:rsidRDefault="00F110B7">
      <w:pPr>
        <w:pStyle w:val="BodyText"/>
      </w:pPr>
      <w:r>
        <w:t>Like the corresponding concept in IMS, also Matrix Application Services operate in a special trust-relationship with the HS. This trusted state allows them to listen to messages that match special user-/or room-name patterns as well as to create users on-the-fly and to operate on behalf of them.</w:t>
      </w:r>
      <w:r>
        <w:br/>
        <w:t>It must be noted that Application services do (until now) only play a passive role. They can listen to messages, but they can (by-design) not block or modify them.</w:t>
      </w:r>
    </w:p>
    <w:p w:rsidR="00F110B7" w:rsidRDefault="00F110B7" w:rsidP="00F110B7">
      <w:pPr>
        <w:pStyle w:val="Heading4"/>
        <w:numPr>
          <w:ilvl w:val="3"/>
          <w:numId w:val="3"/>
        </w:numPr>
      </w:pPr>
      <w:bookmarkStart w:id="283" w:name="matrixmn-internal-architecture"/>
      <w:bookmarkEnd w:id="283"/>
      <w:r>
        <w:t>MatrixMN internal architecture</w:t>
      </w:r>
    </w:p>
    <w:p w:rsidR="00F110B7" w:rsidRDefault="00F110B7" w:rsidP="00F110B7">
      <w:pPr>
        <w:pStyle w:val="Heading5"/>
        <w:numPr>
          <w:ilvl w:val="4"/>
          <w:numId w:val="6"/>
        </w:numPr>
        <w:jc w:val="both"/>
      </w:pPr>
      <w:bookmarkStart w:id="284" w:name="general-considerations-requirements-and-"/>
      <w:bookmarkEnd w:id="284"/>
      <w:r>
        <w:t>General considerations, requirements and decisions</w:t>
      </w:r>
    </w:p>
    <w:p w:rsidR="00F110B7" w:rsidRDefault="00F110B7">
      <w:r>
        <w:t>Matrix.org is a very vital and active project with frequent releases and new surrounding developments and projects. However, the provided API’s are rather stable and backward compatible as seen so far. For that reason the first and most important decision for the design of the Matrix based messaging node was made: - Don’t touch the core of the Homeserver implementation! Just implement components that use standard API’s to add the required functionalities!</w:t>
      </w:r>
    </w:p>
    <w:p w:rsidR="00F110B7" w:rsidRDefault="00F110B7">
      <w:pPr>
        <w:pStyle w:val="BodyText"/>
      </w:pPr>
      <w:r>
        <w:t>If the reTHINK concepts of Protocol Stubs and Messaging Nodes are translated to the Matrix.org concepts, it seems like the Stubs map well to Matrix clients and the Messaging Nodes to Matrix Homeservers.</w:t>
      </w:r>
    </w:p>
    <w:p w:rsidR="00F110B7" w:rsidRDefault="00F110B7">
      <w:pPr>
        <w:pStyle w:val="BodyText"/>
      </w:pPr>
      <w:r>
        <w:t>As described before, a Matrix client communicates to a Homeserver via a REST protocol. Several available SDKs encapsulate this protocol, so that - at the end - it is not obvious for the implementor of a client, when and how much traffic is generated between client and HS. Furthermore the SDKs come with a set of dependencies that potentially blow up the size of a Stub and make its deployment more complicated.</w:t>
      </w:r>
    </w:p>
    <w:p w:rsidR="00F110B7" w:rsidRDefault="00F110B7">
      <w:pPr>
        <w:pStyle w:val="BodyText"/>
      </w:pPr>
      <w:r>
        <w:t>For these reasons it was decided that: - The stub should be kept as small and simple as possible to ensure easy deployment. - The real Matrix REST communication should be limited to the Messaging Node internally while the communication protocol between Stub and Messaging Node can be implemented differently.</w:t>
      </w:r>
    </w:p>
    <w:p w:rsidR="00F110B7" w:rsidRDefault="00F110B7">
      <w:pPr>
        <w:pStyle w:val="BodyText"/>
      </w:pPr>
      <w:r>
        <w:t>Another challenge is that Matrix.org requires provisioned users and established room relationships between them to perform a communication. The establishment of a room relationship between two users is a process that requires several round-trip message exchanges between their corresponding clients and rather complex state monitoring. This process can take potentially too long and might lead to unacceptable delays for an ad-hoc message exchange between two Runtimes. Furthermore this would produce a lot of persistent room relationships in the Matrix Homeservers which might never be re-used again.</w:t>
      </w:r>
    </w:p>
    <w:p w:rsidR="00F110B7" w:rsidRDefault="00F110B7">
      <w:pPr>
        <w:pStyle w:val="BodyText"/>
      </w:pPr>
      <w:r>
        <w:t>Therefore following requirements for the design of the Matrix based Messaging Node were identified:</w:t>
      </w:r>
    </w:p>
    <w:p w:rsidR="00F110B7" w:rsidRDefault="00F110B7" w:rsidP="00EE5A91">
      <w:pPr>
        <w:numPr>
          <w:ilvl w:val="0"/>
          <w:numId w:val="29"/>
        </w:numPr>
      </w:pPr>
      <w:r>
        <w:t>The Messaging node must support an automatic provisioning of Matrix users on-the-fly.</w:t>
      </w:r>
    </w:p>
    <w:p w:rsidR="00F110B7" w:rsidRDefault="00F110B7" w:rsidP="00EE5A91">
      <w:pPr>
        <w:numPr>
          <w:ilvl w:val="0"/>
          <w:numId w:val="29"/>
        </w:numPr>
      </w:pPr>
      <w:r>
        <w:lastRenderedPageBreak/>
        <w:t>The message routing must not depend on fully established room relationships between the matrix users that correspond with the “from” and “to” addresses of a retHINK message.</w:t>
      </w:r>
    </w:p>
    <w:p w:rsidR="00F110B7" w:rsidRDefault="00F110B7">
      <w:r>
        <w:t>These 5 decisions guided the architecture approach that is described in the following section.</w:t>
      </w:r>
    </w:p>
    <w:p w:rsidR="00F110B7" w:rsidRDefault="00F110B7" w:rsidP="00F110B7">
      <w:pPr>
        <w:pStyle w:val="Heading5"/>
        <w:numPr>
          <w:ilvl w:val="4"/>
          <w:numId w:val="6"/>
        </w:numPr>
        <w:jc w:val="both"/>
      </w:pPr>
      <w:bookmarkStart w:id="285" w:name="matrix-messaging-node-architecture"/>
      <w:bookmarkEnd w:id="285"/>
      <w:r>
        <w:t>Matrix Messaging Node architecture</w:t>
      </w:r>
    </w:p>
    <w:p w:rsidR="00F110B7" w:rsidRDefault="00F110B7">
      <w:r>
        <w:t>The figure below illustrates the high-level architecture of the Matrix Messaging Node. The Matrix Homeserver itself is left unchanged. It was decided to wrap all additional functionalities into an Application Service that communicates via standardized APIs with the HS.</w:t>
      </w:r>
    </w:p>
    <w:p w:rsidR="00F110B7" w:rsidRDefault="00F110B7">
      <w:pPr>
        <w:pStyle w:val="BodyText"/>
      </w:pPr>
      <w:r>
        <w:t>The reTHINK AS includes a WebSocket Server component that is the endpoint for connection requests from Protocol Stubs, which are deployed and running in reTHINK Runtimes. The Matrix Client - Manager is then responsible to identify the connected Stubs/Runtimes and to maintain the life-cycle of a dedicated Matrix Client instance for this particular Stub-/Runtime-connection. This includes the instantiation and also the re-assignment of Matrix Clients to stubs, in case of re-connections, for instance after a network interruption.</w:t>
      </w:r>
    </w:p>
    <w:p w:rsidR="00D83E33" w:rsidRDefault="00F110B7" w:rsidP="00D83E33">
      <w:pPr>
        <w:keepNext/>
        <w:jc w:val="center"/>
      </w:pPr>
      <w:r>
        <w:rPr>
          <w:noProof/>
          <w:lang w:val="en-US" w:eastAsia="en-US"/>
        </w:rPr>
        <w:drawing>
          <wp:inline distT="0" distB="0" distL="0" distR="0">
            <wp:extent cx="4051042" cy="3840480"/>
            <wp:effectExtent l="19050" t="0" r="6608" b="0"/>
            <wp:docPr id="128" name="Picture"/>
            <wp:cNvGraphicFramePr/>
            <a:graphic xmlns:a="http://schemas.openxmlformats.org/drawingml/2006/main">
              <a:graphicData uri="http://schemas.openxmlformats.org/drawingml/2006/picture">
                <pic:pic xmlns:pic="http://schemas.openxmlformats.org/drawingml/2006/picture">
                  <pic:nvPicPr>
                    <pic:cNvPr id="0" name="Picture" descr="MatrixMN-Architecture.png"/>
                    <pic:cNvPicPr>
                      <a:picLocks noChangeAspect="1" noChangeArrowheads="1"/>
                    </pic:cNvPicPr>
                  </pic:nvPicPr>
                  <pic:blipFill>
                    <a:blip r:embed="rId140" cstate="print"/>
                    <a:stretch>
                      <a:fillRect/>
                    </a:stretch>
                  </pic:blipFill>
                  <pic:spPr bwMode="auto">
                    <a:xfrm>
                      <a:off x="0" y="0"/>
                      <a:ext cx="4052291" cy="3841664"/>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23</w:t>
        </w:r>
      </w:fldSimple>
      <w:r>
        <w:t xml:space="preserve"> - </w:t>
      </w:r>
      <w:r w:rsidR="00F110B7">
        <w:t>matrix-address-allocation</w:t>
      </w:r>
    </w:p>
    <w:p w:rsidR="00F110B7" w:rsidRDefault="00F110B7">
      <w:pPr>
        <w:pStyle w:val="BodyText"/>
      </w:pPr>
      <w:r>
        <w:t>Due to the trust-relationship of the Application Service, the Matrix Client Manager is allowed to create and auto-provision Matrix Clients on-the-fly. These Matrix Clients then communicate with the HS core via standard client API’s.</w:t>
      </w:r>
    </w:p>
    <w:p w:rsidR="00F110B7" w:rsidRDefault="00F110B7">
      <w:pPr>
        <w:pStyle w:val="BodyText"/>
      </w:pPr>
      <w:r>
        <w:t>The Address-Allocation Manager handles CREATE requests to the address-allocation part of the Messaging Node. It creates addresses that can be used to address Hyperties in the connected Runtimes and keeps their relation to the connected Stub.</w:t>
      </w:r>
    </w:p>
    <w:p w:rsidR="00F110B7" w:rsidRDefault="00F110B7">
      <w:pPr>
        <w:pStyle w:val="BodyText"/>
      </w:pPr>
      <w:r>
        <w:t xml:space="preserve">The Registry connector handles requests to fetch user data from the domain registry or to register Hyperties with the allocated addresses. Furthermore the Policy Enforcement Point component allows </w:t>
      </w:r>
      <w:proofErr w:type="gramStart"/>
      <w:r>
        <w:t>to block</w:t>
      </w:r>
      <w:proofErr w:type="gramEnd"/>
      <w:r>
        <w:t xml:space="preserve"> message flows according to policies which can be managed from remote via the Policy Management Connector. Additional connectors can be implemented and used to manage or control certain aspect of the message routing.</w:t>
      </w:r>
    </w:p>
    <w:p w:rsidR="00F110B7" w:rsidRDefault="00F110B7" w:rsidP="00F110B7">
      <w:pPr>
        <w:pStyle w:val="Heading5"/>
        <w:numPr>
          <w:ilvl w:val="4"/>
          <w:numId w:val="6"/>
        </w:numPr>
        <w:jc w:val="both"/>
      </w:pPr>
      <w:bookmarkStart w:id="286" w:name="dynamic-views"/>
      <w:bookmarkEnd w:id="286"/>
      <w:r>
        <w:lastRenderedPageBreak/>
        <w:t>Dynamic Views</w:t>
      </w:r>
    </w:p>
    <w:p w:rsidR="00F110B7" w:rsidRDefault="00F110B7">
      <w:r>
        <w:t>The following sequence chart shows the processes for the connection of a Protocol Stub at the Messaging Node, the allocation of a hyperty address and the registratio of this address at the domain registry.</w:t>
      </w:r>
    </w:p>
    <w:p w:rsidR="00F110B7" w:rsidRDefault="00F110B7">
      <w:pPr>
        <w:pStyle w:val="BodyText"/>
      </w:pPr>
      <w:r>
        <w:rPr>
          <w:noProof/>
          <w:lang w:val="en-US" w:eastAsia="en-US"/>
        </w:rPr>
        <w:drawing>
          <wp:inline distT="0" distB="0" distL="0" distR="0">
            <wp:extent cx="5753100" cy="47784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0" name="Picture" descr="MatrixMN-Allocation.png"/>
                    <pic:cNvPicPr>
                      <a:picLocks noChangeAspect="1" noChangeArrowheads="1"/>
                    </pic:cNvPicPr>
                  </pic:nvPicPr>
                  <pic:blipFill>
                    <a:blip r:embed="rId141" cstate="print"/>
                    <a:stretch>
                      <a:fillRect/>
                    </a:stretch>
                  </pic:blipFill>
                  <pic:spPr bwMode="auto">
                    <a:xfrm>
                      <a:off x="0" y="0"/>
                      <a:ext cx="5753100" cy="4778401"/>
                    </a:xfrm>
                    <a:prstGeom prst="rect">
                      <a:avLst/>
                    </a:prstGeom>
                    <a:noFill/>
                    <a:ln w="9525">
                      <a:noFill/>
                      <a:headEnd/>
                      <a:tailEnd/>
                    </a:ln>
                  </pic:spPr>
                </pic:pic>
              </a:graphicData>
            </a:graphic>
          </wp:inline>
        </w:drawing>
      </w:r>
      <w:r>
        <w:t xml:space="preserve"> - 1-2: The Stub is initialized and connected by the Runtime (simplified) and the Runtime sends a CREATE message to the address-allocation module of the Messaging Node.</w:t>
      </w:r>
    </w:p>
    <w:p w:rsidR="00F110B7" w:rsidRDefault="00F110B7" w:rsidP="00EE5A91">
      <w:pPr>
        <w:numPr>
          <w:ilvl w:val="0"/>
          <w:numId w:val="29"/>
        </w:numPr>
      </w:pPr>
      <w:r>
        <w:t>3: The Stub connects with the WS-Server for the first time and provides the RuntimeID as identifier.</w:t>
      </w:r>
    </w:p>
    <w:p w:rsidR="00F110B7" w:rsidRDefault="00F110B7" w:rsidP="00EE5A91">
      <w:pPr>
        <w:numPr>
          <w:ilvl w:val="0"/>
          <w:numId w:val="29"/>
        </w:numPr>
      </w:pPr>
      <w:r>
        <w:t>4: The WS-Server assigns the given RuntimeID to the Websocket.</w:t>
      </w:r>
    </w:p>
    <w:p w:rsidR="00F110B7" w:rsidRDefault="00F110B7" w:rsidP="00EE5A91">
      <w:pPr>
        <w:numPr>
          <w:ilvl w:val="0"/>
          <w:numId w:val="29"/>
        </w:numPr>
      </w:pPr>
      <w:r>
        <w:t>5-6: The Client Manager creates and inititializes a Matrix Client for the given RuntimeID.</w:t>
      </w:r>
    </w:p>
    <w:p w:rsidR="00F110B7" w:rsidRDefault="00F110B7" w:rsidP="00EE5A91">
      <w:pPr>
        <w:numPr>
          <w:ilvl w:val="0"/>
          <w:numId w:val="29"/>
        </w:numPr>
      </w:pPr>
      <w:r>
        <w:t>7-8: The Matrix Client inititializes (connects to the HS, syncs etc.) and creates its individual room.</w:t>
      </w:r>
    </w:p>
    <w:p w:rsidR="00F110B7" w:rsidRDefault="00F110B7" w:rsidP="00EE5A91">
      <w:pPr>
        <w:numPr>
          <w:ilvl w:val="0"/>
          <w:numId w:val="29"/>
        </w:numPr>
      </w:pPr>
      <w:r>
        <w:t>10: In case of a re-connection, the Client Manager only updates the relation between the existing client and the new Websocket</w:t>
      </w:r>
    </w:p>
    <w:p w:rsidR="00F110B7" w:rsidRDefault="00F110B7" w:rsidP="00EE5A91">
      <w:pPr>
        <w:numPr>
          <w:ilvl w:val="0"/>
          <w:numId w:val="29"/>
        </w:numPr>
      </w:pPr>
      <w:r>
        <w:t>11: The WS-Server receives the address allocation request from the Stub</w:t>
      </w:r>
    </w:p>
    <w:p w:rsidR="00F110B7" w:rsidRDefault="00F110B7" w:rsidP="00EE5A91">
      <w:pPr>
        <w:numPr>
          <w:ilvl w:val="0"/>
          <w:numId w:val="29"/>
        </w:numPr>
      </w:pPr>
      <w:r>
        <w:t>12 -15: The Address Allocation Manager is invoked to create a new address, which is returned to the Runtime via the Protocol Stub</w:t>
      </w:r>
    </w:p>
    <w:p w:rsidR="00F110B7" w:rsidRDefault="00F110B7" w:rsidP="00EE5A91">
      <w:pPr>
        <w:numPr>
          <w:ilvl w:val="0"/>
          <w:numId w:val="29"/>
        </w:numPr>
      </w:pPr>
      <w:r>
        <w:lastRenderedPageBreak/>
        <w:t>16-21: These steps show the flow for a message to create a hyperty registration. It invokes the Registry Connector that interacts with the domain registry to perform the registration. The response will be returned via the corresponding stub to the Runtime</w:t>
      </w:r>
    </w:p>
    <w:p w:rsidR="00F110B7" w:rsidRDefault="00F110B7">
      <w:r>
        <w:t xml:space="preserve">In order to avoid expensive creation of bi-lateral room relationships and to allow </w:t>
      </w:r>
      <w:proofErr w:type="gramStart"/>
      <w:r>
        <w:t>to block</w:t>
      </w:r>
      <w:proofErr w:type="gramEnd"/>
      <w:r>
        <w:t xml:space="preserve"> messages depending on policies, it was decided that the AS acts as a “man-in-the-middle” between sender and receiver. To achieve this, each Matrix Client creates a private individual room with no other invited or joined members during its Initialization.</w:t>
      </w:r>
    </w:p>
    <w:p w:rsidR="00F110B7" w:rsidRDefault="00F110B7">
      <w:pPr>
        <w:pStyle w:val="BodyText"/>
      </w:pPr>
      <w:r>
        <w:t xml:space="preserve">The alias name of these rooms starts with a defined prefix “#_rethink_”. The AS is configured to monitor such rooms. Every message that arrives via the Stub will then only be sent to the individual room of the sender. The AS receives the message and can perform the required policy decisions. If everything is OK, then the message is forwarded to the room that corresponds to the user in the “to”-field of the message. The Matrix client, that is the owner of the </w:t>
      </w:r>
      <w:proofErr w:type="gramStart"/>
      <w:r>
        <w:t>receivers</w:t>
      </w:r>
      <w:proofErr w:type="gramEnd"/>
      <w:r>
        <w:t xml:space="preserve"> individual room, receives the message and will send it to the receivers Runtime via the connected Stub.</w:t>
      </w:r>
    </w:p>
    <w:p w:rsidR="00F110B7" w:rsidRDefault="00F110B7">
      <w:pPr>
        <w:pStyle w:val="BodyText"/>
      </w:pPr>
      <w:r>
        <w:t>The following sequence chart illustrates this routing principle.</w:t>
      </w:r>
    </w:p>
    <w:p w:rsidR="00D83E33" w:rsidRDefault="00F110B7" w:rsidP="00D83E33">
      <w:pPr>
        <w:keepNext/>
      </w:pPr>
      <w:r>
        <w:rPr>
          <w:noProof/>
          <w:lang w:val="en-US" w:eastAsia="en-US"/>
        </w:rPr>
        <w:drawing>
          <wp:inline distT="0" distB="0" distL="0" distR="0">
            <wp:extent cx="5753100" cy="3683582"/>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0" name="Picture" descr="MatrixMN-routing.png"/>
                    <pic:cNvPicPr>
                      <a:picLocks noChangeAspect="1" noChangeArrowheads="1"/>
                    </pic:cNvPicPr>
                  </pic:nvPicPr>
                  <pic:blipFill>
                    <a:blip r:embed="rId142" cstate="print"/>
                    <a:stretch>
                      <a:fillRect/>
                    </a:stretch>
                  </pic:blipFill>
                  <pic:spPr bwMode="auto">
                    <a:xfrm>
                      <a:off x="0" y="0"/>
                      <a:ext cx="5753100" cy="3683582"/>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24</w:t>
        </w:r>
      </w:fldSimple>
      <w:r>
        <w:t xml:space="preserve"> - </w:t>
      </w:r>
      <w:r w:rsidR="00F110B7">
        <w:t>matrix-message-routing</w:t>
      </w:r>
    </w:p>
    <w:p w:rsidR="00F110B7" w:rsidRDefault="00F110B7">
      <w:pPr>
        <w:pStyle w:val="BodyText"/>
      </w:pPr>
      <w:r>
        <w:t xml:space="preserve">This sequence starts with the precondition that both sides (Runtimes A and B) have connected a stub with the Matrix Messaging Node, that Runtime A has registered </w:t>
      </w:r>
      <w:proofErr w:type="gramStart"/>
      <w:r>
        <w:t>a Hyperty</w:t>
      </w:r>
      <w:proofErr w:type="gramEnd"/>
      <w:r>
        <w:t xml:space="preserve"> and Runtime B knows its address.</w:t>
      </w:r>
    </w:p>
    <w:p w:rsidR="00F110B7" w:rsidRDefault="00F110B7" w:rsidP="00EE5A91">
      <w:pPr>
        <w:numPr>
          <w:ilvl w:val="0"/>
          <w:numId w:val="29"/>
        </w:numPr>
      </w:pPr>
      <w:r>
        <w:t>1-2: Runtime B sends a message (e.g. an call invitation) via the Stub to the Websocket Server</w:t>
      </w:r>
    </w:p>
    <w:p w:rsidR="00F110B7" w:rsidRDefault="00F110B7" w:rsidP="00EE5A91">
      <w:pPr>
        <w:numPr>
          <w:ilvl w:val="0"/>
          <w:numId w:val="29"/>
        </w:numPr>
      </w:pPr>
      <w:r>
        <w:t>3: The Client Manager looks up the Matrix-Client that is responsible for this Runtime</w:t>
      </w:r>
    </w:p>
    <w:p w:rsidR="00F110B7" w:rsidRDefault="00F110B7" w:rsidP="00EE5A91">
      <w:pPr>
        <w:numPr>
          <w:ilvl w:val="0"/>
          <w:numId w:val="29"/>
        </w:numPr>
      </w:pPr>
      <w:r>
        <w:t>4: If the “from”-field is not for the own domain, a mapping of this “from” address to the Matrix Client is created. This is required to investigate the return route in requests that have been initiated from a foreign domain.</w:t>
      </w:r>
    </w:p>
    <w:p w:rsidR="00F110B7" w:rsidRDefault="00F110B7" w:rsidP="00EE5A91">
      <w:pPr>
        <w:numPr>
          <w:ilvl w:val="0"/>
          <w:numId w:val="29"/>
        </w:numPr>
      </w:pPr>
      <w:r>
        <w:t>6: The client Manager forwards the message to the client that is responsible for B’s connected Stub and this one sends it to its own individual room.</w:t>
      </w:r>
    </w:p>
    <w:p w:rsidR="00F110B7" w:rsidRDefault="00F110B7" w:rsidP="00EE5A91">
      <w:pPr>
        <w:numPr>
          <w:ilvl w:val="0"/>
          <w:numId w:val="29"/>
        </w:numPr>
      </w:pPr>
      <w:r>
        <w:lastRenderedPageBreak/>
        <w:t>7-9: The reTHINK Application Server receives the message, because it monitors the individual rooms and invokes the policy component to get a decision about the further handling of the message.</w:t>
      </w:r>
    </w:p>
    <w:p w:rsidR="00F110B7" w:rsidRDefault="00F110B7" w:rsidP="00EE5A91">
      <w:pPr>
        <w:numPr>
          <w:ilvl w:val="0"/>
          <w:numId w:val="29"/>
        </w:numPr>
      </w:pPr>
      <w:r>
        <w:t>10: In case of a positive decision, the AS sends the message to client A’s individual room.</w:t>
      </w:r>
    </w:p>
    <w:p w:rsidR="00F110B7" w:rsidRDefault="00F110B7" w:rsidP="00EE5A91">
      <w:pPr>
        <w:numPr>
          <w:ilvl w:val="0"/>
          <w:numId w:val="29"/>
        </w:numPr>
      </w:pPr>
      <w:r>
        <w:t>11-12: The message is forwarded via A’s Protocol stub to Runtime A</w:t>
      </w:r>
    </w:p>
    <w:p w:rsidR="00F110B7" w:rsidRDefault="00F110B7" w:rsidP="00F110B7">
      <w:pPr>
        <w:pStyle w:val="Heading4"/>
        <w:numPr>
          <w:ilvl w:val="3"/>
          <w:numId w:val="3"/>
        </w:numPr>
      </w:pPr>
      <w:bookmarkStart w:id="287" w:name="matrix-messaging-stub"/>
      <w:bookmarkEnd w:id="287"/>
      <w:r>
        <w:t>Matrix Messaging Stub</w:t>
      </w:r>
    </w:p>
    <w:p w:rsidR="00F110B7" w:rsidRDefault="00F110B7">
      <w:r>
        <w:t xml:space="preserve">Due to the described architecture where the real Matrix REST communication is kept on the server side, the protocol stub can be kept very small and simple. It implements a Websocket client that automatically connects to the WS-Server as soon as a message is going to be sent. During the connection establishment it forwards the </w:t>
      </w:r>
      <w:proofErr w:type="gramStart"/>
      <w:r>
        <w:t>RuntimeID, that</w:t>
      </w:r>
      <w:proofErr w:type="gramEnd"/>
      <w:r>
        <w:t xml:space="preserve"> it was created for, to the Server, so that the Messaging Node can identify and correctly assign this stub also after potentially interruptions and re-connections.</w:t>
      </w:r>
    </w:p>
    <w:p w:rsidR="00F110B7" w:rsidRDefault="00F110B7">
      <w:pPr>
        <w:pStyle w:val="BodyText"/>
      </w:pPr>
      <w:r>
        <w:t>The Messaging Stub is integrated with the Runtimes Messaging Bus. Each message that is received via the Websocket is forwarded to the bus and will be routed there to the correct receiver.</w:t>
      </w:r>
    </w:p>
    <w:p w:rsidR="00F110B7" w:rsidRDefault="00F110B7">
      <w:pPr>
        <w:pStyle w:val="BodyText"/>
      </w:pPr>
      <w:r>
        <w:t>Furthermore the Stub uses the Bus to publish events about its internal status, especially on changes of its connection state.</w:t>
      </w:r>
    </w:p>
    <w:p w:rsidR="00F110B7" w:rsidRDefault="00F110B7" w:rsidP="00F110B7">
      <w:pPr>
        <w:pStyle w:val="Heading2"/>
        <w:numPr>
          <w:ilvl w:val="1"/>
          <w:numId w:val="3"/>
        </w:numPr>
        <w:pBdr>
          <w:bottom w:val="none" w:sz="0" w:space="0" w:color="auto"/>
        </w:pBdr>
      </w:pPr>
      <w:bookmarkStart w:id="288" w:name="dev-msg-node-nodejs"/>
      <w:bookmarkStart w:id="289" w:name="_Toc443159254"/>
      <w:bookmarkEnd w:id="288"/>
      <w:proofErr w:type="gramStart"/>
      <w:r>
        <w:t>dev-msg-node-nodejs</w:t>
      </w:r>
      <w:bookmarkEnd w:id="289"/>
      <w:proofErr w:type="gramEnd"/>
    </w:p>
    <w:p w:rsidR="00F110B7" w:rsidRDefault="00F110B7" w:rsidP="00F110B7">
      <w:pPr>
        <w:pStyle w:val="Heading3"/>
        <w:numPr>
          <w:ilvl w:val="2"/>
          <w:numId w:val="3"/>
        </w:numPr>
        <w:pBdr>
          <w:bottom w:val="none" w:sz="0" w:space="0" w:color="auto"/>
        </w:pBdr>
      </w:pPr>
      <w:bookmarkStart w:id="290" w:name="overview-4"/>
      <w:bookmarkStart w:id="291" w:name="_Toc443159255"/>
      <w:bookmarkEnd w:id="290"/>
      <w:r>
        <w:t>Overview</w:t>
      </w:r>
      <w:bookmarkEnd w:id="291"/>
    </w:p>
    <w:p w:rsidR="00F110B7" w:rsidRDefault="00F110B7">
      <w:r>
        <w:t>The NodeJS based Message Node is one of the reference implementations of the Message Node component in the reTHINK Architecture.</w:t>
      </w:r>
    </w:p>
    <w:p w:rsidR="00F110B7" w:rsidRDefault="00F110B7">
      <w:pPr>
        <w:pStyle w:val="BodyText"/>
      </w:pPr>
      <w:r>
        <w:t xml:space="preserve">Like other Message Nodes, it has responsibilities to perform messages delivering between different hyperties. And by design, it </w:t>
      </w:r>
      <w:proofErr w:type="gramStart"/>
      <w:r>
        <w:t>interact</w:t>
      </w:r>
      <w:proofErr w:type="gramEnd"/>
      <w:r>
        <w:t xml:space="preserve"> with other Rethink components like the domain registry or runtime.</w:t>
      </w:r>
    </w:p>
    <w:p w:rsidR="00F110B7" w:rsidRDefault="00F110B7">
      <w:pPr>
        <w:pStyle w:val="BodyText"/>
      </w:pPr>
      <w:r>
        <w:t xml:space="preserve">So, that implies to have </w:t>
      </w:r>
      <w:proofErr w:type="gramStart"/>
      <w:r>
        <w:t>an</w:t>
      </w:r>
      <w:proofErr w:type="gramEnd"/>
      <w:r>
        <w:t xml:space="preserve"> running instance of the domain registry to get the nodejs message node running correctly.</w:t>
      </w:r>
    </w:p>
    <w:p w:rsidR="00F110B7" w:rsidRDefault="00F110B7">
      <w:pPr>
        <w:pStyle w:val="BodyText"/>
      </w:pPr>
      <w:r>
        <w:t xml:space="preserve">You will find a general documentation and guideline Message nodes Development </w:t>
      </w:r>
      <w:proofErr w:type="gramStart"/>
      <w:r>
        <w:t xml:space="preserve">in </w:t>
      </w:r>
      <w:proofErr w:type="gramEnd"/>
      <w:r w:rsidR="006020F6">
        <w:fldChar w:fldCharType="begin"/>
      </w:r>
      <w:r w:rsidR="0012375D">
        <w:instrText>HYPERLINK "https://github.com/reTHINK-project/dev-service-framework/blob/d3.2-working-docs/docs/manuals/development-of-protostubs-and-msg-nodes.md" \h</w:instrText>
      </w:r>
      <w:r w:rsidR="006020F6">
        <w:fldChar w:fldCharType="separate"/>
      </w:r>
      <w:r>
        <w:rPr>
          <w:rStyle w:val="Hyperlink"/>
        </w:rPr>
        <w:t>Message Nodes and Protostubs Development</w:t>
      </w:r>
      <w:r w:rsidR="006020F6">
        <w:fldChar w:fldCharType="end"/>
      </w:r>
      <w:r>
        <w:t>.</w:t>
      </w:r>
    </w:p>
    <w:p w:rsidR="00F110B7" w:rsidRDefault="00F110B7" w:rsidP="00F110B7">
      <w:pPr>
        <w:pStyle w:val="Heading3"/>
        <w:numPr>
          <w:ilvl w:val="2"/>
          <w:numId w:val="3"/>
        </w:numPr>
        <w:pBdr>
          <w:bottom w:val="none" w:sz="0" w:space="0" w:color="auto"/>
        </w:pBdr>
      </w:pPr>
      <w:bookmarkStart w:id="292" w:name="user-view-4"/>
      <w:bookmarkStart w:id="293" w:name="_Toc443159256"/>
      <w:bookmarkEnd w:id="292"/>
      <w:r>
        <w:t>User View</w:t>
      </w:r>
      <w:bookmarkEnd w:id="293"/>
    </w:p>
    <w:p w:rsidR="00F110B7" w:rsidRDefault="00F110B7" w:rsidP="00F110B7">
      <w:pPr>
        <w:pStyle w:val="Heading4"/>
        <w:numPr>
          <w:ilvl w:val="3"/>
          <w:numId w:val="3"/>
        </w:numPr>
      </w:pPr>
      <w:bookmarkStart w:id="294" w:name="setup-environment-2"/>
      <w:bookmarkEnd w:id="294"/>
      <w:r>
        <w:t>Setup Environment</w:t>
      </w:r>
    </w:p>
    <w:p w:rsidR="00F110B7" w:rsidRDefault="00F110B7">
      <w:r>
        <w:t xml:space="preserve">This documentation does not provide a OS dependant </w:t>
      </w:r>
      <w:proofErr w:type="gramStart"/>
      <w:r>
        <w:t>instructions :</w:t>
      </w:r>
      <w:proofErr w:type="gramEnd"/>
      <w:r>
        <w:t xml:space="preserve"> NodeJS message node can be used on any OS compatible with redis &amp; nodejs tools. A dockerfile is provided, so it can be integrated in a docker instance as well.</w:t>
      </w:r>
    </w:p>
    <w:p w:rsidR="00F110B7" w:rsidRDefault="00F110B7" w:rsidP="00F110B7">
      <w:pPr>
        <w:pStyle w:val="Heading5"/>
        <w:numPr>
          <w:ilvl w:val="4"/>
          <w:numId w:val="6"/>
        </w:numPr>
        <w:jc w:val="both"/>
      </w:pPr>
      <w:bookmarkStart w:id="295" w:name="javascript-environment-2"/>
      <w:bookmarkEnd w:id="295"/>
      <w:r>
        <w:t>Javascript Environment</w:t>
      </w:r>
    </w:p>
    <w:p w:rsidR="00F110B7" w:rsidRDefault="00F110B7">
      <w:r>
        <w:t>JavaScript code should be written in ES6.</w:t>
      </w:r>
    </w:p>
    <w:p w:rsidR="00F110B7" w:rsidRDefault="00F110B7">
      <w:pPr>
        <w:pStyle w:val="BodyText"/>
      </w:pPr>
      <w:r>
        <w:t xml:space="preserve">Please follow instructions on </w:t>
      </w:r>
      <w:hyperlink r:id="rId143">
        <w:r>
          <w:rPr>
            <w:rStyle w:val="Hyperlink"/>
          </w:rPr>
          <w:t>official nodejs installation documentation</w:t>
        </w:r>
      </w:hyperlink>
      <w:r>
        <w:t xml:space="preserve"> to setup the NodeJS environnement.</w:t>
      </w:r>
      <w:r>
        <w:br/>
      </w:r>
      <w:proofErr w:type="gramStart"/>
      <w:r>
        <w:t>This include</w:t>
      </w:r>
      <w:proofErr w:type="gramEnd"/>
      <w:r>
        <w:t xml:space="preserve"> the npm manager for node modules.</w:t>
      </w:r>
    </w:p>
    <w:p w:rsidR="00F110B7" w:rsidRDefault="00F110B7" w:rsidP="00F110B7">
      <w:pPr>
        <w:pStyle w:val="Heading5"/>
        <w:numPr>
          <w:ilvl w:val="4"/>
          <w:numId w:val="6"/>
        </w:numPr>
        <w:jc w:val="both"/>
      </w:pPr>
      <w:bookmarkStart w:id="296" w:name="dependencies-4"/>
      <w:bookmarkEnd w:id="296"/>
      <w:proofErr w:type="gramStart"/>
      <w:r>
        <w:t>dependencies</w:t>
      </w:r>
      <w:proofErr w:type="gramEnd"/>
      <w:r>
        <w:t>:</w:t>
      </w:r>
    </w:p>
    <w:p w:rsidR="00F110B7" w:rsidRDefault="00F110B7" w:rsidP="00EE5A91">
      <w:pPr>
        <w:numPr>
          <w:ilvl w:val="0"/>
          <w:numId w:val="29"/>
        </w:numPr>
      </w:pPr>
      <w:r>
        <w:t>nodejs</w:t>
      </w:r>
    </w:p>
    <w:p w:rsidR="00F110B7" w:rsidRDefault="00F110B7" w:rsidP="00EE5A91">
      <w:pPr>
        <w:numPr>
          <w:ilvl w:val="0"/>
          <w:numId w:val="29"/>
        </w:numPr>
      </w:pPr>
      <w:r>
        <w:lastRenderedPageBreak/>
        <w:t>npm</w:t>
      </w:r>
    </w:p>
    <w:p w:rsidR="00F110B7" w:rsidRDefault="00F110B7" w:rsidP="00EE5A91">
      <w:pPr>
        <w:numPr>
          <w:ilvl w:val="0"/>
          <w:numId w:val="29"/>
        </w:numPr>
      </w:pPr>
      <w:proofErr w:type="gramStart"/>
      <w:r>
        <w:t>karma</w:t>
      </w:r>
      <w:proofErr w:type="gramEnd"/>
      <w:r>
        <w:t xml:space="preserve"> - A simple tool that allows you to execute JavaScript code in multiple real browsers. See more on </w:t>
      </w:r>
      <w:hyperlink r:id="rId144">
        <w:r>
          <w:rPr>
            <w:rStyle w:val="Hyperlink"/>
          </w:rPr>
          <w:t>karma</w:t>
        </w:r>
      </w:hyperlink>
    </w:p>
    <w:p w:rsidR="00F110B7" w:rsidRDefault="00F110B7" w:rsidP="00EE5A91">
      <w:pPr>
        <w:numPr>
          <w:ilvl w:val="0"/>
          <w:numId w:val="29"/>
        </w:numPr>
      </w:pPr>
      <w:proofErr w:type="gramStart"/>
      <w:r>
        <w:t>mocha</w:t>
      </w:r>
      <w:proofErr w:type="gramEnd"/>
      <w:r>
        <w:t xml:space="preserve"> - Unit test tool. See more on </w:t>
      </w:r>
      <w:hyperlink r:id="rId145">
        <w:r>
          <w:rPr>
            <w:rStyle w:val="Hyperlink"/>
          </w:rPr>
          <w:t>http://mochajs.org</w:t>
        </w:r>
      </w:hyperlink>
    </w:p>
    <w:p w:rsidR="00F110B7" w:rsidRDefault="00F110B7" w:rsidP="00EE5A91">
      <w:pPr>
        <w:numPr>
          <w:ilvl w:val="0"/>
          <w:numId w:val="29"/>
        </w:numPr>
      </w:pPr>
      <w:proofErr w:type="gramStart"/>
      <w:r>
        <w:t>gulp</w:t>
      </w:r>
      <w:proofErr w:type="gramEnd"/>
      <w:r>
        <w:t xml:space="preserve"> - Automate and enhance your workflow. See more about gulp on </w:t>
      </w:r>
      <w:hyperlink r:id="rId146">
        <w:r>
          <w:rPr>
            <w:rStyle w:val="Hyperlink"/>
          </w:rPr>
          <w:t>gulp</w:t>
        </w:r>
      </w:hyperlink>
    </w:p>
    <w:p w:rsidR="00F110B7" w:rsidRDefault="00F110B7" w:rsidP="00F110B7">
      <w:pPr>
        <w:pStyle w:val="Heading5"/>
        <w:numPr>
          <w:ilvl w:val="4"/>
          <w:numId w:val="6"/>
        </w:numPr>
        <w:jc w:val="both"/>
      </w:pPr>
      <w:bookmarkStart w:id="297" w:name="quick-start"/>
      <w:bookmarkEnd w:id="297"/>
      <w:r>
        <w:t>Quick start</w:t>
      </w:r>
    </w:p>
    <w:p w:rsidR="00F110B7" w:rsidRDefault="00F110B7">
      <w:r>
        <w:t>On the first time you are cloning this repository, you need to run the command</w:t>
      </w:r>
      <w:r>
        <w:br/>
        <w:t xml:space="preserve">$ </w:t>
      </w:r>
      <w:r>
        <w:rPr>
          <w:b/>
        </w:rPr>
        <w:t>npm run init-setup</w:t>
      </w:r>
      <w:r>
        <w:t>;</w:t>
      </w:r>
    </w:p>
    <w:p w:rsidR="00F110B7" w:rsidRDefault="00F110B7">
      <w:pPr>
        <w:pStyle w:val="BodyText"/>
      </w:pPr>
      <w:r>
        <w:t>After running successfully this command you will have 2 folders (node_modules and vendor), these folders are excluded from the commit process, and are only for development.</w:t>
      </w:r>
    </w:p>
    <w:p w:rsidR="00F110B7" w:rsidRDefault="00F110B7">
      <w:pPr>
        <w:pStyle w:val="BodyText"/>
      </w:pPr>
      <w:r>
        <w:t xml:space="preserve">Check the server configuration file for custom setting (url, </w:t>
      </w:r>
      <w:proofErr w:type="gramStart"/>
      <w:r>
        <w:t>port, …)</w:t>
      </w:r>
      <w:proofErr w:type="gramEnd"/>
      <w:r>
        <w:t xml:space="preserve"> :</w:t>
      </w:r>
    </w:p>
    <w:p w:rsidR="00F110B7" w:rsidRDefault="00F110B7">
      <w:pPr>
        <w:pStyle w:val="BodyText"/>
      </w:pPr>
      <w:r>
        <w:t xml:space="preserve">Now start server </w:t>
      </w:r>
      <w:proofErr w:type="gramStart"/>
      <w:r>
        <w:t>with command :</w:t>
      </w:r>
      <w:proofErr w:type="gramEnd"/>
      <w:r>
        <w:br/>
        <w:t xml:space="preserve">$ </w:t>
      </w:r>
      <w:r>
        <w:rPr>
          <w:b/>
        </w:rPr>
        <w:t>node src/main/server.js</w:t>
      </w:r>
      <w:r>
        <w:t>;</w:t>
      </w:r>
    </w:p>
    <w:p w:rsidR="00F110B7" w:rsidRDefault="00F110B7">
      <w:pPr>
        <w:pStyle w:val="BodyText"/>
      </w:pPr>
      <w:r>
        <w:t xml:space="preserve">You should see a notice </w:t>
      </w:r>
      <w:proofErr w:type="gramStart"/>
      <w:r>
        <w:t>like that :</w:t>
      </w:r>
      <w:proofErr w:type="gramEnd"/>
      <w:r>
        <w:br/>
        <w:t>[Date] [INFO] server - [S] HTTP &amp; WS server listening on 9090</w:t>
      </w:r>
    </w:p>
    <w:p w:rsidR="00F110B7" w:rsidRDefault="00F110B7">
      <w:pPr>
        <w:pStyle w:val="BodyText"/>
      </w:pPr>
      <w:proofErr w:type="gramStart"/>
      <w:r>
        <w:t>if</w:t>
      </w:r>
      <w:proofErr w:type="gramEnd"/>
      <w:r>
        <w:t xml:space="preserve"> you already have the project configured on your machine, you only need run the command npm install to update package &amp; new dependencies.</w:t>
      </w:r>
    </w:p>
    <w:p w:rsidR="00F110B7" w:rsidRDefault="00F110B7" w:rsidP="00F110B7">
      <w:pPr>
        <w:pStyle w:val="Heading4"/>
        <w:numPr>
          <w:ilvl w:val="3"/>
          <w:numId w:val="3"/>
        </w:numPr>
      </w:pPr>
      <w:bookmarkStart w:id="298" w:name="service-architecture"/>
      <w:bookmarkEnd w:id="298"/>
      <w:r>
        <w:t>Service architecture</w:t>
      </w:r>
    </w:p>
    <w:p w:rsidR="00F110B7" w:rsidRDefault="00F110B7">
      <w:r>
        <w:t>The figure below illustrates the service architecture of the NodeJS Messaging Node.</w:t>
      </w:r>
    </w:p>
    <w:p w:rsidR="00F110B7" w:rsidRDefault="00F110B7">
      <w:pPr>
        <w:pStyle w:val="BodyText"/>
      </w:pPr>
      <w:r>
        <w:t>Combine with node redis sentinel client, each node share session datas with each others through redis storage.</w:t>
      </w:r>
      <w:r>
        <w:br/>
        <w:t xml:space="preserve">Redis-Sentinel </w:t>
      </w:r>
      <w:proofErr w:type="gramStart"/>
      <w:r>
        <w:t>monitor</w:t>
      </w:r>
      <w:proofErr w:type="gramEnd"/>
      <w:r>
        <w:t xml:space="preserve"> &amp; notify redis cluster of data change between nodejs instance.</w:t>
      </w:r>
    </w:p>
    <w:p w:rsidR="00D83E33" w:rsidRDefault="00F110B7" w:rsidP="00D83E33">
      <w:pPr>
        <w:keepNext/>
        <w:jc w:val="center"/>
      </w:pPr>
      <w:r>
        <w:rPr>
          <w:noProof/>
          <w:lang w:val="en-US" w:eastAsia="en-US"/>
        </w:rPr>
        <w:drawing>
          <wp:inline distT="0" distB="0" distL="0" distR="0">
            <wp:extent cx="4199382" cy="2449085"/>
            <wp:effectExtent l="19050" t="0" r="0" b="0"/>
            <wp:docPr id="131" name="Picture"/>
            <wp:cNvGraphicFramePr/>
            <a:graphic xmlns:a="http://schemas.openxmlformats.org/drawingml/2006/main">
              <a:graphicData uri="http://schemas.openxmlformats.org/drawingml/2006/picture">
                <pic:pic xmlns:pic="http://schemas.openxmlformats.org/drawingml/2006/picture">
                  <pic:nvPicPr>
                    <pic:cNvPr id="0" name="Picture" descr="nodejs-redis-cluster.png"/>
                    <pic:cNvPicPr>
                      <a:picLocks noChangeAspect="1" noChangeArrowheads="1"/>
                    </pic:cNvPicPr>
                  </pic:nvPicPr>
                  <pic:blipFill>
                    <a:blip r:embed="rId147" cstate="print"/>
                    <a:stretch>
                      <a:fillRect/>
                    </a:stretch>
                  </pic:blipFill>
                  <pic:spPr bwMode="auto">
                    <a:xfrm>
                      <a:off x="0" y="0"/>
                      <a:ext cx="4202407" cy="2450849"/>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25</w:t>
        </w:r>
      </w:fldSimple>
      <w:r>
        <w:t xml:space="preserve"> -</w:t>
      </w:r>
      <w:r w:rsidR="00F110B7">
        <w:t>NodeJS &amp; Redis clustering using Redis-Sentinel</w:t>
      </w:r>
    </w:p>
    <w:p w:rsidR="00F110B7" w:rsidRDefault="00F110B7">
      <w:pPr>
        <w:pStyle w:val="BodyText"/>
      </w:pPr>
      <w:r>
        <w:t>For security consideration, it’s advized to use a proxy (as describe in the following scheme) in front of node instance to not give direct access to nodejs instance. It’s recommanded to use NGinx server for that (</w:t>
      </w:r>
      <w:hyperlink r:id="rId148">
        <w:r>
          <w:rPr>
            <w:rStyle w:val="Hyperlink"/>
          </w:rPr>
          <w:t>from NGiNX</w:t>
        </w:r>
      </w:hyperlink>
      <w:proofErr w:type="gramStart"/>
      <w:r>
        <w:t xml:space="preserve">, </w:t>
      </w:r>
      <w:proofErr w:type="gramEnd"/>
      <w:r w:rsidR="006020F6">
        <w:fldChar w:fldCharType="begin"/>
      </w:r>
      <w:r w:rsidR="0012375D">
        <w:instrText>HYPERLINK "http://socket.io/docs/using-multiple-nodes/" \h</w:instrText>
      </w:r>
      <w:r w:rsidR="006020F6">
        <w:fldChar w:fldCharType="separate"/>
      </w:r>
      <w:r>
        <w:rPr>
          <w:rStyle w:val="Hyperlink"/>
        </w:rPr>
        <w:t>from Socket.io</w:t>
      </w:r>
      <w:r w:rsidR="006020F6">
        <w:fldChar w:fldCharType="end"/>
      </w:r>
      <w:r>
        <w:t>).</w:t>
      </w:r>
      <w:r>
        <w:br/>
        <w:t xml:space="preserve">By the way it also </w:t>
      </w:r>
      <w:proofErr w:type="gramStart"/>
      <w:r>
        <w:t>provide</w:t>
      </w:r>
      <w:proofErr w:type="gramEnd"/>
      <w:r>
        <w:t xml:space="preserve"> a good load balancer solution (HAProxy is another good one).</w:t>
      </w:r>
    </w:p>
    <w:p w:rsidR="00D83E33" w:rsidRDefault="00F110B7" w:rsidP="00D83E33">
      <w:pPr>
        <w:keepNext/>
        <w:jc w:val="center"/>
      </w:pPr>
      <w:r>
        <w:rPr>
          <w:noProof/>
          <w:lang w:val="en-US" w:eastAsia="en-US"/>
        </w:rPr>
        <w:lastRenderedPageBreak/>
        <w:drawing>
          <wp:inline distT="0" distB="0" distL="0" distR="0">
            <wp:extent cx="4163568" cy="1923473"/>
            <wp:effectExtent l="19050" t="0" r="8382" b="0"/>
            <wp:docPr id="132" name="Picture"/>
            <wp:cNvGraphicFramePr/>
            <a:graphic xmlns:a="http://schemas.openxmlformats.org/drawingml/2006/main">
              <a:graphicData uri="http://schemas.openxmlformats.org/drawingml/2006/picture">
                <pic:pic xmlns:pic="http://schemas.openxmlformats.org/drawingml/2006/picture">
                  <pic:nvPicPr>
                    <pic:cNvPr id="0" name="Picture" descr="web-proxy-node.png"/>
                    <pic:cNvPicPr>
                      <a:picLocks noChangeAspect="1" noChangeArrowheads="1"/>
                    </pic:cNvPicPr>
                  </pic:nvPicPr>
                  <pic:blipFill>
                    <a:blip r:embed="rId149" cstate="print"/>
                    <a:stretch>
                      <a:fillRect/>
                    </a:stretch>
                  </pic:blipFill>
                  <pic:spPr bwMode="auto">
                    <a:xfrm>
                      <a:off x="0" y="0"/>
                      <a:ext cx="4163480" cy="1923432"/>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26</w:t>
        </w:r>
      </w:fldSimple>
      <w:r>
        <w:t xml:space="preserve"> - </w:t>
      </w:r>
      <w:r w:rsidR="00F110B7">
        <w:t>Web proxy in front of node instances</w:t>
      </w:r>
    </w:p>
    <w:p w:rsidR="00F110B7" w:rsidRDefault="00F110B7" w:rsidP="00F110B7">
      <w:pPr>
        <w:pStyle w:val="Heading4"/>
        <w:numPr>
          <w:ilvl w:val="3"/>
          <w:numId w:val="3"/>
        </w:numPr>
      </w:pPr>
      <w:r>
        <w:t>Hyperty development</w:t>
      </w:r>
    </w:p>
    <w:p w:rsidR="00F110B7" w:rsidRDefault="00F110B7">
      <w:r>
        <w:t xml:space="preserve">To use the message nodes in client side, please refer to </w:t>
      </w:r>
      <w:hyperlink r:id="rId150">
        <w:r>
          <w:rPr>
            <w:rStyle w:val="Hyperlink"/>
          </w:rPr>
          <w:t xml:space="preserve"> development tutorial</w:t>
        </w:r>
      </w:hyperlink>
    </w:p>
    <w:p w:rsidR="00F110B7" w:rsidRDefault="00F110B7" w:rsidP="00F110B7">
      <w:pPr>
        <w:pStyle w:val="Heading3"/>
        <w:numPr>
          <w:ilvl w:val="2"/>
          <w:numId w:val="3"/>
        </w:numPr>
        <w:pBdr>
          <w:bottom w:val="none" w:sz="0" w:space="0" w:color="auto"/>
        </w:pBdr>
      </w:pPr>
      <w:bookmarkStart w:id="299" w:name="developer-view-4"/>
      <w:bookmarkStart w:id="300" w:name="_Toc443159257"/>
      <w:bookmarkEnd w:id="299"/>
      <w:r>
        <w:t>Developer View</w:t>
      </w:r>
      <w:bookmarkEnd w:id="300"/>
    </w:p>
    <w:p w:rsidR="00F110B7" w:rsidRDefault="00F110B7" w:rsidP="00F110B7">
      <w:pPr>
        <w:pStyle w:val="Heading4"/>
        <w:numPr>
          <w:ilvl w:val="3"/>
          <w:numId w:val="3"/>
        </w:numPr>
      </w:pPr>
      <w:bookmarkStart w:id="301" w:name="repository-structure"/>
      <w:bookmarkEnd w:id="301"/>
      <w:r>
        <w:t>Repository structure</w:t>
      </w:r>
    </w:p>
    <w:p w:rsidR="00F110B7" w:rsidRDefault="00F110B7">
      <w:r>
        <w:t>This repository is ready to start working on development.</w:t>
      </w:r>
      <w:r>
        <w:br/>
        <w:t xml:space="preserve">The code will go to the </w:t>
      </w:r>
      <w:r>
        <w:rPr>
          <w:b/>
        </w:rPr>
        <w:t>src</w:t>
      </w:r>
      <w:r>
        <w:t xml:space="preserve"> </w:t>
      </w:r>
      <w:proofErr w:type="gramStart"/>
      <w:r>
        <w:t>folder,</w:t>
      </w:r>
      <w:proofErr w:type="gramEnd"/>
      <w:r>
        <w:t xml:space="preserve"> it contains also the main server script in src/main/ folder.</w:t>
      </w:r>
    </w:p>
    <w:p w:rsidR="00F110B7" w:rsidRDefault="00F110B7">
      <w:pPr>
        <w:pStyle w:val="BodyText"/>
      </w:pPr>
      <w:r>
        <w:t xml:space="preserve">The unit tests will be on </w:t>
      </w:r>
      <w:r>
        <w:rPr>
          <w:b/>
        </w:rPr>
        <w:t>test</w:t>
      </w:r>
      <w:r>
        <w:t xml:space="preserve"> folder, following the name standard .spec.js</w:t>
      </w:r>
    </w:p>
    <w:p w:rsidR="00F110B7" w:rsidRDefault="00F110B7">
      <w:pPr>
        <w:pStyle w:val="BodyText"/>
      </w:pPr>
      <w:r>
        <w:t>Server (config.js) &amp; tools (gulp, karma, etc…) configuration is located in root folder.</w:t>
      </w:r>
    </w:p>
    <w:p w:rsidR="00F110B7" w:rsidRDefault="00F110B7" w:rsidP="00F110B7">
      <w:pPr>
        <w:pStyle w:val="Heading4"/>
        <w:numPr>
          <w:ilvl w:val="3"/>
          <w:numId w:val="3"/>
        </w:numPr>
      </w:pPr>
      <w:bookmarkStart w:id="302" w:name="code-style-and-hinting-2"/>
      <w:bookmarkEnd w:id="302"/>
      <w:r>
        <w:t>Code Style and Hinting</w:t>
      </w:r>
    </w:p>
    <w:p w:rsidR="00F110B7" w:rsidRDefault="00F110B7">
      <w:r>
        <w:t xml:space="preserve">On the root directory you will find </w:t>
      </w:r>
      <w:r>
        <w:rPr>
          <w:b/>
        </w:rPr>
        <w:t>.jshintrc</w:t>
      </w:r>
      <w:r>
        <w:t xml:space="preserve"> and </w:t>
      </w:r>
      <w:r>
        <w:rPr>
          <w:b/>
        </w:rPr>
        <w:t>.jscsrc</w:t>
      </w:r>
      <w:r>
        <w:t>, these files are helpers to maintain syntax consistency, it signals syntax mistakes and makes the code equal for all developers.</w:t>
      </w:r>
    </w:p>
    <w:p w:rsidR="00F110B7" w:rsidRDefault="006020F6" w:rsidP="00EE5A91">
      <w:pPr>
        <w:numPr>
          <w:ilvl w:val="0"/>
          <w:numId w:val="29"/>
        </w:numPr>
      </w:pPr>
      <w:hyperlink r:id="rId151">
        <w:r w:rsidR="00F110B7">
          <w:rPr>
            <w:rStyle w:val="Hyperlink"/>
          </w:rPr>
          <w:t>jscs</w:t>
        </w:r>
      </w:hyperlink>
      <w:r w:rsidR="00F110B7">
        <w:t xml:space="preserve"> - Maintain JavaScript Code Style</w:t>
      </w:r>
    </w:p>
    <w:p w:rsidR="00F110B7" w:rsidRDefault="006020F6" w:rsidP="00EE5A91">
      <w:pPr>
        <w:numPr>
          <w:ilvl w:val="0"/>
          <w:numId w:val="29"/>
        </w:numPr>
      </w:pPr>
      <w:hyperlink r:id="rId152">
        <w:r w:rsidR="00F110B7">
          <w:rPr>
            <w:rStyle w:val="Hyperlink"/>
          </w:rPr>
          <w:t>jshint</w:t>
        </w:r>
      </w:hyperlink>
      <w:r w:rsidR="00F110B7">
        <w:t xml:space="preserve"> - Detect errors and potential problems in JavaScript code.</w:t>
      </w:r>
    </w:p>
    <w:p w:rsidR="00F110B7" w:rsidRDefault="00F110B7">
      <w:r>
        <w:t>Most IDEs and Text Editors can handle these tools.</w:t>
      </w:r>
    </w:p>
    <w:p w:rsidR="00F110B7" w:rsidRDefault="00F110B7" w:rsidP="00F110B7">
      <w:pPr>
        <w:pStyle w:val="Heading4"/>
        <w:numPr>
          <w:ilvl w:val="3"/>
          <w:numId w:val="3"/>
        </w:numPr>
      </w:pPr>
      <w:bookmarkStart w:id="303" w:name="documentation-2"/>
      <w:bookmarkEnd w:id="303"/>
      <w:r>
        <w:t>Documentation</w:t>
      </w:r>
    </w:p>
    <w:p w:rsidR="00F110B7" w:rsidRDefault="00F110B7">
      <w:r>
        <w:t xml:space="preserve">To generates api documentation you </w:t>
      </w:r>
      <w:proofErr w:type="gramStart"/>
      <w:r>
        <w:t>can run :</w:t>
      </w:r>
      <w:proofErr w:type="gramEnd"/>
      <w:r>
        <w:br/>
        <w:t xml:space="preserve">$ </w:t>
      </w:r>
      <w:r>
        <w:rPr>
          <w:b/>
        </w:rPr>
        <w:t>gulp doc</w:t>
      </w:r>
      <w:r>
        <w:br/>
        <w:t>This will generate HTML documentation in docs/ folder.</w:t>
      </w:r>
    </w:p>
    <w:p w:rsidR="00F110B7" w:rsidRDefault="00F110B7" w:rsidP="00F110B7">
      <w:pPr>
        <w:pStyle w:val="Heading4"/>
        <w:numPr>
          <w:ilvl w:val="3"/>
          <w:numId w:val="3"/>
        </w:numPr>
      </w:pPr>
      <w:bookmarkStart w:id="304" w:name="unit-testing-2"/>
      <w:bookmarkEnd w:id="304"/>
      <w:r>
        <w:t>Unit Testing</w:t>
      </w:r>
    </w:p>
    <w:p w:rsidR="00F110B7" w:rsidRDefault="00F110B7">
      <w:r>
        <w:t>We use Karma test runner to execute mocha test.</w:t>
      </w:r>
    </w:p>
    <w:p w:rsidR="00F110B7" w:rsidRDefault="00F110B7">
      <w:pPr>
        <w:pStyle w:val="BodyText"/>
      </w:pPr>
      <w:r>
        <w:t xml:space="preserve">To run unit test, you need first to lauch a server node </w:t>
      </w:r>
      <w:proofErr w:type="gramStart"/>
      <w:r>
        <w:t>with command :</w:t>
      </w:r>
      <w:proofErr w:type="gramEnd"/>
      <w:r>
        <w:br/>
        <w:t xml:space="preserve">$ </w:t>
      </w:r>
      <w:r>
        <w:rPr>
          <w:b/>
        </w:rPr>
        <w:t>node src/main/server.js</w:t>
      </w:r>
      <w:r>
        <w:br/>
        <w:t>… then start karma test runner (from main directory) :</w:t>
      </w:r>
      <w:r>
        <w:br/>
        <w:t xml:space="preserve">$ </w:t>
      </w:r>
      <w:r>
        <w:rPr>
          <w:b/>
        </w:rPr>
        <w:t>karma start</w:t>
      </w:r>
    </w:p>
    <w:p w:rsidR="00F110B7" w:rsidRDefault="00F110B7">
      <w:pPr>
        <w:pStyle w:val="BodyText"/>
      </w:pPr>
      <w:r>
        <w:t>Karma will launch the browser (chromium in this case) to execute all tests in test/ folder and show result in console. Tests are automatically redone when code is modified.</w:t>
      </w:r>
    </w:p>
    <w:p w:rsidR="00F110B7" w:rsidRDefault="00F110B7" w:rsidP="00F110B7">
      <w:pPr>
        <w:pStyle w:val="Heading4"/>
        <w:numPr>
          <w:ilvl w:val="3"/>
          <w:numId w:val="3"/>
        </w:numPr>
      </w:pPr>
      <w:bookmarkStart w:id="305" w:name="server-components"/>
      <w:bookmarkEnd w:id="305"/>
      <w:r>
        <w:lastRenderedPageBreak/>
        <w:t>Server components</w:t>
      </w:r>
    </w:p>
    <w:p w:rsidR="00F110B7" w:rsidRDefault="00F110B7" w:rsidP="00F110B7">
      <w:pPr>
        <w:pStyle w:val="Heading5"/>
        <w:numPr>
          <w:ilvl w:val="4"/>
          <w:numId w:val="6"/>
        </w:numPr>
        <w:jc w:val="both"/>
      </w:pPr>
      <w:bookmarkStart w:id="306" w:name="nodejs"/>
      <w:bookmarkEnd w:id="306"/>
      <w:r>
        <w:t>NodeJS</w:t>
      </w:r>
    </w:p>
    <w:p w:rsidR="00F110B7" w:rsidRDefault="00F110B7">
      <w:pPr>
        <w:pStyle w:val="Heading6"/>
      </w:pPr>
      <w:bookmarkStart w:id="307" w:name="socket.io"/>
      <w:bookmarkEnd w:id="307"/>
      <w:r>
        <w:t>Socket.io</w:t>
      </w:r>
    </w:p>
    <w:p w:rsidR="00F110B7" w:rsidRDefault="00F110B7">
      <w:r>
        <w:t xml:space="preserve">Socket.io is </w:t>
      </w:r>
      <w:proofErr w:type="gramStart"/>
      <w:r>
        <w:t>a well-known library that provide</w:t>
      </w:r>
      <w:proofErr w:type="gramEnd"/>
      <w:r>
        <w:t xml:space="preserve"> real-time bidirectionnal event-based communication.</w:t>
      </w:r>
      <w:r>
        <w:br/>
        <w:t xml:space="preserve">It able to handle the connection transparently for </w:t>
      </w:r>
      <w:proofErr w:type="gramStart"/>
      <w:r>
        <w:t>developpers :</w:t>
      </w:r>
      <w:proofErr w:type="gramEnd"/>
    </w:p>
    <w:p w:rsidR="00F110B7" w:rsidRDefault="00F110B7" w:rsidP="00EE5A91">
      <w:pPr>
        <w:numPr>
          <w:ilvl w:val="0"/>
          <w:numId w:val="29"/>
        </w:numPr>
      </w:pPr>
      <w:r>
        <w:t>the protocol negociation (long-polling, websocket,etc…) with client depending of network capabilities</w:t>
      </w:r>
    </w:p>
    <w:p w:rsidR="00F110B7" w:rsidRDefault="00F110B7" w:rsidP="00EE5A91">
      <w:pPr>
        <w:numPr>
          <w:ilvl w:val="0"/>
          <w:numId w:val="29"/>
        </w:numPr>
      </w:pPr>
      <w:r>
        <w:t>connection always on with heartbeat packets</w:t>
      </w:r>
    </w:p>
    <w:p w:rsidR="00F110B7" w:rsidRDefault="00F110B7" w:rsidP="00EE5A91">
      <w:pPr>
        <w:numPr>
          <w:ilvl w:val="0"/>
          <w:numId w:val="29"/>
        </w:numPr>
      </w:pPr>
      <w:r>
        <w:t>message broadcasting</w:t>
      </w:r>
    </w:p>
    <w:p w:rsidR="00F110B7" w:rsidRDefault="00F110B7" w:rsidP="00EE5A91">
      <w:pPr>
        <w:numPr>
          <w:ilvl w:val="0"/>
          <w:numId w:val="29"/>
        </w:numPr>
      </w:pPr>
      <w:r>
        <w:t>session datas</w:t>
      </w:r>
    </w:p>
    <w:p w:rsidR="00F110B7" w:rsidRDefault="00F110B7" w:rsidP="00EE5A91">
      <w:pPr>
        <w:numPr>
          <w:ilvl w:val="0"/>
          <w:numId w:val="29"/>
        </w:numPr>
      </w:pPr>
      <w:r>
        <w:t>clustering consideration with multiple data storage drivers</w:t>
      </w:r>
    </w:p>
    <w:p w:rsidR="00F110B7" w:rsidRDefault="00F110B7">
      <w:pPr>
        <w:pStyle w:val="Heading6"/>
      </w:pPr>
      <w:bookmarkStart w:id="308" w:name="expressjs"/>
      <w:bookmarkEnd w:id="308"/>
      <w:r>
        <w:t>ExpressJS</w:t>
      </w:r>
    </w:p>
    <w:p w:rsidR="00F110B7" w:rsidRDefault="00F110B7">
      <w:r>
        <w:t>Express.js is a minimalist web framework commonly used in front of socket.io server.</w:t>
      </w:r>
      <w:r>
        <w:br/>
        <w:t>It provide a robust set of features for web and mobile applications, like request routing, and a solid stack for third-party middleware.</w:t>
      </w:r>
    </w:p>
    <w:p w:rsidR="00F110B7" w:rsidRDefault="00F110B7" w:rsidP="00F110B7">
      <w:pPr>
        <w:pStyle w:val="Heading5"/>
        <w:numPr>
          <w:ilvl w:val="4"/>
          <w:numId w:val="6"/>
        </w:numPr>
        <w:jc w:val="both"/>
      </w:pPr>
      <w:bookmarkStart w:id="309" w:name="redis"/>
      <w:bookmarkEnd w:id="309"/>
      <w:r>
        <w:t>Redis</w:t>
      </w:r>
    </w:p>
    <w:p w:rsidR="00F110B7" w:rsidRDefault="00F110B7">
      <w:r>
        <w:t xml:space="preserve">Redis is an in-memory data structure store, used as database, cache and message broker. It supports various </w:t>
      </w:r>
      <w:proofErr w:type="gramStart"/>
      <w:r>
        <w:t>type</w:t>
      </w:r>
      <w:proofErr w:type="gramEnd"/>
      <w:r>
        <w:t xml:space="preserve"> of data structures such as string, hashes, lists… It </w:t>
      </w:r>
      <w:proofErr w:type="gramStart"/>
      <w:r>
        <w:t>have</w:t>
      </w:r>
      <w:proofErr w:type="gramEnd"/>
      <w:r>
        <w:t xml:space="preserve"> a persistent mode, but it’s mainly used to store temporary datas like session or connection information.</w:t>
      </w:r>
    </w:p>
    <w:p w:rsidR="00F110B7" w:rsidRDefault="00F110B7">
      <w:pPr>
        <w:pStyle w:val="BodyText"/>
      </w:pPr>
      <w:r>
        <w:t>Redis has built-in replication, and provides high availability via Redis Sentinel and automatic partitioning with Redis Cluster.</w:t>
      </w:r>
    </w:p>
    <w:p w:rsidR="00F110B7" w:rsidRDefault="00F110B7" w:rsidP="00F110B7">
      <w:pPr>
        <w:pStyle w:val="Heading4"/>
        <w:numPr>
          <w:ilvl w:val="3"/>
          <w:numId w:val="3"/>
        </w:numPr>
      </w:pPr>
      <w:bookmarkStart w:id="310" w:name="core-components"/>
      <w:bookmarkEnd w:id="310"/>
      <w:r>
        <w:t>Core components</w:t>
      </w:r>
    </w:p>
    <w:p w:rsidR="00F110B7" w:rsidRDefault="00F110B7">
      <w:proofErr w:type="gramStart"/>
      <w:r>
        <w:t>This section describe</w:t>
      </w:r>
      <w:proofErr w:type="gramEnd"/>
      <w:r>
        <w:t xml:space="preserve"> the functional blocks of the Messaging Node architecture.</w:t>
      </w:r>
    </w:p>
    <w:p w:rsidR="00D83E33" w:rsidRDefault="00F110B7">
      <w:pPr>
        <w:pStyle w:val="BodyText"/>
      </w:pPr>
      <w:r>
        <w:t>The graphic below describe message event processing with components.</w:t>
      </w:r>
    </w:p>
    <w:p w:rsidR="00D83E33" w:rsidRDefault="00F110B7" w:rsidP="00D83E33">
      <w:pPr>
        <w:pStyle w:val="BodyText"/>
        <w:keepNext/>
        <w:jc w:val="center"/>
      </w:pPr>
      <w:r>
        <w:rPr>
          <w:noProof/>
          <w:lang w:val="en-US" w:eastAsia="en-US"/>
        </w:rPr>
        <w:lastRenderedPageBreak/>
        <w:drawing>
          <wp:inline distT="0" distB="0" distL="0" distR="0">
            <wp:extent cx="4931664" cy="3281086"/>
            <wp:effectExtent l="19050" t="0" r="2286" b="0"/>
            <wp:docPr id="133" name="Picture"/>
            <wp:cNvGraphicFramePr/>
            <a:graphic xmlns:a="http://schemas.openxmlformats.org/drawingml/2006/main">
              <a:graphicData uri="http://schemas.openxmlformats.org/drawingml/2006/picture">
                <pic:pic xmlns:pic="http://schemas.openxmlformats.org/drawingml/2006/picture">
                  <pic:nvPicPr>
                    <pic:cNvPr id="0" name="Picture" descr="event-mgmt.png"/>
                    <pic:cNvPicPr>
                      <a:picLocks noChangeAspect="1" noChangeArrowheads="1"/>
                    </pic:cNvPicPr>
                  </pic:nvPicPr>
                  <pic:blipFill>
                    <a:blip r:embed="rId153" cstate="print"/>
                    <a:stretch>
                      <a:fillRect/>
                    </a:stretch>
                  </pic:blipFill>
                  <pic:spPr bwMode="auto">
                    <a:xfrm>
                      <a:off x="0" y="0"/>
                      <a:ext cx="4930773" cy="3280493"/>
                    </a:xfrm>
                    <a:prstGeom prst="rect">
                      <a:avLst/>
                    </a:prstGeom>
                    <a:noFill/>
                    <a:ln w="9525">
                      <a:noFill/>
                      <a:headEnd/>
                      <a:tailEnd/>
                    </a:ln>
                  </pic:spPr>
                </pic:pic>
              </a:graphicData>
            </a:graphic>
          </wp:inline>
        </w:drawing>
      </w:r>
    </w:p>
    <w:p w:rsidR="00F110B7" w:rsidRDefault="00D83E33" w:rsidP="00D83E33">
      <w:pPr>
        <w:pStyle w:val="Caption"/>
      </w:pPr>
      <w:r>
        <w:t xml:space="preserve">Figure </w:t>
      </w:r>
      <w:fldSimple w:instr=" SEQ Figure \* ARABIC ">
        <w:r w:rsidR="003E2381">
          <w:rPr>
            <w:noProof/>
          </w:rPr>
          <w:t>27</w:t>
        </w:r>
      </w:fldSimple>
      <w:r>
        <w:t xml:space="preserve"> - </w:t>
      </w:r>
      <w:bookmarkStart w:id="311" w:name="entry-point"/>
      <w:bookmarkEnd w:id="311"/>
      <w:r w:rsidR="00F110B7">
        <w:t>Entry point</w:t>
      </w:r>
    </w:p>
    <w:p w:rsidR="00F110B7" w:rsidRDefault="00F110B7">
      <w:proofErr w:type="gramStart"/>
      <w:r>
        <w:t>Msg node start with server.js script that read configuration from config.js and instanciate &lt;&gt; class.</w:t>
      </w:r>
      <w:proofErr w:type="gramEnd"/>
    </w:p>
    <w:p w:rsidR="00F110B7" w:rsidRDefault="00F110B7">
      <w:pPr>
        <w:pStyle w:val="BodyText"/>
      </w:pPr>
      <w:r>
        <w:t>This unique class initialize main components and start listening for incoming websocket client. On each new protostub connection, socket.io events are bind to &lt;&gt; instance associated with socket ressource.</w:t>
      </w:r>
    </w:p>
    <w:p w:rsidR="00F110B7" w:rsidRDefault="00F110B7" w:rsidP="00F110B7">
      <w:pPr>
        <w:pStyle w:val="Heading5"/>
        <w:numPr>
          <w:ilvl w:val="4"/>
          <w:numId w:val="6"/>
        </w:numPr>
        <w:jc w:val="both"/>
      </w:pPr>
      <w:bookmarkStart w:id="312" w:name="registry"/>
      <w:bookmarkEnd w:id="312"/>
      <w:r>
        <w:t>Registry</w:t>
      </w:r>
    </w:p>
    <w:p w:rsidR="00F110B7" w:rsidRDefault="00F110B7">
      <w:r>
        <w:t>A global Registry class is used by MsgNode to manage internal components and configuration. It allow internal component to share reference to configuration and others components.</w:t>
      </w:r>
    </w:p>
    <w:p w:rsidR="00F110B7" w:rsidRDefault="00F110B7" w:rsidP="00F110B7">
      <w:pPr>
        <w:pStyle w:val="Heading5"/>
        <w:numPr>
          <w:ilvl w:val="4"/>
          <w:numId w:val="6"/>
        </w:numPr>
        <w:jc w:val="both"/>
      </w:pPr>
      <w:bookmarkStart w:id="313" w:name="sessionmanager"/>
      <w:bookmarkEnd w:id="313"/>
      <w:r>
        <w:t>SessionManager</w:t>
      </w:r>
    </w:p>
    <w:p w:rsidR="00F110B7" w:rsidRDefault="00F110B7">
      <w:r>
        <w:t xml:space="preserve">The SessionManager class handle client connection state change. ###### Note Link with identity </w:t>
      </w:r>
      <w:proofErr w:type="gramStart"/>
      <w:r>
        <w:t>service ?</w:t>
      </w:r>
      <w:proofErr w:type="gramEnd"/>
    </w:p>
    <w:p w:rsidR="00F110B7" w:rsidRDefault="00F110B7" w:rsidP="00F110B7">
      <w:pPr>
        <w:pStyle w:val="Heading5"/>
        <w:numPr>
          <w:ilvl w:val="4"/>
          <w:numId w:val="6"/>
        </w:numPr>
        <w:jc w:val="both"/>
      </w:pPr>
      <w:r>
        <w:t>Message bus</w:t>
      </w:r>
    </w:p>
    <w:p w:rsidR="00F110B7" w:rsidRDefault="00F110B7">
      <w:r>
        <w:t xml:space="preserve">MessageBus class provide </w:t>
      </w:r>
      <w:proofErr w:type="gramStart"/>
      <w:r>
        <w:t>a message system that publish</w:t>
      </w:r>
      <w:proofErr w:type="gramEnd"/>
      <w:r>
        <w:t xml:space="preserve"> information to all components.</w:t>
      </w:r>
    </w:p>
    <w:p w:rsidR="00F110B7" w:rsidRDefault="00F110B7">
      <w:pPr>
        <w:pStyle w:val="Heading6"/>
      </w:pPr>
      <w:bookmarkStart w:id="314" w:name="note-1"/>
      <w:bookmarkEnd w:id="314"/>
      <w:r>
        <w:t>Note</w:t>
      </w:r>
    </w:p>
    <w:p w:rsidR="00F110B7" w:rsidRDefault="00F110B7">
      <w:r>
        <w:t xml:space="preserve">/! Redis bus manager is not implemented yet, so message cannot be broadcast in a msg node </w:t>
      </w:r>
      <w:proofErr w:type="gramStart"/>
      <w:r>
        <w:t>cluster :</w:t>
      </w:r>
      <w:proofErr w:type="gramEnd"/>
      <w:r>
        <w:t xml:space="preserve"> code in place allow only to publish message through current node instance.</w:t>
      </w:r>
    </w:p>
    <w:p w:rsidR="00F110B7" w:rsidRDefault="00F110B7" w:rsidP="00F110B7">
      <w:pPr>
        <w:pStyle w:val="Heading5"/>
        <w:numPr>
          <w:ilvl w:val="4"/>
          <w:numId w:val="6"/>
        </w:numPr>
        <w:jc w:val="both"/>
      </w:pPr>
      <w:r>
        <w:t>Address allocation management</w:t>
      </w:r>
    </w:p>
    <w:p w:rsidR="00F110B7" w:rsidRDefault="00F110B7">
      <w:r>
        <w:t>The class AddressAllocationManager handle hyperty URLs allocation once client ask for registration.</w:t>
      </w:r>
    </w:p>
    <w:p w:rsidR="00F110B7" w:rsidRDefault="00F110B7">
      <w:pPr>
        <w:pStyle w:val="Heading6"/>
      </w:pPr>
      <w:bookmarkStart w:id="315" w:name="note-2"/>
      <w:bookmarkEnd w:id="315"/>
      <w:r>
        <w:t>Note</w:t>
      </w:r>
    </w:p>
    <w:p w:rsidR="00F110B7" w:rsidRDefault="00F110B7">
      <w:r>
        <w:t xml:space="preserve">/! For the moment, foreign hyperty instance </w:t>
      </w:r>
      <w:proofErr w:type="gramStart"/>
      <w:r>
        <w:t>pool are</w:t>
      </w:r>
      <w:proofErr w:type="gramEnd"/>
      <w:r>
        <w:t xml:space="preserve"> not managed. Link with global domain </w:t>
      </w:r>
      <w:proofErr w:type="gramStart"/>
      <w:r>
        <w:t>registry ?</w:t>
      </w:r>
      <w:proofErr w:type="gramEnd"/>
    </w:p>
    <w:p w:rsidR="00F110B7" w:rsidRDefault="00F110B7" w:rsidP="00F110B7">
      <w:pPr>
        <w:pStyle w:val="Heading5"/>
        <w:numPr>
          <w:ilvl w:val="4"/>
          <w:numId w:val="6"/>
        </w:numPr>
        <w:jc w:val="both"/>
      </w:pPr>
      <w:bookmarkStart w:id="316" w:name="message"/>
      <w:bookmarkEnd w:id="316"/>
      <w:r>
        <w:lastRenderedPageBreak/>
        <w:t>Message</w:t>
      </w:r>
    </w:p>
    <w:p w:rsidR="00F110B7" w:rsidRDefault="00F110B7">
      <w:r>
        <w:t>On each message received from protostub, MsgNode built a ClientMessage instance containing Message, and dispatch to Client instance. It’s also used as container to built reply on client.</w:t>
      </w:r>
    </w:p>
    <w:p w:rsidR="00ED6775" w:rsidRPr="00ED6775" w:rsidRDefault="006020F6" w:rsidP="00ED6775">
      <w:r>
        <w:rPr>
          <w:rFonts w:asciiTheme="majorHAnsi" w:hAnsiTheme="majorHAnsi" w:cs="Arial"/>
          <w:b/>
          <w:i/>
          <w:sz w:val="28"/>
          <w:szCs w:val="32"/>
        </w:rPr>
        <w:fldChar w:fldCharType="end"/>
      </w:r>
    </w:p>
    <w:p w:rsidR="007B63BD" w:rsidRDefault="007B63BD" w:rsidP="007B63BD">
      <w:pPr>
        <w:pStyle w:val="Annex1"/>
        <w:rPr>
          <w:rFonts w:cs="Arial"/>
        </w:rPr>
      </w:pPr>
      <w:bookmarkStart w:id="317" w:name="_Toc443159258"/>
      <w:r>
        <w:rPr>
          <w:rFonts w:asciiTheme="majorHAnsi" w:hAnsiTheme="majorHAnsi" w:cs="Arial"/>
          <w:szCs w:val="32"/>
        </w:rPr>
        <w:lastRenderedPageBreak/>
        <w:t xml:space="preserve">Runtime Components API </w:t>
      </w:r>
      <w:r w:rsidRPr="00DA4A61">
        <w:rPr>
          <w:rFonts w:cs="Arial"/>
        </w:rPr>
        <w:t>Documentation</w:t>
      </w:r>
      <w:bookmarkEnd w:id="317"/>
    </w:p>
    <w:p w:rsidR="007B63BD" w:rsidRDefault="007B63BD">
      <w:pPr>
        <w:rPr>
          <w:rFonts w:cs="Arial"/>
        </w:rPr>
      </w:pPr>
    </w:p>
    <w:bookmarkStart w:id="318" w:name="addressallocation"/>
    <w:bookmarkEnd w:id="318"/>
    <w:p w:rsidR="00F80760" w:rsidRDefault="006020F6" w:rsidP="00F80760">
      <w:pPr>
        <w:pStyle w:val="Heading1"/>
        <w:pageBreakBefore w:val="0"/>
        <w:numPr>
          <w:ilvl w:val="1"/>
          <w:numId w:val="3"/>
        </w:numPr>
        <w:pBdr>
          <w:bottom w:val="none" w:sz="0" w:space="0" w:color="auto"/>
        </w:pBdr>
      </w:pPr>
      <w:r w:rsidRPr="006020F6">
        <w:fldChar w:fldCharType="begin"/>
      </w:r>
      <w:r w:rsidR="00F545D5">
        <w:instrText xml:space="preserve"> INCLUDETEXT "C:\\Projectos\\reTHINK\\WP3\\git\\core-framework\\docs\\deliverables\\d32\\api\\runtime\\api.docx" </w:instrText>
      </w:r>
      <w:r w:rsidRPr="006020F6">
        <w:fldChar w:fldCharType="separate"/>
      </w:r>
      <w:bookmarkStart w:id="319" w:name="_Toc443159259"/>
      <w:r w:rsidR="00F80760">
        <w:t>AddressAllocation</w:t>
      </w:r>
      <w:bookmarkEnd w:id="319"/>
    </w:p>
    <w:p w:rsidR="00F80760" w:rsidRDefault="00F80760">
      <w:r>
        <w:t>Class will ask to the message node for addresses</w:t>
      </w:r>
    </w:p>
    <w:p w:rsidR="00F80760" w:rsidRDefault="00F80760" w:rsidP="00F80760">
      <w:pPr>
        <w:pStyle w:val="Heading2"/>
        <w:numPr>
          <w:ilvl w:val="2"/>
          <w:numId w:val="3"/>
        </w:numPr>
        <w:pBdr>
          <w:bottom w:val="none" w:sz="0" w:space="0" w:color="auto"/>
        </w:pBdr>
      </w:pPr>
      <w:bookmarkStart w:id="320" w:name="constructor-summary"/>
      <w:bookmarkStart w:id="321" w:name="_Toc443159260"/>
      <w:bookmarkEnd w:id="320"/>
      <w:r>
        <w:t>Constructor Summary</w:t>
      </w:r>
      <w:bookmarkEnd w:id="321"/>
    </w:p>
    <w:p w:rsidR="00F80760" w:rsidRDefault="00F80760">
      <w:r>
        <w:t xml:space="preserve">Public Constructor public </w:t>
      </w:r>
    </w:p>
    <w:p w:rsidR="00F80760" w:rsidRDefault="006020F6">
      <w:pPr>
        <w:pStyle w:val="BodyText"/>
      </w:pPr>
      <w:hyperlink r:id="rId154" w:anchor="instance-constructor-constructor">
        <w:r w:rsidR="00F80760">
          <w:rPr>
            <w:rStyle w:val="Hyperlink"/>
          </w:rPr>
          <w:t>constructor</w:t>
        </w:r>
      </w:hyperlink>
      <w:r w:rsidR="00F80760">
        <w:t>(</w:t>
      </w:r>
      <w:proofErr w:type="gramStart"/>
      <w:r w:rsidR="00F80760">
        <w:t>url</w:t>
      </w:r>
      <w:proofErr w:type="gramEnd"/>
      <w:r w:rsidR="00F80760">
        <w:t xml:space="preserve">: URL.URL, bus: </w:t>
      </w:r>
      <w:hyperlink r:id="rId155">
        <w:r w:rsidR="00F80760">
          <w:rPr>
            <w:rStyle w:val="Hyperlink"/>
          </w:rPr>
          <w:t>MiniBus</w:t>
        </w:r>
      </w:hyperlink>
      <w:r w:rsidR="00F80760">
        <w:t>)</w:t>
      </w:r>
    </w:p>
    <w:p w:rsidR="00F80760" w:rsidRDefault="00F80760">
      <w:pPr>
        <w:pStyle w:val="BodyText"/>
      </w:pPr>
      <w:r>
        <w:t>Create an Address Allocation</w:t>
      </w:r>
    </w:p>
    <w:p w:rsidR="00F80760" w:rsidRDefault="00F80760" w:rsidP="00F80760">
      <w:pPr>
        <w:pStyle w:val="Heading2"/>
        <w:numPr>
          <w:ilvl w:val="2"/>
          <w:numId w:val="3"/>
        </w:numPr>
        <w:pBdr>
          <w:bottom w:val="none" w:sz="0" w:space="0" w:color="auto"/>
        </w:pBdr>
      </w:pPr>
      <w:bookmarkStart w:id="322" w:name="member-summary"/>
      <w:bookmarkStart w:id="323" w:name="_Toc443159261"/>
      <w:bookmarkEnd w:id="322"/>
      <w:r>
        <w:t>Member Summary</w:t>
      </w:r>
      <w:bookmarkEnd w:id="323"/>
    </w:p>
    <w:p w:rsidR="00F80760" w:rsidRDefault="00F80760">
      <w:r>
        <w:t xml:space="preserve">Public Members public get </w:t>
      </w:r>
    </w:p>
    <w:p w:rsidR="00F80760" w:rsidRDefault="006020F6">
      <w:pPr>
        <w:pStyle w:val="BodyText"/>
      </w:pPr>
      <w:hyperlink r:id="rId156" w:anchor="instance-get-url">
        <w:r w:rsidR="00F80760">
          <w:rPr>
            <w:rStyle w:val="Hyperlink"/>
          </w:rPr>
          <w:t>url</w:t>
        </w:r>
      </w:hyperlink>
      <w:r w:rsidR="00F80760">
        <w:t xml:space="preserve">: </w:t>
      </w:r>
      <w:hyperlink r:id="rId157">
        <w:r w:rsidR="00F80760">
          <w:rPr>
            <w:rStyle w:val="Hyperlink"/>
          </w:rPr>
          <w:t>string</w:t>
        </w:r>
      </w:hyperlink>
      <w:r w:rsidR="00F80760">
        <w:t>: *</w:t>
      </w:r>
    </w:p>
    <w:p w:rsidR="00F80760" w:rsidRDefault="00F80760">
      <w:pPr>
        <w:pStyle w:val="BodyText"/>
      </w:pPr>
      <w:proofErr w:type="gramStart"/>
      <w:r>
        <w:t>get</w:t>
      </w:r>
      <w:proofErr w:type="gramEnd"/>
      <w:r>
        <w:t xml:space="preserve"> the URL value</w:t>
      </w:r>
    </w:p>
    <w:p w:rsidR="00F80760" w:rsidRDefault="00F80760" w:rsidP="00F80760">
      <w:pPr>
        <w:pStyle w:val="Heading2"/>
        <w:numPr>
          <w:ilvl w:val="2"/>
          <w:numId w:val="3"/>
        </w:numPr>
        <w:pBdr>
          <w:bottom w:val="none" w:sz="0" w:space="0" w:color="auto"/>
        </w:pBdr>
      </w:pPr>
      <w:bookmarkStart w:id="324" w:name="method-summary"/>
      <w:bookmarkStart w:id="325" w:name="_Toc443159262"/>
      <w:bookmarkEnd w:id="324"/>
      <w:r>
        <w:t>Method Summary</w:t>
      </w:r>
      <w:bookmarkEnd w:id="325"/>
    </w:p>
    <w:p w:rsidR="00F80760" w:rsidRDefault="00F80760">
      <w:r>
        <w:t xml:space="preserve">Public Methods public </w:t>
      </w:r>
    </w:p>
    <w:p w:rsidR="00F80760" w:rsidRDefault="006020F6">
      <w:pPr>
        <w:pStyle w:val="BodyText"/>
      </w:pPr>
      <w:hyperlink r:id="rId158" w:anchor="instance-method-create">
        <w:r w:rsidR="00F80760">
          <w:rPr>
            <w:rStyle w:val="Hyperlink"/>
          </w:rPr>
          <w:t>create</w:t>
        </w:r>
      </w:hyperlink>
      <w:r w:rsidR="00F80760">
        <w:t>(</w:t>
      </w:r>
      <w:proofErr w:type="gramStart"/>
      <w:r w:rsidR="00F80760">
        <w:t>domain</w:t>
      </w:r>
      <w:proofErr w:type="gramEnd"/>
      <w:r w:rsidR="00F80760">
        <w:t xml:space="preserve">: Domain, number: </w:t>
      </w:r>
      <w:hyperlink r:id="rId159">
        <w:r w:rsidR="00F80760">
          <w:rPr>
            <w:rStyle w:val="Hyperlink"/>
          </w:rPr>
          <w:t>number</w:t>
        </w:r>
      </w:hyperlink>
      <w:r w:rsidR="00F80760">
        <w:t xml:space="preserve">): </w:t>
      </w:r>
      <w:hyperlink r:id="rId160">
        <w:r w:rsidR="00F80760">
          <w:rPr>
            <w:rStyle w:val="Hyperlink"/>
          </w:rPr>
          <w:t>Promise</w:t>
        </w:r>
      </w:hyperlink>
      <w:r w:rsidR="00F80760">
        <w:t>&lt;HypertyURL&gt;</w:t>
      </w:r>
    </w:p>
    <w:p w:rsidR="00F80760" w:rsidRDefault="00F80760">
      <w:pPr>
        <w:pStyle w:val="BodyText"/>
      </w:pPr>
      <w:r>
        <w:t>Ask for creation of a number of Hyperty addresses, to the domain message node.</w:t>
      </w:r>
    </w:p>
    <w:p w:rsidR="00F80760" w:rsidRDefault="00F80760" w:rsidP="00F80760">
      <w:pPr>
        <w:pStyle w:val="Heading2"/>
        <w:numPr>
          <w:ilvl w:val="2"/>
          <w:numId w:val="3"/>
        </w:numPr>
        <w:pBdr>
          <w:bottom w:val="none" w:sz="0" w:space="0" w:color="auto"/>
        </w:pBdr>
      </w:pPr>
      <w:bookmarkStart w:id="326" w:name="_Toc443159263"/>
      <w:r>
        <w:t>Public Constructors</w:t>
      </w:r>
      <w:bookmarkEnd w:id="326"/>
    </w:p>
    <w:p w:rsidR="00F80760" w:rsidRDefault="00F80760" w:rsidP="00F80760">
      <w:pPr>
        <w:pStyle w:val="Heading3"/>
        <w:numPr>
          <w:ilvl w:val="3"/>
          <w:numId w:val="3"/>
        </w:numPr>
        <w:pBdr>
          <w:bottom w:val="none" w:sz="0" w:space="0" w:color="auto"/>
        </w:pBdr>
      </w:pPr>
      <w:bookmarkStart w:id="327" w:name="_Toc443159264"/>
      <w:proofErr w:type="gramStart"/>
      <w:r>
        <w:t>public</w:t>
      </w:r>
      <w:proofErr w:type="gramEnd"/>
      <w:r>
        <w:t xml:space="preserve"> constructor(url: URL.URL, bus: </w:t>
      </w:r>
      <w:hyperlink r:id="rId161">
        <w:r>
          <w:rPr>
            <w:rStyle w:val="Hyperlink"/>
          </w:rPr>
          <w:t>MiniBus</w:t>
        </w:r>
      </w:hyperlink>
      <w:r>
        <w:t xml:space="preserve">)  </w:t>
      </w:r>
      <w:hyperlink r:id="rId162" w:anchor="lineNumber17">
        <w:r>
          <w:rPr>
            <w:rStyle w:val="Hyperlink"/>
          </w:rPr>
          <w:t>source</w:t>
        </w:r>
        <w:bookmarkEnd w:id="327"/>
      </w:hyperlink>
      <w:r>
        <w:t xml:space="preserve"> </w:t>
      </w:r>
    </w:p>
    <w:p w:rsidR="00F80760" w:rsidRDefault="00F80760">
      <w:r>
        <w:t>Create an Address Allocation</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URL.URL url from who is sending the message</w:t>
      </w:r>
    </w:p>
    <w:p w:rsidR="00F80760" w:rsidRDefault="00F80760">
      <w:pPr>
        <w:pStyle w:val="BodyText"/>
      </w:pPr>
      <w:proofErr w:type="gramStart"/>
      <w:r>
        <w:t>bus</w:t>
      </w:r>
      <w:proofErr w:type="gramEnd"/>
      <w:r>
        <w:t xml:space="preserve"> </w:t>
      </w:r>
      <w:hyperlink r:id="rId163">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328" w:name="_Toc443159265"/>
      <w:r>
        <w:t>Public Members</w:t>
      </w:r>
      <w:bookmarkEnd w:id="328"/>
    </w:p>
    <w:p w:rsidR="00F80760" w:rsidRDefault="00F80760" w:rsidP="00F80760">
      <w:pPr>
        <w:pStyle w:val="Heading3"/>
        <w:numPr>
          <w:ilvl w:val="3"/>
          <w:numId w:val="3"/>
        </w:numPr>
        <w:pBdr>
          <w:bottom w:val="none" w:sz="0" w:space="0" w:color="auto"/>
        </w:pBdr>
      </w:pPr>
      <w:bookmarkStart w:id="329" w:name="_Toc443159266"/>
      <w:proofErr w:type="gramStart"/>
      <w:r>
        <w:t>public</w:t>
      </w:r>
      <w:proofErr w:type="gramEnd"/>
      <w:r>
        <w:t xml:space="preserve"> get url: </w:t>
      </w:r>
      <w:hyperlink r:id="rId164">
        <w:r>
          <w:rPr>
            <w:rStyle w:val="Hyperlink"/>
          </w:rPr>
          <w:t>string</w:t>
        </w:r>
      </w:hyperlink>
      <w:r>
        <w:t xml:space="preserve">: *  </w:t>
      </w:r>
      <w:hyperlink r:id="rId165" w:anchor="lineNumber31">
        <w:r>
          <w:rPr>
            <w:rStyle w:val="Hyperlink"/>
          </w:rPr>
          <w:t>source</w:t>
        </w:r>
        <w:bookmarkEnd w:id="329"/>
      </w:hyperlink>
      <w:r>
        <w:t xml:space="preserve"> </w:t>
      </w:r>
    </w:p>
    <w:p w:rsidR="00F80760" w:rsidRDefault="00F80760">
      <w:proofErr w:type="gramStart"/>
      <w:r>
        <w:t>get</w:t>
      </w:r>
      <w:proofErr w:type="gramEnd"/>
      <w:r>
        <w:t xml:space="preserve"> the URL value</w:t>
      </w:r>
    </w:p>
    <w:p w:rsidR="00F80760" w:rsidRDefault="00F80760" w:rsidP="00F80760">
      <w:pPr>
        <w:pStyle w:val="Heading4"/>
        <w:numPr>
          <w:ilvl w:val="4"/>
          <w:numId w:val="3"/>
        </w:numPr>
      </w:pPr>
      <w:bookmarkStart w:id="330" w:name="return"/>
      <w:bookmarkEnd w:id="330"/>
      <w:r>
        <w:t>Return:</w:t>
      </w:r>
    </w:p>
    <w:tbl>
      <w:tblPr>
        <w:tblW w:w="5000" w:type="pct"/>
        <w:tblLook w:val="04A0"/>
      </w:tblPr>
      <w:tblGrid>
        <w:gridCol w:w="6967"/>
        <w:gridCol w:w="2320"/>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331" w:name="_Toc443159267"/>
      <w:r>
        <w:lastRenderedPageBreak/>
        <w:t>Public Methods</w:t>
      </w:r>
      <w:bookmarkEnd w:id="331"/>
    </w:p>
    <w:p w:rsidR="00F80760" w:rsidRDefault="00F80760" w:rsidP="00F80760">
      <w:pPr>
        <w:pStyle w:val="Heading3"/>
        <w:numPr>
          <w:ilvl w:val="3"/>
          <w:numId w:val="3"/>
        </w:numPr>
        <w:pBdr>
          <w:bottom w:val="none" w:sz="0" w:space="0" w:color="auto"/>
        </w:pBdr>
      </w:pPr>
      <w:bookmarkStart w:id="332" w:name="_Toc443159268"/>
      <w:proofErr w:type="gramStart"/>
      <w:r>
        <w:t>public</w:t>
      </w:r>
      <w:proofErr w:type="gramEnd"/>
      <w:r>
        <w:t xml:space="preserve"> create(domain: Domain, number: </w:t>
      </w:r>
      <w:hyperlink r:id="rId166">
        <w:r>
          <w:rPr>
            <w:rStyle w:val="Hyperlink"/>
          </w:rPr>
          <w:t>number</w:t>
        </w:r>
      </w:hyperlink>
      <w:r>
        <w:t xml:space="preserve">): </w:t>
      </w:r>
      <w:hyperlink r:id="rId167">
        <w:r>
          <w:rPr>
            <w:rStyle w:val="Hyperlink"/>
          </w:rPr>
          <w:t>Promise</w:t>
        </w:r>
      </w:hyperlink>
      <w:r>
        <w:t xml:space="preserve">&lt;HypertyURL&gt;  </w:t>
      </w:r>
      <w:hyperlink r:id="rId168" w:anchor="lineNumber39">
        <w:r>
          <w:rPr>
            <w:rStyle w:val="Hyperlink"/>
          </w:rPr>
          <w:t>source</w:t>
        </w:r>
        <w:bookmarkEnd w:id="332"/>
      </w:hyperlink>
      <w:r>
        <w:t xml:space="preserve"> </w:t>
      </w:r>
    </w:p>
    <w:p w:rsidR="00F80760" w:rsidRDefault="00F80760">
      <w:r>
        <w:t>Ask for creation of a number of Hyperty addresses, to the domain message node.</w:t>
      </w:r>
    </w:p>
    <w:p w:rsidR="00F80760" w:rsidRDefault="00F80760" w:rsidP="00F80760">
      <w:pPr>
        <w:pStyle w:val="Heading4"/>
        <w:numPr>
          <w:ilvl w:val="4"/>
          <w:numId w:val="3"/>
        </w:numPr>
      </w:pPr>
      <w:r>
        <w:t>Params:</w:t>
      </w:r>
    </w:p>
    <w:p w:rsidR="00F80760" w:rsidRDefault="00F80760">
      <w:proofErr w:type="gramStart"/>
      <w:r>
        <w:t>Name Type Attribute Description domain Domain Domain of the message node.</w:t>
      </w:r>
      <w:proofErr w:type="gramEnd"/>
    </w:p>
    <w:p w:rsidR="00F80760" w:rsidRDefault="00F80760">
      <w:pPr>
        <w:pStyle w:val="BodyText"/>
      </w:pPr>
      <w:proofErr w:type="gramStart"/>
      <w:r>
        <w:t>number</w:t>
      </w:r>
      <w:proofErr w:type="gramEnd"/>
      <w:r>
        <w:t xml:space="preserve"> </w:t>
      </w:r>
      <w:hyperlink r:id="rId169">
        <w:r>
          <w:rPr>
            <w:rStyle w:val="Hyperlink"/>
          </w:rPr>
          <w:t>number</w:t>
        </w:r>
      </w:hyperlink>
      <w:r>
        <w:t xml:space="preserve"> Number of addresses to request</w:t>
      </w:r>
    </w:p>
    <w:p w:rsidR="00F80760" w:rsidRDefault="00F80760" w:rsidP="00F80760">
      <w:pPr>
        <w:pStyle w:val="Heading4"/>
        <w:numPr>
          <w:ilvl w:val="4"/>
          <w:numId w:val="3"/>
        </w:numPr>
      </w:pPr>
      <w:bookmarkStart w:id="333" w:name="return-1"/>
      <w:bookmarkEnd w:id="333"/>
      <w:r>
        <w:t>Return:</w:t>
      </w:r>
    </w:p>
    <w:tbl>
      <w:tblPr>
        <w:tblW w:w="5000" w:type="pct"/>
        <w:tblLook w:val="04A0"/>
      </w:tblPr>
      <w:tblGrid>
        <w:gridCol w:w="6814"/>
        <w:gridCol w:w="2473"/>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pan&gt;&lt;HypertyURL&amp;g t;</w:t>
            </w:r>
          </w:p>
        </w:tc>
        <w:tc>
          <w:tcPr>
            <w:tcW w:w="0" w:type="auto"/>
          </w:tcPr>
          <w:p w:rsidR="00F80760" w:rsidRDefault="00F80760">
            <w:pPr>
              <w:jc w:val="left"/>
            </w:pPr>
            <w:r>
              <w:t>A list of HypertyURL’s</w:t>
            </w:r>
          </w:p>
        </w:tc>
      </w:tr>
    </w:tbl>
    <w:p w:rsidR="00F80760" w:rsidRDefault="00F80760">
      <w:r>
        <w:t xml:space="preserve">Generated by </w:t>
      </w:r>
      <w:hyperlink r:id="rId17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334" w:name="bloomfilter"/>
      <w:bookmarkStart w:id="335" w:name="_Toc443159269"/>
      <w:bookmarkEnd w:id="334"/>
      <w:r>
        <w:t>BloomFilter</w:t>
      </w:r>
      <w:bookmarkEnd w:id="335"/>
    </w:p>
    <w:p w:rsidR="00F80760" w:rsidRDefault="00F80760">
      <w:r>
        <w:t>Implements a Bloom filter.</w:t>
      </w:r>
    </w:p>
    <w:p w:rsidR="00F80760" w:rsidRDefault="00F80760" w:rsidP="00F80760">
      <w:pPr>
        <w:pStyle w:val="Heading2"/>
        <w:numPr>
          <w:ilvl w:val="2"/>
          <w:numId w:val="3"/>
        </w:numPr>
        <w:pBdr>
          <w:bottom w:val="none" w:sz="0" w:space="0" w:color="auto"/>
        </w:pBdr>
      </w:pPr>
      <w:bookmarkStart w:id="336" w:name="constructor-summary-1"/>
      <w:bookmarkStart w:id="337" w:name="_Toc443159270"/>
      <w:bookmarkEnd w:id="336"/>
      <w:r>
        <w:t>Constructor Summary</w:t>
      </w:r>
      <w:bookmarkEnd w:id="337"/>
    </w:p>
    <w:p w:rsidR="00F80760" w:rsidRDefault="00F80760">
      <w:r>
        <w:t xml:space="preserve">Public Constructor public </w:t>
      </w:r>
    </w:p>
    <w:p w:rsidR="00F80760" w:rsidRDefault="006020F6">
      <w:pPr>
        <w:pStyle w:val="BodyText"/>
      </w:pPr>
      <w:hyperlink r:id="rId171" w:anchor="instance-constructor-constructor">
        <w:r w:rsidR="00F80760">
          <w:rPr>
            <w:rStyle w:val="Hyperlink"/>
          </w:rPr>
          <w:t>constructor</w:t>
        </w:r>
      </w:hyperlink>
      <w:r w:rsidR="00F80760">
        <w:t>(</w:t>
      </w:r>
      <w:proofErr w:type="gramStart"/>
      <w:r w:rsidR="00F80760">
        <w:t>m</w:t>
      </w:r>
      <w:proofErr w:type="gramEnd"/>
      <w:r w:rsidR="00F80760">
        <w:t>: *, k: *)</w:t>
      </w:r>
    </w:p>
    <w:p w:rsidR="00F80760" w:rsidRDefault="00F80760" w:rsidP="00F80760">
      <w:pPr>
        <w:pStyle w:val="Heading2"/>
        <w:numPr>
          <w:ilvl w:val="2"/>
          <w:numId w:val="3"/>
        </w:numPr>
        <w:pBdr>
          <w:bottom w:val="none" w:sz="0" w:space="0" w:color="auto"/>
        </w:pBdr>
      </w:pPr>
      <w:bookmarkStart w:id="338" w:name="member-summary-1"/>
      <w:bookmarkStart w:id="339" w:name="_Toc443159271"/>
      <w:bookmarkEnd w:id="338"/>
      <w:r>
        <w:t>Member Summary</w:t>
      </w:r>
      <w:bookmarkEnd w:id="339"/>
    </w:p>
    <w:p w:rsidR="00F80760" w:rsidRDefault="00F80760">
      <w:r>
        <w:t xml:space="preserve">Public Members public </w:t>
      </w:r>
    </w:p>
    <w:p w:rsidR="00F80760" w:rsidRDefault="006020F6">
      <w:pPr>
        <w:pStyle w:val="BodyText"/>
      </w:pPr>
      <w:hyperlink r:id="rId172" w:anchor="instance-member-buckets">
        <w:r w:rsidR="00F80760">
          <w:rPr>
            <w:rStyle w:val="Hyperlink"/>
          </w:rPr>
          <w:t>buckets</w:t>
        </w:r>
      </w:hyperlink>
      <w:r w:rsidR="00F80760">
        <w:t>: *</w:t>
      </w:r>
    </w:p>
    <w:p w:rsidR="00F80760" w:rsidRDefault="00F80760">
      <w:proofErr w:type="gramStart"/>
      <w:r>
        <w:t>public</w:t>
      </w:r>
      <w:proofErr w:type="gramEnd"/>
      <w:r>
        <w:t xml:space="preserve"> </w:t>
      </w:r>
    </w:p>
    <w:p w:rsidR="00F80760" w:rsidRDefault="006020F6">
      <w:pPr>
        <w:pStyle w:val="BodyText"/>
      </w:pPr>
      <w:hyperlink r:id="rId173" w:anchor="instance-member-k">
        <w:r w:rsidR="00F80760">
          <w:rPr>
            <w:rStyle w:val="Hyperlink"/>
          </w:rPr>
          <w:t>k</w:t>
        </w:r>
      </w:hyperlink>
      <w:r w:rsidR="00F80760">
        <w:t>: *</w:t>
      </w:r>
    </w:p>
    <w:p w:rsidR="00F80760" w:rsidRDefault="00F80760">
      <w:proofErr w:type="gramStart"/>
      <w:r>
        <w:t>public</w:t>
      </w:r>
      <w:proofErr w:type="gramEnd"/>
      <w:r>
        <w:t xml:space="preserve"> </w:t>
      </w:r>
    </w:p>
    <w:p w:rsidR="00F80760" w:rsidRDefault="006020F6">
      <w:pPr>
        <w:pStyle w:val="BodyText"/>
      </w:pPr>
      <w:hyperlink r:id="rId174" w:anchor="instance-member-m">
        <w:r w:rsidR="00F80760">
          <w:rPr>
            <w:rStyle w:val="Hyperlink"/>
          </w:rPr>
          <w:t>m</w:t>
        </w:r>
      </w:hyperlink>
      <w:r w:rsidR="00F80760">
        <w:t>: *</w:t>
      </w:r>
    </w:p>
    <w:p w:rsidR="00F80760" w:rsidRDefault="00F80760" w:rsidP="00F80760">
      <w:pPr>
        <w:pStyle w:val="Heading2"/>
        <w:numPr>
          <w:ilvl w:val="2"/>
          <w:numId w:val="3"/>
        </w:numPr>
        <w:pBdr>
          <w:bottom w:val="none" w:sz="0" w:space="0" w:color="auto"/>
        </w:pBdr>
      </w:pPr>
      <w:bookmarkStart w:id="340" w:name="method-summary-1"/>
      <w:bookmarkStart w:id="341" w:name="_Toc443159272"/>
      <w:bookmarkEnd w:id="340"/>
      <w:r>
        <w:t>Method Summary</w:t>
      </w:r>
      <w:bookmarkEnd w:id="341"/>
    </w:p>
    <w:p w:rsidR="00F80760" w:rsidRDefault="00F80760">
      <w:r>
        <w:t xml:space="preserve">Public Methods public </w:t>
      </w:r>
    </w:p>
    <w:p w:rsidR="00F80760" w:rsidRDefault="006020F6">
      <w:pPr>
        <w:pStyle w:val="BodyText"/>
      </w:pPr>
      <w:hyperlink r:id="rId175" w:anchor="instance-method-add">
        <w:r w:rsidR="00F80760">
          <w:rPr>
            <w:rStyle w:val="Hyperlink"/>
          </w:rPr>
          <w:t>add</w:t>
        </w:r>
      </w:hyperlink>
      <w:r w:rsidR="00F80760">
        <w:t>(</w:t>
      </w:r>
      <w:proofErr w:type="gramStart"/>
      <w:r w:rsidR="00F80760">
        <w:t>v</w:t>
      </w:r>
      <w:proofErr w:type="gramEnd"/>
      <w:r w:rsidR="00F80760">
        <w:t>: *)</w:t>
      </w:r>
    </w:p>
    <w:p w:rsidR="00F80760" w:rsidRDefault="00F80760">
      <w:proofErr w:type="gramStart"/>
      <w:r>
        <w:t>public</w:t>
      </w:r>
      <w:proofErr w:type="gramEnd"/>
      <w:r>
        <w:t xml:space="preserve"> </w:t>
      </w:r>
    </w:p>
    <w:p w:rsidR="00F80760" w:rsidRDefault="006020F6">
      <w:pPr>
        <w:pStyle w:val="BodyText"/>
      </w:pPr>
      <w:hyperlink r:id="rId176" w:anchor="instance-method-addBloomFilter">
        <w:r w:rsidR="00F80760">
          <w:rPr>
            <w:rStyle w:val="Hyperlink"/>
          </w:rPr>
          <w:t>addBloomFilter</w:t>
        </w:r>
      </w:hyperlink>
      <w:r w:rsidR="00F80760">
        <w:t>(</w:t>
      </w:r>
      <w:proofErr w:type="gramStart"/>
      <w:r w:rsidR="00F80760">
        <w:t>v</w:t>
      </w:r>
      <w:proofErr w:type="gramEnd"/>
      <w:r w:rsidR="00F80760">
        <w:t>: *)</w:t>
      </w:r>
    </w:p>
    <w:p w:rsidR="00F80760" w:rsidRDefault="00F80760">
      <w:proofErr w:type="gramStart"/>
      <w:r>
        <w:t>public</w:t>
      </w:r>
      <w:proofErr w:type="gramEnd"/>
      <w:r>
        <w:t xml:space="preserve"> </w:t>
      </w:r>
    </w:p>
    <w:p w:rsidR="00F80760" w:rsidRDefault="006020F6">
      <w:pPr>
        <w:pStyle w:val="BodyText"/>
      </w:pPr>
      <w:hyperlink r:id="rId177" w:anchor="instance-method-fnv1a">
        <w:r w:rsidR="00F80760">
          <w:rPr>
            <w:rStyle w:val="Hyperlink"/>
          </w:rPr>
          <w:t>fnv1a</w:t>
        </w:r>
      </w:hyperlink>
      <w:r w:rsidR="00F80760">
        <w:t>(</w:t>
      </w:r>
      <w:proofErr w:type="gramStart"/>
      <w:r w:rsidR="00F80760">
        <w:t>v</w:t>
      </w:r>
      <w:proofErr w:type="gramEnd"/>
      <w:r w:rsidR="00F80760">
        <w:t>: *): *</w:t>
      </w:r>
    </w:p>
    <w:p w:rsidR="00F80760" w:rsidRDefault="00F80760">
      <w:proofErr w:type="gramStart"/>
      <w:r>
        <w:t>public</w:t>
      </w:r>
      <w:proofErr w:type="gramEnd"/>
      <w:r>
        <w:t xml:space="preserve"> </w:t>
      </w:r>
    </w:p>
    <w:p w:rsidR="00F80760" w:rsidRDefault="006020F6">
      <w:pPr>
        <w:pStyle w:val="BodyText"/>
      </w:pPr>
      <w:hyperlink r:id="rId178" w:anchor="instance-method-fnv1ab">
        <w:r w:rsidR="00F80760">
          <w:rPr>
            <w:rStyle w:val="Hyperlink"/>
          </w:rPr>
          <w:t>fnv1ab</w:t>
        </w:r>
      </w:hyperlink>
      <w:r w:rsidR="00F80760">
        <w:t>(</w:t>
      </w:r>
      <w:proofErr w:type="gramStart"/>
      <w:r w:rsidR="00F80760">
        <w:t>a</w:t>
      </w:r>
      <w:proofErr w:type="gramEnd"/>
      <w:r w:rsidR="00F80760">
        <w:t>: *): *</w:t>
      </w:r>
    </w:p>
    <w:p w:rsidR="00F80760" w:rsidRDefault="00F80760">
      <w:proofErr w:type="gramStart"/>
      <w:r>
        <w:t>public</w:t>
      </w:r>
      <w:proofErr w:type="gramEnd"/>
      <w:r>
        <w:t xml:space="preserve"> </w:t>
      </w:r>
    </w:p>
    <w:p w:rsidR="00F80760" w:rsidRDefault="006020F6">
      <w:pPr>
        <w:pStyle w:val="BodyText"/>
      </w:pPr>
      <w:hyperlink r:id="rId179" w:anchor="instance-method-fnvmix">
        <w:r w:rsidR="00F80760">
          <w:rPr>
            <w:rStyle w:val="Hyperlink"/>
          </w:rPr>
          <w:t>fnvmix</w:t>
        </w:r>
      </w:hyperlink>
      <w:r w:rsidR="00F80760">
        <w:t>(</w:t>
      </w:r>
      <w:proofErr w:type="gramStart"/>
      <w:r w:rsidR="00F80760">
        <w:t>a</w:t>
      </w:r>
      <w:proofErr w:type="gramEnd"/>
      <w:r w:rsidR="00F80760">
        <w:t>: *): *</w:t>
      </w:r>
    </w:p>
    <w:p w:rsidR="00F80760" w:rsidRDefault="00F80760">
      <w:proofErr w:type="gramStart"/>
      <w:r>
        <w:lastRenderedPageBreak/>
        <w:t>public</w:t>
      </w:r>
      <w:proofErr w:type="gramEnd"/>
      <w:r>
        <w:t xml:space="preserve"> </w:t>
      </w:r>
    </w:p>
    <w:p w:rsidR="00F80760" w:rsidRDefault="006020F6">
      <w:pPr>
        <w:pStyle w:val="BodyText"/>
      </w:pPr>
      <w:hyperlink r:id="rId180" w:anchor="instance-method-fnvmultiply">
        <w:r w:rsidR="00F80760">
          <w:rPr>
            <w:rStyle w:val="Hyperlink"/>
          </w:rPr>
          <w:t>fnvmultiply</w:t>
        </w:r>
      </w:hyperlink>
      <w:r w:rsidR="00F80760">
        <w:t>(</w:t>
      </w:r>
      <w:proofErr w:type="gramStart"/>
      <w:r w:rsidR="00F80760">
        <w:t>a</w:t>
      </w:r>
      <w:proofErr w:type="gramEnd"/>
      <w:r w:rsidR="00F80760">
        <w:t>: *): *</w:t>
      </w:r>
    </w:p>
    <w:p w:rsidR="00F80760" w:rsidRDefault="00F80760">
      <w:proofErr w:type="gramStart"/>
      <w:r>
        <w:t>public</w:t>
      </w:r>
      <w:proofErr w:type="gramEnd"/>
      <w:r>
        <w:t xml:space="preserve"> </w:t>
      </w:r>
    </w:p>
    <w:p w:rsidR="00F80760" w:rsidRDefault="006020F6">
      <w:pPr>
        <w:pStyle w:val="BodyText"/>
      </w:pPr>
      <w:hyperlink r:id="rId181" w:anchor="instance-method-locations">
        <w:r w:rsidR="00F80760">
          <w:rPr>
            <w:rStyle w:val="Hyperlink"/>
          </w:rPr>
          <w:t>locations</w:t>
        </w:r>
      </w:hyperlink>
      <w:r w:rsidR="00F80760">
        <w:t>(</w:t>
      </w:r>
      <w:proofErr w:type="gramStart"/>
      <w:r w:rsidR="00F80760">
        <w:t>v</w:t>
      </w:r>
      <w:proofErr w:type="gramEnd"/>
      <w:r w:rsidR="00F80760">
        <w:t>: *): *</w:t>
      </w:r>
    </w:p>
    <w:p w:rsidR="00F80760" w:rsidRDefault="00F80760">
      <w:proofErr w:type="gramStart"/>
      <w:r>
        <w:t>public</w:t>
      </w:r>
      <w:proofErr w:type="gramEnd"/>
      <w:r>
        <w:t xml:space="preserve"> </w:t>
      </w:r>
    </w:p>
    <w:p w:rsidR="00F80760" w:rsidRDefault="006020F6">
      <w:pPr>
        <w:pStyle w:val="BodyText"/>
      </w:pPr>
      <w:hyperlink r:id="rId182" w:anchor="instance-method-popcnt">
        <w:r w:rsidR="00F80760">
          <w:rPr>
            <w:rStyle w:val="Hyperlink"/>
          </w:rPr>
          <w:t>popcnt</w:t>
        </w:r>
      </w:hyperlink>
      <w:r w:rsidR="00F80760">
        <w:t>(</w:t>
      </w:r>
      <w:proofErr w:type="gramStart"/>
      <w:r w:rsidR="00F80760">
        <w:t>v</w:t>
      </w:r>
      <w:proofErr w:type="gramEnd"/>
      <w:r w:rsidR="00F80760">
        <w:t>: *): *</w:t>
      </w:r>
    </w:p>
    <w:p w:rsidR="00F80760" w:rsidRDefault="00F80760">
      <w:proofErr w:type="gramStart"/>
      <w:r>
        <w:t>public</w:t>
      </w:r>
      <w:proofErr w:type="gramEnd"/>
      <w:r>
        <w:t xml:space="preserve"> </w:t>
      </w:r>
    </w:p>
    <w:p w:rsidR="00F80760" w:rsidRDefault="006020F6">
      <w:pPr>
        <w:pStyle w:val="BodyText"/>
      </w:pPr>
      <w:hyperlink r:id="rId183" w:anchor="instance-method-size">
        <w:r w:rsidR="00F80760">
          <w:rPr>
            <w:rStyle w:val="Hyperlink"/>
          </w:rPr>
          <w:t>size</w:t>
        </w:r>
      </w:hyperlink>
      <w:r w:rsidR="00F80760">
        <w:t>(): *</w:t>
      </w:r>
    </w:p>
    <w:p w:rsidR="00F80760" w:rsidRDefault="00F80760">
      <w:proofErr w:type="gramStart"/>
      <w:r>
        <w:t>public</w:t>
      </w:r>
      <w:proofErr w:type="gramEnd"/>
      <w:r>
        <w:t xml:space="preserve"> </w:t>
      </w:r>
    </w:p>
    <w:p w:rsidR="00F80760" w:rsidRDefault="006020F6">
      <w:pPr>
        <w:pStyle w:val="BodyText"/>
      </w:pPr>
      <w:hyperlink r:id="rId184" w:anchor="instance-method-test">
        <w:r w:rsidR="00F80760">
          <w:rPr>
            <w:rStyle w:val="Hyperlink"/>
          </w:rPr>
          <w:t>test</w:t>
        </w:r>
      </w:hyperlink>
      <w:r w:rsidR="00F80760">
        <w:t>(</w:t>
      </w:r>
      <w:proofErr w:type="gramStart"/>
      <w:r w:rsidR="00F80760">
        <w:t>v</w:t>
      </w:r>
      <w:proofErr w:type="gramEnd"/>
      <w:r w:rsidR="00F80760">
        <w:t xml:space="preserve">: *): </w:t>
      </w:r>
      <w:hyperlink r:id="rId185">
        <w:r w:rsidR="00F80760">
          <w:rPr>
            <w:rStyle w:val="Hyperlink"/>
          </w:rPr>
          <w:t>boolean</w:t>
        </w:r>
      </w:hyperlink>
    </w:p>
    <w:p w:rsidR="00F80760" w:rsidRDefault="00F80760" w:rsidP="00F80760">
      <w:pPr>
        <w:pStyle w:val="Heading2"/>
        <w:numPr>
          <w:ilvl w:val="2"/>
          <w:numId w:val="3"/>
        </w:numPr>
        <w:pBdr>
          <w:bottom w:val="none" w:sz="0" w:space="0" w:color="auto"/>
        </w:pBdr>
      </w:pPr>
      <w:bookmarkStart w:id="342" w:name="_Toc443159273"/>
      <w:r>
        <w:t>Public Constructors</w:t>
      </w:r>
      <w:bookmarkEnd w:id="342"/>
    </w:p>
    <w:p w:rsidR="00F80760" w:rsidRDefault="00F80760" w:rsidP="00F80760">
      <w:pPr>
        <w:pStyle w:val="Heading3"/>
        <w:numPr>
          <w:ilvl w:val="3"/>
          <w:numId w:val="3"/>
        </w:numPr>
        <w:pBdr>
          <w:bottom w:val="none" w:sz="0" w:space="0" w:color="auto"/>
        </w:pBdr>
      </w:pPr>
      <w:bookmarkStart w:id="343" w:name="_Toc443159274"/>
      <w:proofErr w:type="gramStart"/>
      <w:r>
        <w:t>public</w:t>
      </w:r>
      <w:proofErr w:type="gramEnd"/>
      <w:r>
        <w:t xml:space="preserve"> constructor(m: *, k: *)  </w:t>
      </w:r>
      <w:hyperlink r:id="rId186" w:anchor="lineNumber47">
        <w:r>
          <w:rPr>
            <w:rStyle w:val="Hyperlink"/>
          </w:rPr>
          <w:t>source</w:t>
        </w:r>
        <w:bookmarkEnd w:id="343"/>
      </w:hyperlink>
      <w:r>
        <w:t xml:space="preserve"> </w:t>
      </w:r>
    </w:p>
    <w:p w:rsidR="00F80760" w:rsidRDefault="00F80760" w:rsidP="00F80760">
      <w:pPr>
        <w:pStyle w:val="Heading4"/>
        <w:numPr>
          <w:ilvl w:val="4"/>
          <w:numId w:val="3"/>
        </w:numPr>
      </w:pPr>
      <w:r>
        <w:t>Params:</w:t>
      </w:r>
    </w:p>
    <w:p w:rsidR="00F80760" w:rsidRDefault="00F80760">
      <w:r>
        <w:t>Name Type Attribute Description m * k *</w:t>
      </w:r>
    </w:p>
    <w:p w:rsidR="00F80760" w:rsidRDefault="00F80760" w:rsidP="00F80760">
      <w:pPr>
        <w:pStyle w:val="Heading2"/>
        <w:numPr>
          <w:ilvl w:val="2"/>
          <w:numId w:val="3"/>
        </w:numPr>
        <w:pBdr>
          <w:bottom w:val="none" w:sz="0" w:space="0" w:color="auto"/>
        </w:pBdr>
      </w:pPr>
      <w:bookmarkStart w:id="344" w:name="_Toc443159275"/>
      <w:r>
        <w:t>Public Members</w:t>
      </w:r>
      <w:bookmarkEnd w:id="344"/>
    </w:p>
    <w:p w:rsidR="00F80760" w:rsidRDefault="00F80760" w:rsidP="00F80760">
      <w:pPr>
        <w:pStyle w:val="Heading3"/>
        <w:numPr>
          <w:ilvl w:val="3"/>
          <w:numId w:val="3"/>
        </w:numPr>
        <w:pBdr>
          <w:bottom w:val="none" w:sz="0" w:space="0" w:color="auto"/>
        </w:pBdr>
      </w:pPr>
      <w:bookmarkStart w:id="345" w:name="instance-member-buckets"/>
      <w:bookmarkStart w:id="346" w:name="_Toc443159276"/>
      <w:bookmarkEnd w:id="345"/>
      <w:proofErr w:type="gramStart"/>
      <w:r>
        <w:t>public</w:t>
      </w:r>
      <w:proofErr w:type="gramEnd"/>
      <w:r>
        <w:t xml:space="preserve"> buckets: *  </w:t>
      </w:r>
      <w:hyperlink r:id="rId187" w:anchor="lineNumber66">
        <w:r>
          <w:rPr>
            <w:rStyle w:val="Hyperlink"/>
          </w:rPr>
          <w:t>source</w:t>
        </w:r>
        <w:bookmarkEnd w:id="346"/>
      </w:hyperlink>
      <w:r>
        <w:t xml:space="preserve"> </w:t>
      </w:r>
    </w:p>
    <w:p w:rsidR="00F80760" w:rsidRDefault="00F80760" w:rsidP="00F80760">
      <w:pPr>
        <w:pStyle w:val="Heading3"/>
        <w:numPr>
          <w:ilvl w:val="3"/>
          <w:numId w:val="3"/>
        </w:numPr>
        <w:pBdr>
          <w:bottom w:val="none" w:sz="0" w:space="0" w:color="auto"/>
        </w:pBdr>
      </w:pPr>
      <w:bookmarkStart w:id="347" w:name="instance-member-k"/>
      <w:bookmarkStart w:id="348" w:name="_Toc443159277"/>
      <w:bookmarkEnd w:id="347"/>
      <w:proofErr w:type="gramStart"/>
      <w:r>
        <w:t>public</w:t>
      </w:r>
      <w:proofErr w:type="gramEnd"/>
      <w:r>
        <w:t xml:space="preserve"> k: *  </w:t>
      </w:r>
      <w:hyperlink r:id="rId188" w:anchor="lineNumber60">
        <w:r>
          <w:rPr>
            <w:rStyle w:val="Hyperlink"/>
          </w:rPr>
          <w:t>source</w:t>
        </w:r>
        <w:bookmarkEnd w:id="348"/>
      </w:hyperlink>
      <w:r>
        <w:t xml:space="preserve"> </w:t>
      </w:r>
    </w:p>
    <w:p w:rsidR="00F80760" w:rsidRDefault="00F80760" w:rsidP="00F80760">
      <w:pPr>
        <w:pStyle w:val="Heading3"/>
        <w:numPr>
          <w:ilvl w:val="3"/>
          <w:numId w:val="3"/>
        </w:numPr>
        <w:pBdr>
          <w:bottom w:val="none" w:sz="0" w:space="0" w:color="auto"/>
        </w:pBdr>
      </w:pPr>
      <w:bookmarkStart w:id="349" w:name="instance-member-m"/>
      <w:bookmarkStart w:id="350" w:name="_Toc443159278"/>
      <w:bookmarkEnd w:id="349"/>
      <w:proofErr w:type="gramStart"/>
      <w:r>
        <w:t>public</w:t>
      </w:r>
      <w:proofErr w:type="gramEnd"/>
      <w:r>
        <w:t xml:space="preserve"> m: *  </w:t>
      </w:r>
      <w:hyperlink r:id="rId189" w:anchor="lineNumber59">
        <w:r>
          <w:rPr>
            <w:rStyle w:val="Hyperlink"/>
          </w:rPr>
          <w:t>source</w:t>
        </w:r>
        <w:bookmarkEnd w:id="350"/>
      </w:hyperlink>
      <w:r>
        <w:t xml:space="preserve"> </w:t>
      </w:r>
    </w:p>
    <w:p w:rsidR="00F80760" w:rsidRDefault="00F80760" w:rsidP="00F80760">
      <w:pPr>
        <w:pStyle w:val="Heading2"/>
        <w:numPr>
          <w:ilvl w:val="2"/>
          <w:numId w:val="3"/>
        </w:numPr>
        <w:pBdr>
          <w:bottom w:val="none" w:sz="0" w:space="0" w:color="auto"/>
        </w:pBdr>
      </w:pPr>
      <w:bookmarkStart w:id="351" w:name="_Toc443159279"/>
      <w:r>
        <w:t>Public Methods</w:t>
      </w:r>
      <w:bookmarkEnd w:id="351"/>
    </w:p>
    <w:p w:rsidR="00F80760" w:rsidRDefault="00F80760" w:rsidP="00F80760">
      <w:pPr>
        <w:pStyle w:val="Heading3"/>
        <w:numPr>
          <w:ilvl w:val="3"/>
          <w:numId w:val="3"/>
        </w:numPr>
        <w:pBdr>
          <w:bottom w:val="none" w:sz="0" w:space="0" w:color="auto"/>
        </w:pBdr>
      </w:pPr>
      <w:bookmarkStart w:id="352" w:name="instance-method-add"/>
      <w:bookmarkStart w:id="353" w:name="_Toc443159280"/>
      <w:bookmarkEnd w:id="352"/>
      <w:proofErr w:type="gramStart"/>
      <w:r>
        <w:t>public</w:t>
      </w:r>
      <w:proofErr w:type="gramEnd"/>
      <w:r>
        <w:t xml:space="preserve"> add(v: *)  </w:t>
      </w:r>
      <w:hyperlink r:id="rId190" w:anchor="lineNumber93">
        <w:r>
          <w:rPr>
            <w:rStyle w:val="Hyperlink"/>
          </w:rPr>
          <w:t>source</w:t>
        </w:r>
        <w:bookmarkEnd w:id="353"/>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354" w:name="instance-method-addBloomFilter"/>
      <w:bookmarkStart w:id="355" w:name="_Toc443159281"/>
      <w:bookmarkEnd w:id="354"/>
      <w:proofErr w:type="gramStart"/>
      <w:r>
        <w:t>public</w:t>
      </w:r>
      <w:proofErr w:type="gramEnd"/>
      <w:r>
        <w:t xml:space="preserve"> addBloomFilter(v: *)  </w:t>
      </w:r>
      <w:hyperlink r:id="rId191" w:anchor="lineNumber115">
        <w:r>
          <w:rPr>
            <w:rStyle w:val="Hyperlink"/>
          </w:rPr>
          <w:t>source</w:t>
        </w:r>
        <w:bookmarkEnd w:id="355"/>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3"/>
        <w:numPr>
          <w:ilvl w:val="3"/>
          <w:numId w:val="3"/>
        </w:numPr>
        <w:pBdr>
          <w:bottom w:val="none" w:sz="0" w:space="0" w:color="auto"/>
        </w:pBdr>
      </w:pPr>
      <w:bookmarkStart w:id="356" w:name="instance-method-fnv1a"/>
      <w:bookmarkStart w:id="357" w:name="_Toc443159282"/>
      <w:bookmarkEnd w:id="356"/>
      <w:proofErr w:type="gramStart"/>
      <w:r>
        <w:t>public</w:t>
      </w:r>
      <w:proofErr w:type="gramEnd"/>
      <w:r>
        <w:t xml:space="preserve"> fnv1a(v: *): *  </w:t>
      </w:r>
      <w:hyperlink r:id="rId192" w:anchor="lineNumber139">
        <w:r>
          <w:rPr>
            <w:rStyle w:val="Hyperlink"/>
          </w:rPr>
          <w:t>source</w:t>
        </w:r>
        <w:bookmarkEnd w:id="357"/>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58" w:name="return-2"/>
      <w:bookmarkEnd w:id="35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59" w:name="instance-method-fnv1ab"/>
      <w:bookmarkStart w:id="360" w:name="_Toc443159283"/>
      <w:bookmarkEnd w:id="359"/>
      <w:proofErr w:type="gramStart"/>
      <w:r>
        <w:lastRenderedPageBreak/>
        <w:t>public</w:t>
      </w:r>
      <w:proofErr w:type="gramEnd"/>
      <w:r>
        <w:t xml:space="preserve"> fnv1ab(a: *): *  </w:t>
      </w:r>
      <w:hyperlink r:id="rId193" w:anchor="lineNumber156">
        <w:r>
          <w:rPr>
            <w:rStyle w:val="Hyperlink"/>
          </w:rPr>
          <w:t>source</w:t>
        </w:r>
        <w:bookmarkEnd w:id="360"/>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61" w:name="return-3"/>
      <w:bookmarkEnd w:id="36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62" w:name="instance-method-fnvmix"/>
      <w:bookmarkStart w:id="363" w:name="_Toc443159284"/>
      <w:bookmarkEnd w:id="362"/>
      <w:proofErr w:type="gramStart"/>
      <w:r>
        <w:t>public</w:t>
      </w:r>
      <w:proofErr w:type="gramEnd"/>
      <w:r>
        <w:t xml:space="preserve"> fnvmix(a: *): *  </w:t>
      </w:r>
      <w:hyperlink r:id="rId194" w:anchor="lineNumber161">
        <w:r>
          <w:rPr>
            <w:rStyle w:val="Hyperlink"/>
          </w:rPr>
          <w:t>source</w:t>
        </w:r>
        <w:bookmarkEnd w:id="363"/>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64" w:name="return-4"/>
      <w:bookmarkEnd w:id="36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65" w:name="instance-method-fnvmultiply"/>
      <w:bookmarkStart w:id="366" w:name="_Toc443159285"/>
      <w:bookmarkEnd w:id="365"/>
      <w:proofErr w:type="gramStart"/>
      <w:r>
        <w:t>public</w:t>
      </w:r>
      <w:proofErr w:type="gramEnd"/>
      <w:r>
        <w:t xml:space="preserve"> fnvmultiply(a: *): *  </w:t>
      </w:r>
      <w:hyperlink r:id="rId195" w:anchor="lineNumber151">
        <w:r>
          <w:rPr>
            <w:rStyle w:val="Hyperlink"/>
          </w:rPr>
          <w:t>source</w:t>
        </w:r>
        <w:bookmarkEnd w:id="366"/>
      </w:hyperlink>
      <w:r>
        <w:t xml:space="preserve"> </w:t>
      </w:r>
    </w:p>
    <w:p w:rsidR="00F80760" w:rsidRDefault="00F80760" w:rsidP="00F80760">
      <w:pPr>
        <w:pStyle w:val="Heading4"/>
        <w:numPr>
          <w:ilvl w:val="4"/>
          <w:numId w:val="3"/>
        </w:numPr>
      </w:pPr>
      <w:r>
        <w:t>Params:</w:t>
      </w:r>
    </w:p>
    <w:p w:rsidR="00F80760" w:rsidRDefault="00F80760">
      <w:r>
        <w:t>Name Type Attribute Description a *</w:t>
      </w:r>
    </w:p>
    <w:p w:rsidR="00F80760" w:rsidRDefault="00F80760" w:rsidP="00F80760">
      <w:pPr>
        <w:pStyle w:val="Heading4"/>
        <w:numPr>
          <w:ilvl w:val="4"/>
          <w:numId w:val="3"/>
        </w:numPr>
      </w:pPr>
      <w:bookmarkStart w:id="367" w:name="return-5"/>
      <w:bookmarkEnd w:id="367"/>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68" w:name="instance-method-locations"/>
      <w:bookmarkStart w:id="369" w:name="_Toc443159286"/>
      <w:bookmarkEnd w:id="368"/>
      <w:proofErr w:type="gramStart"/>
      <w:r>
        <w:t>public</w:t>
      </w:r>
      <w:proofErr w:type="gramEnd"/>
      <w:r>
        <w:t xml:space="preserve"> locations(v: *): *  </w:t>
      </w:r>
      <w:hyperlink r:id="rId196" w:anchor="lineNumber79">
        <w:r>
          <w:rPr>
            <w:rStyle w:val="Hyperlink"/>
          </w:rPr>
          <w:t>source</w:t>
        </w:r>
        <w:bookmarkEnd w:id="369"/>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70" w:name="return-6"/>
      <w:bookmarkEnd w:id="370"/>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71" w:name="instance-method-popcnt"/>
      <w:bookmarkStart w:id="372" w:name="_Toc443159287"/>
      <w:bookmarkEnd w:id="371"/>
      <w:proofErr w:type="gramStart"/>
      <w:r>
        <w:t>public</w:t>
      </w:r>
      <w:proofErr w:type="gramEnd"/>
      <w:r>
        <w:t xml:space="preserve"> popcnt(v: *): *  </w:t>
      </w:r>
      <w:hyperlink r:id="rId197" w:anchor="lineNumber132">
        <w:r>
          <w:rPr>
            <w:rStyle w:val="Hyperlink"/>
          </w:rPr>
          <w:t>source</w:t>
        </w:r>
        <w:bookmarkEnd w:id="372"/>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73" w:name="return-7"/>
      <w:bookmarkEnd w:id="373"/>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74" w:name="instance-method-size"/>
      <w:bookmarkStart w:id="375" w:name="_Toc443159288"/>
      <w:bookmarkEnd w:id="374"/>
      <w:proofErr w:type="gramStart"/>
      <w:r>
        <w:t>public</w:t>
      </w:r>
      <w:proofErr w:type="gramEnd"/>
      <w:r>
        <w:t xml:space="preserve"> size(): *  </w:t>
      </w:r>
      <w:hyperlink r:id="rId198" w:anchor="lineNumber124">
        <w:r>
          <w:rPr>
            <w:rStyle w:val="Hyperlink"/>
          </w:rPr>
          <w:t>source</w:t>
        </w:r>
        <w:bookmarkEnd w:id="375"/>
      </w:hyperlink>
      <w:r>
        <w:t xml:space="preserve"> </w:t>
      </w:r>
    </w:p>
    <w:p w:rsidR="00F80760" w:rsidRDefault="00F80760" w:rsidP="00F80760">
      <w:pPr>
        <w:pStyle w:val="Heading4"/>
        <w:numPr>
          <w:ilvl w:val="4"/>
          <w:numId w:val="3"/>
        </w:numPr>
      </w:pPr>
      <w:bookmarkStart w:id="376" w:name="return-8"/>
      <w:bookmarkEnd w:id="376"/>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377" w:name="instance-method-test"/>
      <w:bookmarkStart w:id="378" w:name="_Toc443159289"/>
      <w:bookmarkEnd w:id="377"/>
      <w:proofErr w:type="gramStart"/>
      <w:r>
        <w:lastRenderedPageBreak/>
        <w:t>public</w:t>
      </w:r>
      <w:proofErr w:type="gramEnd"/>
      <w:r>
        <w:t xml:space="preserve"> test(v: *): </w:t>
      </w:r>
      <w:hyperlink r:id="rId199">
        <w:r>
          <w:rPr>
            <w:rStyle w:val="Hyperlink"/>
          </w:rPr>
          <w:t>boolean</w:t>
        </w:r>
      </w:hyperlink>
      <w:r>
        <w:t xml:space="preserve">  </w:t>
      </w:r>
      <w:hyperlink r:id="rId200" w:anchor="lineNumber100">
        <w:r>
          <w:rPr>
            <w:rStyle w:val="Hyperlink"/>
          </w:rPr>
          <w:t>source</w:t>
        </w:r>
        <w:bookmarkEnd w:id="378"/>
      </w:hyperlink>
      <w:r>
        <w:t xml:space="preserve"> </w:t>
      </w:r>
    </w:p>
    <w:p w:rsidR="00F80760" w:rsidRDefault="00F80760" w:rsidP="00F80760">
      <w:pPr>
        <w:pStyle w:val="Heading4"/>
        <w:numPr>
          <w:ilvl w:val="4"/>
          <w:numId w:val="3"/>
        </w:numPr>
      </w:pPr>
      <w:r>
        <w:t>Params:</w:t>
      </w:r>
    </w:p>
    <w:p w:rsidR="00F80760" w:rsidRDefault="00F80760">
      <w:r>
        <w:t>Name Type Attribute Description v *</w:t>
      </w:r>
    </w:p>
    <w:p w:rsidR="00F80760" w:rsidRDefault="00F80760" w:rsidP="00F80760">
      <w:pPr>
        <w:pStyle w:val="Heading4"/>
        <w:numPr>
          <w:ilvl w:val="4"/>
          <w:numId w:val="3"/>
        </w:numPr>
      </w:pPr>
      <w:bookmarkStart w:id="379" w:name="return-9"/>
      <w:bookmarkEnd w:id="379"/>
      <w:r>
        <w:t>Return:</w:t>
      </w:r>
    </w:p>
    <w:tbl>
      <w:tblPr>
        <w:tblW w:w="0" w:type="pct"/>
        <w:tblLook w:val="04A0"/>
      </w:tblPr>
      <w:tblGrid>
        <w:gridCol w:w="945"/>
      </w:tblGrid>
      <w:tr w:rsidR="00F80760">
        <w:tc>
          <w:tcPr>
            <w:tcW w:w="0" w:type="auto"/>
          </w:tcPr>
          <w:p w:rsidR="00F80760" w:rsidRDefault="006020F6">
            <w:pPr>
              <w:jc w:val="left"/>
            </w:pPr>
            <w:hyperlink r:id="rId201">
              <w:r w:rsidR="00F80760">
                <w:rPr>
                  <w:rStyle w:val="Hyperlink"/>
                </w:rPr>
                <w:t>boolean</w:t>
              </w:r>
            </w:hyperlink>
          </w:p>
        </w:tc>
      </w:tr>
    </w:tbl>
    <w:p w:rsidR="00F80760" w:rsidRDefault="00F80760">
      <w:r>
        <w:t xml:space="preserve">Generated by </w:t>
      </w:r>
      <w:hyperlink r:id="rId202">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380" w:name="bus"/>
      <w:bookmarkStart w:id="381" w:name="_Toc443159290"/>
      <w:bookmarkEnd w:id="380"/>
      <w:r>
        <w:t>Bus</w:t>
      </w:r>
      <w:bookmarkEnd w:id="381"/>
    </w:p>
    <w:p w:rsidR="00F80760" w:rsidRDefault="00F80760" w:rsidP="00F80760">
      <w:pPr>
        <w:pStyle w:val="Heading4"/>
        <w:numPr>
          <w:ilvl w:val="4"/>
          <w:numId w:val="3"/>
        </w:numPr>
      </w:pPr>
      <w:bookmarkStart w:id="382" w:name="direct-subclass"/>
      <w:bookmarkEnd w:id="382"/>
      <w:r>
        <w:t>Direct Subclass:</w:t>
      </w:r>
    </w:p>
    <w:p w:rsidR="00F80760" w:rsidRDefault="006020F6">
      <w:hyperlink r:id="rId203">
        <w:r w:rsidR="00F80760">
          <w:rPr>
            <w:rStyle w:val="Hyperlink"/>
          </w:rPr>
          <w:t>MessageBus</w:t>
        </w:r>
      </w:hyperlink>
      <w:r w:rsidR="00F80760">
        <w:t xml:space="preserve">, </w:t>
      </w:r>
      <w:hyperlink r:id="rId204">
        <w:r w:rsidR="00F80760">
          <w:rPr>
            <w:rStyle w:val="Hyperlink"/>
          </w:rPr>
          <w:t>MiniBus</w:t>
        </w:r>
      </w:hyperlink>
    </w:p>
    <w:p w:rsidR="00F80760" w:rsidRDefault="00F80760" w:rsidP="00F80760">
      <w:pPr>
        <w:pStyle w:val="Heading4"/>
        <w:numPr>
          <w:ilvl w:val="4"/>
          <w:numId w:val="3"/>
        </w:numPr>
      </w:pPr>
      <w:r>
        <w:t>Indirect Subclass:</w:t>
      </w:r>
    </w:p>
    <w:p w:rsidR="00F80760" w:rsidRDefault="006020F6">
      <w:hyperlink r:id="rId205">
        <w:r w:rsidR="00F80760">
          <w:rPr>
            <w:rStyle w:val="Hyperlink"/>
          </w:rPr>
          <w:t>Sandbox</w:t>
        </w:r>
      </w:hyperlink>
    </w:p>
    <w:p w:rsidR="00F80760" w:rsidRDefault="00F80760" w:rsidP="00F80760">
      <w:pPr>
        <w:pStyle w:val="Heading2"/>
        <w:numPr>
          <w:ilvl w:val="2"/>
          <w:numId w:val="3"/>
        </w:numPr>
        <w:pBdr>
          <w:bottom w:val="none" w:sz="0" w:space="0" w:color="auto"/>
        </w:pBdr>
      </w:pPr>
      <w:bookmarkStart w:id="383" w:name="constructor-summary-2"/>
      <w:bookmarkStart w:id="384" w:name="_Toc443159291"/>
      <w:bookmarkEnd w:id="383"/>
      <w:r>
        <w:t>Constructor Summary</w:t>
      </w:r>
      <w:bookmarkEnd w:id="384"/>
    </w:p>
    <w:p w:rsidR="00F80760" w:rsidRDefault="00F80760">
      <w:r>
        <w:t xml:space="preserve">Public Constructor public </w:t>
      </w:r>
    </w:p>
    <w:p w:rsidR="00F80760" w:rsidRDefault="006020F6">
      <w:pPr>
        <w:pStyle w:val="BodyText"/>
      </w:pPr>
      <w:hyperlink r:id="rId206"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385" w:name="method-summary-2"/>
      <w:bookmarkStart w:id="386" w:name="_Toc443159292"/>
      <w:bookmarkEnd w:id="385"/>
      <w:r>
        <w:t>Method Summary</w:t>
      </w:r>
      <w:bookmarkEnd w:id="386"/>
    </w:p>
    <w:p w:rsidR="00F80760" w:rsidRDefault="00F80760">
      <w:r>
        <w:t xml:space="preserve">Public Methods public </w:t>
      </w:r>
    </w:p>
    <w:p w:rsidR="00F80760" w:rsidRDefault="006020F6">
      <w:pPr>
        <w:pStyle w:val="BodyText"/>
      </w:pPr>
      <w:hyperlink r:id="rId207"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6020F6">
      <w:pPr>
        <w:pStyle w:val="BodyText"/>
      </w:pPr>
      <w:hyperlink r:id="rId208"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209">
        <w:r w:rsidR="00F80760">
          <w:rPr>
            <w:rStyle w:val="Hyperlink"/>
          </w:rPr>
          <w:t>number</w:t>
        </w:r>
      </w:hyperlink>
      <w:r w:rsidR="00F80760">
        <w:t xml:space="preserve">, responseListener: </w:t>
      </w:r>
      <w:hyperlink r:id="rId210">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6020F6">
      <w:pPr>
        <w:pStyle w:val="BodyText"/>
      </w:pPr>
      <w:hyperlink r:id="rId211"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212">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6020F6">
      <w:pPr>
        <w:pStyle w:val="BodyText"/>
      </w:pPr>
      <w:hyperlink r:id="rId213"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214">
        <w:r w:rsidR="00F80760">
          <w:rPr>
            <w:rStyle w:val="Hyperlink"/>
          </w:rPr>
          <w:t>Function</w:t>
        </w:r>
      </w:hyperlink>
      <w:r w:rsidR="00F80760">
        <w:t xml:space="preserve">): </w:t>
      </w:r>
      <w:hyperlink r:id="rId215">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6020F6">
      <w:pPr>
        <w:pStyle w:val="BodyText"/>
      </w:pPr>
      <w:hyperlink r:id="rId216"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6020F6">
      <w:pPr>
        <w:pStyle w:val="BodyText"/>
      </w:pPr>
      <w:hyperlink r:id="rId217"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218">
        <w:r w:rsidR="00F80760">
          <w:rPr>
            <w:rStyle w:val="Hyperlink"/>
          </w:rPr>
          <w:t>number</w:t>
        </w:r>
      </w:hyperlink>
      <w:r w:rsidR="00F80760">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387" w:name="_Toc443159293"/>
      <w:r>
        <w:lastRenderedPageBreak/>
        <w:t>Public Constructors</w:t>
      </w:r>
      <w:bookmarkEnd w:id="387"/>
    </w:p>
    <w:p w:rsidR="00F80760" w:rsidRDefault="00F80760" w:rsidP="00F80760">
      <w:pPr>
        <w:pStyle w:val="Heading3"/>
        <w:numPr>
          <w:ilvl w:val="3"/>
          <w:numId w:val="3"/>
        </w:numPr>
        <w:pBdr>
          <w:bottom w:val="none" w:sz="0" w:space="0" w:color="auto"/>
        </w:pBdr>
      </w:pPr>
      <w:bookmarkStart w:id="388" w:name="_Toc443159294"/>
      <w:proofErr w:type="gramStart"/>
      <w:r>
        <w:t>public</w:t>
      </w:r>
      <w:proofErr w:type="gramEnd"/>
      <w:r>
        <w:t xml:space="preserve"> constructor  </w:t>
      </w:r>
      <w:hyperlink r:id="rId219" w:anchor="lineNumber17">
        <w:r>
          <w:rPr>
            <w:rStyle w:val="Hyperlink"/>
          </w:rPr>
          <w:t>source</w:t>
        </w:r>
        <w:bookmarkEnd w:id="388"/>
      </w:hyperlink>
      <w:r>
        <w:t xml:space="preserve"> </w:t>
      </w:r>
    </w:p>
    <w:p w:rsidR="00F80760" w:rsidRDefault="00F80760" w:rsidP="00F80760">
      <w:pPr>
        <w:pStyle w:val="Heading2"/>
        <w:numPr>
          <w:ilvl w:val="2"/>
          <w:numId w:val="3"/>
        </w:numPr>
        <w:pBdr>
          <w:bottom w:val="none" w:sz="0" w:space="0" w:color="auto"/>
        </w:pBdr>
      </w:pPr>
      <w:bookmarkStart w:id="389" w:name="_Toc443159295"/>
      <w:r>
        <w:t>Public Methods</w:t>
      </w:r>
      <w:bookmarkEnd w:id="389"/>
    </w:p>
    <w:p w:rsidR="00F80760" w:rsidRDefault="00F80760" w:rsidP="00F80760">
      <w:pPr>
        <w:pStyle w:val="Heading3"/>
        <w:numPr>
          <w:ilvl w:val="3"/>
          <w:numId w:val="3"/>
        </w:numPr>
        <w:pBdr>
          <w:bottom w:val="none" w:sz="0" w:space="0" w:color="auto"/>
        </w:pBdr>
      </w:pPr>
      <w:bookmarkStart w:id="390" w:name="instance-method-addListener"/>
      <w:bookmarkStart w:id="391" w:name="_Toc443159296"/>
      <w:bookmarkEnd w:id="390"/>
      <w:proofErr w:type="gramStart"/>
      <w:r>
        <w:t>public</w:t>
      </w:r>
      <w:proofErr w:type="gramEnd"/>
      <w:r>
        <w:t xml:space="preserve"> addListener(url: URL, listener: Listener): MsgListener  </w:t>
      </w:r>
      <w:hyperlink r:id="rId220" w:anchor="lineNumber35">
        <w:r>
          <w:rPr>
            <w:rStyle w:val="Hyperlink"/>
          </w:rPr>
          <w:t>source</w:t>
        </w:r>
        <w:bookmarkEnd w:id="391"/>
      </w:hyperlink>
      <w:r>
        <w:t xml:space="preserve"> </w:t>
      </w:r>
    </w:p>
    <w:p w:rsidR="00F80760" w:rsidRDefault="00F80760">
      <w:r>
        <w:t xml:space="preserve">Register listener to receive message when “msg.to === </w:t>
      </w:r>
      <w:proofErr w:type="gramStart"/>
      <w:r>
        <w:t>url</w:t>
      </w:r>
      <w:proofErr w:type="gramEnd"/>
      <w:r>
        <w:t xml:space="preserve">”. Special </w:t>
      </w:r>
      <w:proofErr w:type="gramStart"/>
      <w:r>
        <w:t>url</w:t>
      </w:r>
      <w:proofErr w:type="gramEnd"/>
      <w:r>
        <w:t xml:space="preserve"> “*” for default listener is accepted to intercept all messages.</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Address to intercept, tha is in the message “to”</w:t>
      </w:r>
    </w:p>
    <w:p w:rsidR="00F80760" w:rsidRDefault="00F80760">
      <w:pPr>
        <w:pStyle w:val="BodyText"/>
      </w:pPr>
      <w:proofErr w:type="gramStart"/>
      <w:r>
        <w:t>listener</w:t>
      </w:r>
      <w:proofErr w:type="gramEnd"/>
      <w:r>
        <w:t xml:space="preserve"> Listener listener</w:t>
      </w:r>
    </w:p>
    <w:p w:rsidR="00F80760" w:rsidRDefault="00F80760" w:rsidP="00F80760">
      <w:pPr>
        <w:pStyle w:val="Heading4"/>
        <w:numPr>
          <w:ilvl w:val="4"/>
          <w:numId w:val="3"/>
        </w:numPr>
      </w:pPr>
      <w:bookmarkStart w:id="392" w:name="return-10"/>
      <w:bookmarkEnd w:id="392"/>
      <w:r>
        <w:t>Return:</w:t>
      </w:r>
    </w:p>
    <w:tbl>
      <w:tblPr>
        <w:tblW w:w="5000" w:type="pct"/>
        <w:tblLook w:val="04A0"/>
      </w:tblPr>
      <w:tblGrid>
        <w:gridCol w:w="3330"/>
        <w:gridCol w:w="5957"/>
      </w:tblGrid>
      <w:tr w:rsidR="00F80760">
        <w:tc>
          <w:tcPr>
            <w:tcW w:w="0" w:type="auto"/>
          </w:tcPr>
          <w:p w:rsidR="00F80760" w:rsidRDefault="00F80760">
            <w:pPr>
              <w:jc w:val="left"/>
            </w:pPr>
            <w:r>
              <w:t>MsgListener</w:t>
            </w:r>
          </w:p>
        </w:tc>
        <w:tc>
          <w:tcPr>
            <w:tcW w:w="0" w:type="auto"/>
          </w:tcPr>
          <w:p w:rsidR="00F80760" w:rsidRDefault="00F80760">
            <w:pPr>
              <w:jc w:val="left"/>
            </w:pPr>
            <w:r>
              <w:t>instance of MsgListener</w:t>
            </w:r>
          </w:p>
        </w:tc>
      </w:tr>
    </w:tbl>
    <w:p w:rsidR="00F80760" w:rsidRDefault="00F80760" w:rsidP="00F80760">
      <w:pPr>
        <w:pStyle w:val="Heading3"/>
        <w:numPr>
          <w:ilvl w:val="3"/>
          <w:numId w:val="3"/>
        </w:numPr>
        <w:pBdr>
          <w:bottom w:val="none" w:sz="0" w:space="0" w:color="auto"/>
        </w:pBdr>
      </w:pPr>
      <w:bookmarkStart w:id="393" w:name="instance-method-addResponseListener"/>
      <w:bookmarkStart w:id="394" w:name="_Toc443159297"/>
      <w:bookmarkEnd w:id="393"/>
      <w:proofErr w:type="gramStart"/>
      <w:r>
        <w:t>public</w:t>
      </w:r>
      <w:proofErr w:type="gramEnd"/>
      <w:r>
        <w:t xml:space="preserve"> addResponseListener(url: URL, msgId: </w:t>
      </w:r>
      <w:hyperlink r:id="rId221">
        <w:r>
          <w:rPr>
            <w:rStyle w:val="Hyperlink"/>
          </w:rPr>
          <w:t>number</w:t>
        </w:r>
      </w:hyperlink>
      <w:r>
        <w:t xml:space="preserve">, responseListener: </w:t>
      </w:r>
      <w:hyperlink r:id="rId222">
        <w:r>
          <w:rPr>
            <w:rStyle w:val="Hyperlink"/>
          </w:rPr>
          <w:t>Function</w:t>
        </w:r>
      </w:hyperlink>
      <w:r>
        <w:t xml:space="preserve">)  </w:t>
      </w:r>
      <w:hyperlink r:id="rId223" w:anchor="lineNumber57">
        <w:r>
          <w:rPr>
            <w:rStyle w:val="Hyperlink"/>
          </w:rPr>
          <w:t>source</w:t>
        </w:r>
        <w:bookmarkEnd w:id="394"/>
      </w:hyperlink>
      <w:r>
        <w:t xml:space="preserve"> </w:t>
      </w:r>
    </w:p>
    <w:p w:rsidR="00F80760" w:rsidRDefault="00F80760">
      <w:r>
        <w:t xml:space="preserve">Manually add a response listener. Only one listener per message ID should exist. ATENTION, there is no timeout for this listener. The listener should be removed with a </w:t>
      </w:r>
      <w:proofErr w:type="gramStart"/>
      <w:r>
        <w:t>removeResponseListener,</w:t>
      </w:r>
      <w:proofErr w:type="gramEnd"/>
      <w:r>
        <w:t xml:space="preserve"> failing to do this will result in a unreleased memory problem.</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Origin address of the message sent, “msg.from”.</w:t>
      </w:r>
    </w:p>
    <w:p w:rsidR="00F80760" w:rsidRDefault="00F80760">
      <w:pPr>
        <w:pStyle w:val="BodyText"/>
      </w:pPr>
      <w:proofErr w:type="gramStart"/>
      <w:r>
        <w:t>msgId</w:t>
      </w:r>
      <w:proofErr w:type="gramEnd"/>
      <w:r>
        <w:t xml:space="preserve"> </w:t>
      </w:r>
      <w:hyperlink r:id="rId224">
        <w:r>
          <w:rPr>
            <w:rStyle w:val="Hyperlink"/>
          </w:rPr>
          <w:t>number</w:t>
        </w:r>
      </w:hyperlink>
      <w:r>
        <w:t xml:space="preserve"> Message ID that is returned from the postMessage.</w:t>
      </w:r>
    </w:p>
    <w:p w:rsidR="00F80760" w:rsidRDefault="00F80760">
      <w:pPr>
        <w:pStyle w:val="BodyText"/>
      </w:pPr>
      <w:proofErr w:type="gramStart"/>
      <w:r>
        <w:t>responseListener</w:t>
      </w:r>
      <w:proofErr w:type="gramEnd"/>
      <w:r>
        <w:t xml:space="preserve"> </w:t>
      </w:r>
      <w:hyperlink r:id="rId225">
        <w:r>
          <w:rPr>
            <w:rStyle w:val="Hyperlink"/>
          </w:rPr>
          <w:t>Function</w:t>
        </w:r>
      </w:hyperlink>
      <w:r>
        <w:t xml:space="preserve"> Callback function for the response</w:t>
      </w:r>
    </w:p>
    <w:p w:rsidR="00F80760" w:rsidRDefault="00F80760" w:rsidP="00F80760">
      <w:pPr>
        <w:pStyle w:val="Heading3"/>
        <w:numPr>
          <w:ilvl w:val="3"/>
          <w:numId w:val="3"/>
        </w:numPr>
        <w:pBdr>
          <w:bottom w:val="none" w:sz="0" w:space="0" w:color="auto"/>
        </w:pBdr>
      </w:pPr>
      <w:bookmarkStart w:id="395" w:name="instance-method-bind"/>
      <w:bookmarkStart w:id="396" w:name="_Toc443159298"/>
      <w:bookmarkEnd w:id="395"/>
      <w:proofErr w:type="gramStart"/>
      <w:r>
        <w:t>public</w:t>
      </w:r>
      <w:proofErr w:type="gramEnd"/>
      <w:r>
        <w:t xml:space="preserve"> bind(outUrl: URL, inUrl: URL, target: </w:t>
      </w:r>
      <w:hyperlink r:id="rId226">
        <w:r>
          <w:rPr>
            <w:rStyle w:val="Hyperlink"/>
          </w:rPr>
          <w:t>MiniBus</w:t>
        </w:r>
      </w:hyperlink>
      <w:r>
        <w:t xml:space="preserve">): Bound  </w:t>
      </w:r>
      <w:hyperlink r:id="rId227" w:anchor="lineNumber85">
        <w:r>
          <w:rPr>
            <w:rStyle w:val="Hyperlink"/>
          </w:rPr>
          <w:t>source</w:t>
        </w:r>
        <w:bookmarkEnd w:id="396"/>
      </w:hyperlink>
      <w:r>
        <w:t xml:space="preserve"> </w:t>
      </w:r>
    </w:p>
    <w:p w:rsidR="00F80760" w:rsidRDefault="00F80760">
      <w:proofErr w:type="gramStart"/>
      <w:r>
        <w:t>Helper method to bind listeners (in both directions) into other MiniBus target.</w:t>
      </w:r>
      <w:proofErr w:type="gramEnd"/>
    </w:p>
    <w:p w:rsidR="00F80760" w:rsidRDefault="00F80760" w:rsidP="00F80760">
      <w:pPr>
        <w:pStyle w:val="Heading4"/>
        <w:numPr>
          <w:ilvl w:val="4"/>
          <w:numId w:val="3"/>
        </w:numPr>
      </w:pPr>
      <w:r>
        <w:t>Params:</w:t>
      </w:r>
    </w:p>
    <w:p w:rsidR="00F80760" w:rsidRDefault="00F80760">
      <w:r>
        <w:t xml:space="preserve">Name Type Attribute Description outUrl URL Outbound URL, register listener for </w:t>
      </w:r>
      <w:proofErr w:type="gramStart"/>
      <w:r>
        <w:t>url</w:t>
      </w:r>
      <w:proofErr w:type="gramEnd"/>
      <w:r>
        <w:t xml:space="preserve"> in direction “this -&gt; target”</w:t>
      </w:r>
    </w:p>
    <w:p w:rsidR="00F80760" w:rsidRDefault="00F80760">
      <w:pPr>
        <w:pStyle w:val="BodyText"/>
      </w:pPr>
      <w:proofErr w:type="gramStart"/>
      <w:r>
        <w:t>inUrl</w:t>
      </w:r>
      <w:proofErr w:type="gramEnd"/>
      <w:r>
        <w:t xml:space="preserve"> URL Inbound URL, register listener for url in direction “target -&gt; this”</w:t>
      </w:r>
    </w:p>
    <w:p w:rsidR="00F80760" w:rsidRDefault="00F80760">
      <w:pPr>
        <w:pStyle w:val="BodyText"/>
      </w:pPr>
      <w:proofErr w:type="gramStart"/>
      <w:r>
        <w:t>target</w:t>
      </w:r>
      <w:proofErr w:type="gramEnd"/>
      <w:r>
        <w:t xml:space="preserve"> </w:t>
      </w:r>
      <w:hyperlink r:id="rId228">
        <w:r>
          <w:rPr>
            <w:rStyle w:val="Hyperlink"/>
          </w:rPr>
          <w:t>MiniBus</w:t>
        </w:r>
      </w:hyperlink>
      <w:r>
        <w:t xml:space="preserve"> The other target MiniBus</w:t>
      </w:r>
    </w:p>
    <w:p w:rsidR="00F80760" w:rsidRDefault="00F80760" w:rsidP="00F80760">
      <w:pPr>
        <w:pStyle w:val="Heading4"/>
        <w:numPr>
          <w:ilvl w:val="4"/>
          <w:numId w:val="3"/>
        </w:numPr>
      </w:pPr>
      <w:bookmarkStart w:id="397" w:name="return-11"/>
      <w:bookmarkEnd w:id="397"/>
      <w:r>
        <w:t>Return:</w:t>
      </w:r>
    </w:p>
    <w:tbl>
      <w:tblPr>
        <w:tblW w:w="5000" w:type="pct"/>
        <w:tblLook w:val="04A0"/>
      </w:tblPr>
      <w:tblGrid>
        <w:gridCol w:w="806"/>
        <w:gridCol w:w="8481"/>
      </w:tblGrid>
      <w:tr w:rsidR="00F80760">
        <w:tc>
          <w:tcPr>
            <w:tcW w:w="0" w:type="auto"/>
          </w:tcPr>
          <w:p w:rsidR="00F80760" w:rsidRDefault="00F80760">
            <w:pPr>
              <w:jc w:val="left"/>
            </w:pPr>
            <w:r>
              <w:t>Bound</w:t>
            </w:r>
          </w:p>
        </w:tc>
        <w:tc>
          <w:tcPr>
            <w:tcW w:w="0" w:type="auto"/>
          </w:tcPr>
          <w:p w:rsidR="00F80760" w:rsidRDefault="00F80760">
            <w:pPr>
              <w:jc w:val="left"/>
            </w:pPr>
            <w:proofErr w:type="gramStart"/>
            <w:r>
              <w:t>an</w:t>
            </w:r>
            <w:proofErr w:type="gramEnd"/>
            <w:r>
              <w:t xml:space="preserve"> object that contains the properties [thisListener, targetListener] and the unbind method.</w:t>
            </w:r>
          </w:p>
        </w:tc>
      </w:tr>
    </w:tbl>
    <w:p w:rsidR="00F80760" w:rsidRDefault="00F80760" w:rsidP="00F80760">
      <w:pPr>
        <w:pStyle w:val="Heading3"/>
        <w:numPr>
          <w:ilvl w:val="3"/>
          <w:numId w:val="3"/>
        </w:numPr>
        <w:pBdr>
          <w:bottom w:val="none" w:sz="0" w:space="0" w:color="auto"/>
        </w:pBdr>
      </w:pPr>
      <w:bookmarkStart w:id="398" w:name="_Toc443159299"/>
      <w:proofErr w:type="gramStart"/>
      <w:r>
        <w:t>public</w:t>
      </w:r>
      <w:proofErr w:type="gramEnd"/>
      <w:r>
        <w:t xml:space="preserve"> postMessage(msg: Message, responseCallback: </w:t>
      </w:r>
      <w:hyperlink r:id="rId229">
        <w:r>
          <w:rPr>
            <w:rStyle w:val="Hyperlink"/>
          </w:rPr>
          <w:t>Function</w:t>
        </w:r>
      </w:hyperlink>
      <w:r>
        <w:t xml:space="preserve">): </w:t>
      </w:r>
      <w:hyperlink r:id="rId230">
        <w:r>
          <w:rPr>
            <w:rStyle w:val="Hyperlink"/>
          </w:rPr>
          <w:t>number</w:t>
        </w:r>
      </w:hyperlink>
      <w:r>
        <w:t xml:space="preserve">  </w:t>
      </w:r>
      <w:hyperlink r:id="rId231" w:anchor="lineNumber200">
        <w:r>
          <w:rPr>
            <w:rStyle w:val="Hyperlink"/>
          </w:rPr>
          <w:t>source</w:t>
        </w:r>
        <w:bookmarkEnd w:id="398"/>
      </w:hyperlink>
      <w:r>
        <w:t xml:space="preserve"> </w:t>
      </w:r>
    </w:p>
    <w:p w:rsidR="00F80760" w:rsidRDefault="00F80760">
      <w:r>
        <w:t>Send messages to local listeners, or if not exists to external listeners. It’s has an optional mechanism for automatic management of response handlers. The response handler will be unregistered after receiving the response, or after response timeout (default to 3s).</w:t>
      </w:r>
    </w:p>
    <w:p w:rsidR="00F80760" w:rsidRDefault="00F80760" w:rsidP="00F80760">
      <w:pPr>
        <w:pStyle w:val="Heading4"/>
        <w:numPr>
          <w:ilvl w:val="4"/>
          <w:numId w:val="3"/>
        </w:numPr>
      </w:pPr>
      <w:r>
        <w:lastRenderedPageBreak/>
        <w:t>Params:</w:t>
      </w:r>
    </w:p>
    <w:p w:rsidR="00F80760" w:rsidRDefault="00F80760">
      <w:proofErr w:type="gramStart"/>
      <w:r>
        <w:t>Name Type Attribute Description msg Message Message to send.</w:t>
      </w:r>
      <w:proofErr w:type="gramEnd"/>
      <w:r>
        <w:t xml:space="preserve"> Message ID is automatically added to the message.</w:t>
      </w:r>
    </w:p>
    <w:p w:rsidR="00F80760" w:rsidRDefault="00F80760">
      <w:pPr>
        <w:pStyle w:val="BodyText"/>
      </w:pPr>
      <w:proofErr w:type="gramStart"/>
      <w:r>
        <w:t>responseCallback</w:t>
      </w:r>
      <w:proofErr w:type="gramEnd"/>
      <w:r>
        <w:t xml:space="preserve"> </w:t>
      </w:r>
      <w:hyperlink r:id="rId232">
        <w:r>
          <w:rPr>
            <w:rStyle w:val="Hyperlink"/>
          </w:rPr>
          <w:t>Function</w:t>
        </w:r>
      </w:hyperlink>
      <w:r>
        <w:t xml:space="preserve"> Optional parameter, if the developer what’s automatic response management.</w:t>
      </w:r>
    </w:p>
    <w:p w:rsidR="00F80760" w:rsidRDefault="00F80760" w:rsidP="00F80760">
      <w:pPr>
        <w:pStyle w:val="Heading4"/>
        <w:numPr>
          <w:ilvl w:val="4"/>
          <w:numId w:val="3"/>
        </w:numPr>
      </w:pPr>
      <w:bookmarkStart w:id="399" w:name="return-12"/>
      <w:bookmarkEnd w:id="399"/>
      <w:r>
        <w:t>Return:</w:t>
      </w:r>
    </w:p>
    <w:tbl>
      <w:tblPr>
        <w:tblW w:w="5000" w:type="pct"/>
        <w:tblLook w:val="04A0"/>
      </w:tblPr>
      <w:tblGrid>
        <w:gridCol w:w="3074"/>
        <w:gridCol w:w="6213"/>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Returns the message ID, in case it should be needed for manual management of the response handler.</w:t>
            </w:r>
          </w:p>
        </w:tc>
      </w:tr>
    </w:tbl>
    <w:p w:rsidR="00F80760" w:rsidRDefault="00F80760" w:rsidP="00F80760">
      <w:pPr>
        <w:pStyle w:val="Heading3"/>
        <w:numPr>
          <w:ilvl w:val="3"/>
          <w:numId w:val="3"/>
        </w:numPr>
        <w:pBdr>
          <w:bottom w:val="none" w:sz="0" w:space="0" w:color="auto"/>
        </w:pBdr>
      </w:pPr>
      <w:bookmarkStart w:id="400" w:name="instance-method-removeAllListenersOf"/>
      <w:bookmarkStart w:id="401" w:name="_Toc443159300"/>
      <w:bookmarkEnd w:id="400"/>
      <w:proofErr w:type="gramStart"/>
      <w:r>
        <w:t>public</w:t>
      </w:r>
      <w:proofErr w:type="gramEnd"/>
      <w:r>
        <w:t xml:space="preserve"> removeAllListenersOf(url: URL)  </w:t>
      </w:r>
      <w:hyperlink r:id="rId233" w:anchor="lineNumber74">
        <w:r>
          <w:rPr>
            <w:rStyle w:val="Hyperlink"/>
          </w:rPr>
          <w:t>source</w:t>
        </w:r>
        <w:bookmarkEnd w:id="401"/>
      </w:hyperlink>
      <w:r>
        <w:t xml:space="preserve"> </w:t>
      </w:r>
    </w:p>
    <w:p w:rsidR="00F80760" w:rsidRDefault="00F80760">
      <w:r>
        <w:t>Remove all existent listeners for the URL</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Address registered</w:t>
      </w:r>
    </w:p>
    <w:p w:rsidR="00F80760" w:rsidRDefault="00F80760" w:rsidP="00F80760">
      <w:pPr>
        <w:pStyle w:val="Heading3"/>
        <w:numPr>
          <w:ilvl w:val="3"/>
          <w:numId w:val="3"/>
        </w:numPr>
        <w:pBdr>
          <w:bottom w:val="none" w:sz="0" w:space="0" w:color="auto"/>
        </w:pBdr>
      </w:pPr>
      <w:bookmarkStart w:id="402" w:name="instance-method-removeResponseListener"/>
      <w:bookmarkStart w:id="403" w:name="_Toc443159301"/>
      <w:bookmarkEnd w:id="402"/>
      <w:proofErr w:type="gramStart"/>
      <w:r>
        <w:t>public</w:t>
      </w:r>
      <w:proofErr w:type="gramEnd"/>
      <w:r>
        <w:t xml:space="preserve"> removeResponseListener(url: URL, msgId: </w:t>
      </w:r>
      <w:hyperlink r:id="rId234">
        <w:r>
          <w:rPr>
            <w:rStyle w:val="Hyperlink"/>
          </w:rPr>
          <w:t>number</w:t>
        </w:r>
      </w:hyperlink>
      <w:r>
        <w:t xml:space="preserve">)  </w:t>
      </w:r>
      <w:hyperlink r:id="rId235" w:anchor="lineNumber66">
        <w:r>
          <w:rPr>
            <w:rStyle w:val="Hyperlink"/>
          </w:rPr>
          <w:t>source</w:t>
        </w:r>
        <w:bookmarkEnd w:id="403"/>
      </w:hyperlink>
      <w:r>
        <w:t xml:space="preserve"> </w:t>
      </w:r>
    </w:p>
    <w:p w:rsidR="00F80760" w:rsidRDefault="00F80760">
      <w:r>
        <w:t>Remove the response listener.</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 Origin address of the message sent, “msg.from”.</w:t>
      </w:r>
    </w:p>
    <w:p w:rsidR="00F80760" w:rsidRDefault="00F80760">
      <w:pPr>
        <w:pStyle w:val="BodyText"/>
      </w:pPr>
      <w:proofErr w:type="gramStart"/>
      <w:r>
        <w:t>msgId</w:t>
      </w:r>
      <w:proofErr w:type="gramEnd"/>
      <w:r>
        <w:t xml:space="preserve"> </w:t>
      </w:r>
      <w:hyperlink r:id="rId236">
        <w:r>
          <w:rPr>
            <w:rStyle w:val="Hyperlink"/>
          </w:rPr>
          <w:t>number</w:t>
        </w:r>
      </w:hyperlink>
      <w:r>
        <w:t xml:space="preserve"> Message ID that is returned from the postMessage</w:t>
      </w:r>
    </w:p>
    <w:p w:rsidR="00F80760" w:rsidRDefault="00F80760">
      <w:r>
        <w:t xml:space="preserve">Generated by </w:t>
      </w:r>
      <w:hyperlink r:id="rId23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04" w:name="eventemitter"/>
      <w:bookmarkStart w:id="405" w:name="_Toc443159302"/>
      <w:bookmarkEnd w:id="404"/>
      <w:r>
        <w:t>EventEmitter</w:t>
      </w:r>
      <w:bookmarkEnd w:id="405"/>
    </w:p>
    <w:p w:rsidR="00F80760" w:rsidRDefault="00F80760" w:rsidP="00F80760">
      <w:pPr>
        <w:pStyle w:val="Heading4"/>
        <w:numPr>
          <w:ilvl w:val="4"/>
          <w:numId w:val="3"/>
        </w:numPr>
      </w:pPr>
      <w:bookmarkStart w:id="406" w:name="direct-subclass-1"/>
      <w:bookmarkEnd w:id="406"/>
      <w:r>
        <w:t>Direct Subclass:</w:t>
      </w:r>
    </w:p>
    <w:p w:rsidR="00F80760" w:rsidRDefault="006020F6">
      <w:hyperlink r:id="rId238">
        <w:r w:rsidR="00F80760">
          <w:rPr>
            <w:rStyle w:val="Hyperlink"/>
          </w:rPr>
          <w:t>Registry</w:t>
        </w:r>
      </w:hyperlink>
    </w:p>
    <w:p w:rsidR="00F80760" w:rsidRDefault="00F80760">
      <w:pPr>
        <w:pStyle w:val="BodyText"/>
      </w:pPr>
      <w:proofErr w:type="gramStart"/>
      <w:r>
        <w:t>EventEmitter All classes which extends</w:t>
      </w:r>
      <w:proofErr w:type="gramEnd"/>
      <w:r>
        <w:t xml:space="preserve"> this, can have addEventListener and trigger events;</w:t>
      </w:r>
    </w:p>
    <w:p w:rsidR="00F80760" w:rsidRDefault="00F80760" w:rsidP="00F80760">
      <w:pPr>
        <w:pStyle w:val="Heading2"/>
        <w:numPr>
          <w:ilvl w:val="2"/>
          <w:numId w:val="3"/>
        </w:numPr>
        <w:pBdr>
          <w:bottom w:val="none" w:sz="0" w:space="0" w:color="auto"/>
        </w:pBdr>
      </w:pPr>
      <w:bookmarkStart w:id="407" w:name="method-summary-3"/>
      <w:bookmarkStart w:id="408" w:name="_Toc443159303"/>
      <w:bookmarkEnd w:id="407"/>
      <w:r>
        <w:t>Method Summary</w:t>
      </w:r>
      <w:bookmarkEnd w:id="408"/>
    </w:p>
    <w:p w:rsidR="00F80760" w:rsidRDefault="00F80760">
      <w:r>
        <w:t xml:space="preserve">Public Methods public </w:t>
      </w:r>
    </w:p>
    <w:p w:rsidR="00F80760" w:rsidRDefault="006020F6">
      <w:pPr>
        <w:pStyle w:val="BodyText"/>
      </w:pPr>
      <w:hyperlink r:id="rId239" w:anchor="instance-method-addEventListener">
        <w:r w:rsidR="00F80760">
          <w:rPr>
            <w:rStyle w:val="Hyperlink"/>
          </w:rPr>
          <w:t>addEventListener</w:t>
        </w:r>
      </w:hyperlink>
      <w:r w:rsidR="00F80760">
        <w:t>(</w:t>
      </w:r>
      <w:proofErr w:type="gramStart"/>
      <w:r w:rsidR="00F80760">
        <w:t>eventType</w:t>
      </w:r>
      <w:proofErr w:type="gramEnd"/>
      <w:r w:rsidR="00F80760">
        <w:t xml:space="preserve">: </w:t>
      </w:r>
      <w:hyperlink r:id="rId240">
        <w:r w:rsidR="00F80760">
          <w:rPr>
            <w:rStyle w:val="Hyperlink"/>
          </w:rPr>
          <w:t>string</w:t>
        </w:r>
      </w:hyperlink>
      <w:r w:rsidR="00F80760">
        <w:t xml:space="preserve">, cb: </w:t>
      </w:r>
      <w:hyperlink r:id="rId241">
        <w:r w:rsidR="00F80760">
          <w:rPr>
            <w:rStyle w:val="Hyperlink"/>
          </w:rPr>
          <w:t>Function</w:t>
        </w:r>
      </w:hyperlink>
      <w:r w:rsidR="00F80760">
        <w:t>)</w:t>
      </w:r>
    </w:p>
    <w:p w:rsidR="00F80760" w:rsidRDefault="00F80760">
      <w:pPr>
        <w:pStyle w:val="BodyText"/>
      </w:pPr>
      <w:proofErr w:type="gramStart"/>
      <w:r>
        <w:t>addEventListener</w:t>
      </w:r>
      <w:proofErr w:type="gramEnd"/>
      <w:r>
        <w:t xml:space="preserve"> listen for an eventType</w:t>
      </w:r>
    </w:p>
    <w:p w:rsidR="00F80760" w:rsidRDefault="00F80760">
      <w:proofErr w:type="gramStart"/>
      <w:r>
        <w:t>public</w:t>
      </w:r>
      <w:proofErr w:type="gramEnd"/>
      <w:r>
        <w:t xml:space="preserve"> </w:t>
      </w:r>
    </w:p>
    <w:p w:rsidR="00F80760" w:rsidRDefault="006020F6">
      <w:pPr>
        <w:pStyle w:val="BodyText"/>
      </w:pPr>
      <w:hyperlink r:id="rId242" w:anchor="instance-method-trigger">
        <w:r w:rsidR="00F80760">
          <w:rPr>
            <w:rStyle w:val="Hyperlink"/>
          </w:rPr>
          <w:t>trigger</w:t>
        </w:r>
      </w:hyperlink>
      <w:r w:rsidR="00F80760">
        <w:t>(</w:t>
      </w:r>
      <w:proofErr w:type="gramStart"/>
      <w:r w:rsidR="00F80760">
        <w:t>eventType</w:t>
      </w:r>
      <w:proofErr w:type="gramEnd"/>
      <w:r w:rsidR="00F80760">
        <w:t xml:space="preserve">: </w:t>
      </w:r>
      <w:hyperlink r:id="rId243">
        <w:r w:rsidR="00F80760">
          <w:rPr>
            <w:rStyle w:val="Hyperlink"/>
          </w:rPr>
          <w:t>string</w:t>
        </w:r>
      </w:hyperlink>
      <w:r w:rsidR="00F80760">
        <w:t xml:space="preserve">, params: </w:t>
      </w:r>
      <w:hyperlink r:id="rId244">
        <w:r w:rsidR="00F80760">
          <w:rPr>
            <w:rStyle w:val="Hyperlink"/>
          </w:rPr>
          <w:t>object</w:t>
        </w:r>
      </w:hyperlink>
      <w:r w:rsidR="00F80760">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409" w:name="_Toc443159304"/>
      <w:r>
        <w:t>Public Methods</w:t>
      </w:r>
      <w:bookmarkEnd w:id="409"/>
    </w:p>
    <w:p w:rsidR="00F80760" w:rsidRDefault="00F80760" w:rsidP="00F80760">
      <w:pPr>
        <w:pStyle w:val="Heading3"/>
        <w:numPr>
          <w:ilvl w:val="3"/>
          <w:numId w:val="3"/>
        </w:numPr>
        <w:pBdr>
          <w:bottom w:val="none" w:sz="0" w:space="0" w:color="auto"/>
        </w:pBdr>
      </w:pPr>
      <w:bookmarkStart w:id="410" w:name="instance-method-addEventListener"/>
      <w:bookmarkStart w:id="411" w:name="_Toc443159305"/>
      <w:bookmarkEnd w:id="410"/>
      <w:proofErr w:type="gramStart"/>
      <w:r>
        <w:t>public</w:t>
      </w:r>
      <w:proofErr w:type="gramEnd"/>
      <w:r>
        <w:t xml:space="preserve"> addEventListener(eventType: </w:t>
      </w:r>
      <w:hyperlink r:id="rId245">
        <w:r>
          <w:rPr>
            <w:rStyle w:val="Hyperlink"/>
          </w:rPr>
          <w:t>string</w:t>
        </w:r>
      </w:hyperlink>
      <w:r>
        <w:t xml:space="preserve">, cb: </w:t>
      </w:r>
      <w:hyperlink r:id="rId246">
        <w:r>
          <w:rPr>
            <w:rStyle w:val="Hyperlink"/>
          </w:rPr>
          <w:t>Function</w:t>
        </w:r>
      </w:hyperlink>
      <w:r>
        <w:t xml:space="preserve">)  </w:t>
      </w:r>
      <w:hyperlink r:id="rId247" w:anchor="lineNumber12">
        <w:r>
          <w:rPr>
            <w:rStyle w:val="Hyperlink"/>
          </w:rPr>
          <w:t>source</w:t>
        </w:r>
        <w:bookmarkEnd w:id="411"/>
      </w:hyperlink>
      <w:r>
        <w:t xml:space="preserve"> </w:t>
      </w:r>
    </w:p>
    <w:p w:rsidR="00F80760" w:rsidRDefault="00F80760">
      <w:proofErr w:type="gramStart"/>
      <w:r>
        <w:t>addEventListener</w:t>
      </w:r>
      <w:proofErr w:type="gramEnd"/>
      <w:r>
        <w:t xml:space="preserve"> listen for an eventType</w:t>
      </w:r>
    </w:p>
    <w:p w:rsidR="00F80760" w:rsidRDefault="00F80760" w:rsidP="00F80760">
      <w:pPr>
        <w:pStyle w:val="Heading4"/>
        <w:numPr>
          <w:ilvl w:val="4"/>
          <w:numId w:val="3"/>
        </w:numPr>
      </w:pPr>
      <w:r>
        <w:lastRenderedPageBreak/>
        <w:t>Params:</w:t>
      </w:r>
    </w:p>
    <w:p w:rsidR="00F80760" w:rsidRDefault="00F80760">
      <w:r>
        <w:t xml:space="preserve">Name Type Attribute Description eventType </w:t>
      </w:r>
      <w:hyperlink r:id="rId248">
        <w:r>
          <w:rPr>
            <w:rStyle w:val="Hyperlink"/>
          </w:rPr>
          <w:t>string</w:t>
        </w:r>
      </w:hyperlink>
      <w:r>
        <w:t xml:space="preserve"> listening for this type of event</w:t>
      </w:r>
    </w:p>
    <w:p w:rsidR="00F80760" w:rsidRDefault="00F80760">
      <w:pPr>
        <w:pStyle w:val="BodyText"/>
      </w:pPr>
      <w:proofErr w:type="gramStart"/>
      <w:r>
        <w:t>cb</w:t>
      </w:r>
      <w:proofErr w:type="gramEnd"/>
      <w:r>
        <w:t xml:space="preserve"> </w:t>
      </w:r>
      <w:hyperlink r:id="rId249">
        <w:r>
          <w:rPr>
            <w:rStyle w:val="Hyperlink"/>
          </w:rPr>
          <w:t>Function</w:t>
        </w:r>
      </w:hyperlink>
      <w:r>
        <w:t xml:space="preserve"> callback function will be executed when the event it is invoked</w:t>
      </w:r>
    </w:p>
    <w:p w:rsidR="00F80760" w:rsidRDefault="00F80760" w:rsidP="00F80760">
      <w:pPr>
        <w:pStyle w:val="Heading3"/>
        <w:numPr>
          <w:ilvl w:val="3"/>
          <w:numId w:val="3"/>
        </w:numPr>
        <w:pBdr>
          <w:bottom w:val="none" w:sz="0" w:space="0" w:color="auto"/>
        </w:pBdr>
      </w:pPr>
      <w:bookmarkStart w:id="412" w:name="instance-method-trigger"/>
      <w:bookmarkStart w:id="413" w:name="_Toc443159306"/>
      <w:bookmarkEnd w:id="412"/>
      <w:proofErr w:type="gramStart"/>
      <w:r>
        <w:t>public</w:t>
      </w:r>
      <w:proofErr w:type="gramEnd"/>
      <w:r>
        <w:t xml:space="preserve"> trigger(eventType: </w:t>
      </w:r>
      <w:hyperlink r:id="rId250">
        <w:r>
          <w:rPr>
            <w:rStyle w:val="Hyperlink"/>
          </w:rPr>
          <w:t>string</w:t>
        </w:r>
      </w:hyperlink>
      <w:r>
        <w:t xml:space="preserve">, params: </w:t>
      </w:r>
      <w:hyperlink r:id="rId251">
        <w:r>
          <w:rPr>
            <w:rStyle w:val="Hyperlink"/>
          </w:rPr>
          <w:t>object</w:t>
        </w:r>
      </w:hyperlink>
      <w:r>
        <w:t xml:space="preserve">)  </w:t>
      </w:r>
      <w:hyperlink r:id="rId252" w:anchor="lineNumber22">
        <w:r>
          <w:rPr>
            <w:rStyle w:val="Hyperlink"/>
          </w:rPr>
          <w:t>source</w:t>
        </w:r>
        <w:bookmarkEnd w:id="413"/>
      </w:hyperlink>
      <w:r>
        <w:t xml:space="preserve"> </w:t>
      </w:r>
    </w:p>
    <w:p w:rsidR="00F80760" w:rsidRDefault="00F80760">
      <w:r>
        <w:t>Invoke the eventType</w:t>
      </w:r>
    </w:p>
    <w:p w:rsidR="00F80760" w:rsidRDefault="00F80760" w:rsidP="00F80760">
      <w:pPr>
        <w:pStyle w:val="Heading4"/>
        <w:numPr>
          <w:ilvl w:val="4"/>
          <w:numId w:val="3"/>
        </w:numPr>
      </w:pPr>
      <w:r>
        <w:t>Params:</w:t>
      </w:r>
    </w:p>
    <w:p w:rsidR="00F80760" w:rsidRDefault="00F80760">
      <w:r>
        <w:t xml:space="preserve">Name Type Attribute Description eventType </w:t>
      </w:r>
      <w:hyperlink r:id="rId253">
        <w:r>
          <w:rPr>
            <w:rStyle w:val="Hyperlink"/>
          </w:rPr>
          <w:t>string</w:t>
        </w:r>
      </w:hyperlink>
      <w:r>
        <w:t xml:space="preserve"> event will be invoked</w:t>
      </w:r>
    </w:p>
    <w:p w:rsidR="00F80760" w:rsidRDefault="00F80760">
      <w:pPr>
        <w:pStyle w:val="BodyText"/>
      </w:pPr>
      <w:proofErr w:type="gramStart"/>
      <w:r>
        <w:t>params</w:t>
      </w:r>
      <w:proofErr w:type="gramEnd"/>
      <w:r>
        <w:t xml:space="preserve"> </w:t>
      </w:r>
      <w:hyperlink r:id="rId254">
        <w:r>
          <w:rPr>
            <w:rStyle w:val="Hyperlink"/>
          </w:rPr>
          <w:t>object</w:t>
        </w:r>
      </w:hyperlink>
      <w:r>
        <w:t xml:space="preserve"> parameters will be passed to the addEventListener</w:t>
      </w:r>
    </w:p>
    <w:p w:rsidR="00F80760" w:rsidRDefault="00F80760">
      <w:r>
        <w:t xml:space="preserve">Generated by </w:t>
      </w:r>
      <w:hyperlink r:id="rId25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14" w:name="globalregistryrecord"/>
      <w:bookmarkStart w:id="415" w:name="_Toc443159307"/>
      <w:bookmarkEnd w:id="414"/>
      <w:r>
        <w:t>GlobalRegistryRecord</w:t>
      </w:r>
      <w:bookmarkEnd w:id="415"/>
    </w:p>
    <w:p w:rsidR="00F80760" w:rsidRDefault="00F80760">
      <w:proofErr w:type="gramStart"/>
      <w:r>
        <w:t>Represents the user’s information for the global registry.</w:t>
      </w:r>
      <w:proofErr w:type="gramEnd"/>
    </w:p>
    <w:p w:rsidR="00F80760" w:rsidRDefault="00F80760" w:rsidP="00F80760">
      <w:pPr>
        <w:pStyle w:val="Heading2"/>
        <w:numPr>
          <w:ilvl w:val="2"/>
          <w:numId w:val="3"/>
        </w:numPr>
        <w:pBdr>
          <w:bottom w:val="none" w:sz="0" w:space="0" w:color="auto"/>
        </w:pBdr>
      </w:pPr>
      <w:bookmarkStart w:id="416" w:name="constructor-summary-3"/>
      <w:bookmarkStart w:id="417" w:name="_Toc443159308"/>
      <w:bookmarkEnd w:id="416"/>
      <w:r>
        <w:t>Constructor Summary</w:t>
      </w:r>
      <w:bookmarkEnd w:id="417"/>
    </w:p>
    <w:p w:rsidR="00F80760" w:rsidRDefault="00F80760">
      <w:r>
        <w:t xml:space="preserve">Public Constructor public </w:t>
      </w:r>
    </w:p>
    <w:p w:rsidR="00F80760" w:rsidRDefault="006020F6">
      <w:pPr>
        <w:pStyle w:val="BodyText"/>
      </w:pPr>
      <w:hyperlink r:id="rId256" w:anchor="instance-constructor-constructor">
        <w:r w:rsidR="00F80760">
          <w:rPr>
            <w:rStyle w:val="Hyperlink"/>
          </w:rPr>
          <w:t>constructor</w:t>
        </w:r>
      </w:hyperlink>
    </w:p>
    <w:p w:rsidR="00F80760" w:rsidRDefault="00F80760">
      <w:pPr>
        <w:pStyle w:val="BodyText"/>
      </w:pPr>
      <w:proofErr w:type="gramStart"/>
      <w:r>
        <w:t>Constructs a new empty object.</w:t>
      </w:r>
      <w:proofErr w:type="gramEnd"/>
    </w:p>
    <w:p w:rsidR="00F80760" w:rsidRDefault="00F80760" w:rsidP="00F80760">
      <w:pPr>
        <w:pStyle w:val="Heading2"/>
        <w:numPr>
          <w:ilvl w:val="2"/>
          <w:numId w:val="3"/>
        </w:numPr>
        <w:pBdr>
          <w:bottom w:val="none" w:sz="0" w:space="0" w:color="auto"/>
        </w:pBdr>
      </w:pPr>
      <w:bookmarkStart w:id="418" w:name="member-summary-2"/>
      <w:bookmarkStart w:id="419" w:name="_Toc443159309"/>
      <w:bookmarkEnd w:id="418"/>
      <w:r>
        <w:t>Member Summary</w:t>
      </w:r>
      <w:bookmarkEnd w:id="419"/>
    </w:p>
    <w:p w:rsidR="00F80760" w:rsidRDefault="00F80760">
      <w:r>
        <w:t xml:space="preserve">Public Members public </w:t>
      </w:r>
    </w:p>
    <w:p w:rsidR="00F80760" w:rsidRDefault="006020F6">
      <w:pPr>
        <w:pStyle w:val="BodyText"/>
      </w:pPr>
      <w:hyperlink r:id="rId257" w:anchor="instance-member-userIDs">
        <w:r w:rsidR="00F80760">
          <w:rPr>
            <w:rStyle w:val="Hyperlink"/>
          </w:rPr>
          <w:t>userIDs</w:t>
        </w:r>
      </w:hyperlink>
      <w:r w:rsidR="00F80760">
        <w:t>: *</w:t>
      </w:r>
    </w:p>
    <w:p w:rsidR="00F80760" w:rsidRDefault="00F80760" w:rsidP="00F80760">
      <w:pPr>
        <w:pStyle w:val="Heading2"/>
        <w:numPr>
          <w:ilvl w:val="2"/>
          <w:numId w:val="3"/>
        </w:numPr>
        <w:pBdr>
          <w:bottom w:val="none" w:sz="0" w:space="0" w:color="auto"/>
        </w:pBdr>
      </w:pPr>
      <w:bookmarkStart w:id="420" w:name="method-summary-4"/>
      <w:bookmarkStart w:id="421" w:name="_Toc443159310"/>
      <w:bookmarkEnd w:id="420"/>
      <w:r>
        <w:t>Method Summary</w:t>
      </w:r>
      <w:bookmarkEnd w:id="421"/>
    </w:p>
    <w:p w:rsidR="00F80760" w:rsidRDefault="00F80760">
      <w:r>
        <w:t xml:space="preserve">Public Methods public </w:t>
      </w:r>
    </w:p>
    <w:p w:rsidR="00F80760" w:rsidRDefault="006020F6">
      <w:pPr>
        <w:pStyle w:val="BodyText"/>
      </w:pPr>
      <w:hyperlink r:id="rId258" w:anchor="instance-method-getRecord">
        <w:r w:rsidR="00F80760">
          <w:rPr>
            <w:rStyle w:val="Hyperlink"/>
          </w:rPr>
          <w:t>getRecord</w:t>
        </w:r>
      </w:hyperlink>
      <w:r w:rsidR="00F80760">
        <w:t xml:space="preserve">(): </w:t>
      </w:r>
      <w:hyperlink r:id="rId259">
        <w:r w:rsidR="00F80760">
          <w:rPr>
            <w:rStyle w:val="Hyperlink"/>
          </w:rPr>
          <w:t>Object</w:t>
        </w:r>
      </w:hyperlink>
    </w:p>
    <w:p w:rsidR="00F80760" w:rsidRDefault="00F80760">
      <w:pPr>
        <w:pStyle w:val="BodyText"/>
      </w:pPr>
      <w:proofErr w:type="gramStart"/>
      <w:r>
        <w:t>Constructs a new object representing information about one contact.</w:t>
      </w:r>
      <w:proofErr w:type="gramEnd"/>
    </w:p>
    <w:p w:rsidR="00F80760" w:rsidRDefault="00F80760" w:rsidP="00F80760">
      <w:pPr>
        <w:pStyle w:val="Heading2"/>
        <w:numPr>
          <w:ilvl w:val="2"/>
          <w:numId w:val="3"/>
        </w:numPr>
        <w:pBdr>
          <w:bottom w:val="none" w:sz="0" w:space="0" w:color="auto"/>
        </w:pBdr>
      </w:pPr>
      <w:bookmarkStart w:id="422" w:name="_Toc443159311"/>
      <w:r>
        <w:t>Public Constructors</w:t>
      </w:r>
      <w:bookmarkEnd w:id="422"/>
    </w:p>
    <w:p w:rsidR="00F80760" w:rsidRDefault="00F80760" w:rsidP="00F80760">
      <w:pPr>
        <w:pStyle w:val="Heading3"/>
        <w:numPr>
          <w:ilvl w:val="3"/>
          <w:numId w:val="3"/>
        </w:numPr>
        <w:pBdr>
          <w:bottom w:val="none" w:sz="0" w:space="0" w:color="auto"/>
        </w:pBdr>
      </w:pPr>
      <w:bookmarkStart w:id="423" w:name="_Toc443159312"/>
      <w:proofErr w:type="gramStart"/>
      <w:r>
        <w:t>public</w:t>
      </w:r>
      <w:proofErr w:type="gramEnd"/>
      <w:r>
        <w:t xml:space="preserve"> constructor  </w:t>
      </w:r>
      <w:hyperlink r:id="rId260" w:anchor="lineNumber10">
        <w:r>
          <w:rPr>
            <w:rStyle w:val="Hyperlink"/>
          </w:rPr>
          <w:t>source</w:t>
        </w:r>
        <w:bookmarkEnd w:id="423"/>
      </w:hyperlink>
      <w:r>
        <w:t xml:space="preserve"> </w:t>
      </w:r>
    </w:p>
    <w:p w:rsidR="00F80760" w:rsidRDefault="00F80760">
      <w:proofErr w:type="gramStart"/>
      <w:r>
        <w:t>Constructs a new empty object.</w:t>
      </w:r>
      <w:proofErr w:type="gramEnd"/>
    </w:p>
    <w:p w:rsidR="00F80760" w:rsidRDefault="00F80760" w:rsidP="00F80760">
      <w:pPr>
        <w:pStyle w:val="Heading2"/>
        <w:numPr>
          <w:ilvl w:val="2"/>
          <w:numId w:val="3"/>
        </w:numPr>
        <w:pBdr>
          <w:bottom w:val="none" w:sz="0" w:space="0" w:color="auto"/>
        </w:pBdr>
      </w:pPr>
      <w:bookmarkStart w:id="424" w:name="_Toc443159313"/>
      <w:r>
        <w:t>Public Members</w:t>
      </w:r>
      <w:bookmarkEnd w:id="424"/>
    </w:p>
    <w:p w:rsidR="00F80760" w:rsidRDefault="00F80760" w:rsidP="00F80760">
      <w:pPr>
        <w:pStyle w:val="Heading3"/>
        <w:numPr>
          <w:ilvl w:val="3"/>
          <w:numId w:val="3"/>
        </w:numPr>
        <w:pBdr>
          <w:bottom w:val="none" w:sz="0" w:space="0" w:color="auto"/>
        </w:pBdr>
      </w:pPr>
      <w:bookmarkStart w:id="425" w:name="instance-member-userIDs"/>
      <w:bookmarkStart w:id="426" w:name="_Toc443159314"/>
      <w:bookmarkEnd w:id="425"/>
      <w:proofErr w:type="gramStart"/>
      <w:r>
        <w:t>public</w:t>
      </w:r>
      <w:proofErr w:type="gramEnd"/>
      <w:r>
        <w:t xml:space="preserve"> userIDs: *  </w:t>
      </w:r>
      <w:hyperlink r:id="rId261" w:anchor="lineNumber13">
        <w:r>
          <w:rPr>
            <w:rStyle w:val="Hyperlink"/>
          </w:rPr>
          <w:t>source</w:t>
        </w:r>
        <w:bookmarkEnd w:id="426"/>
      </w:hyperlink>
      <w:r>
        <w:t xml:space="preserve"> </w:t>
      </w:r>
    </w:p>
    <w:p w:rsidR="00F80760" w:rsidRDefault="00F80760" w:rsidP="00F80760">
      <w:pPr>
        <w:pStyle w:val="Heading2"/>
        <w:numPr>
          <w:ilvl w:val="2"/>
          <w:numId w:val="3"/>
        </w:numPr>
        <w:pBdr>
          <w:bottom w:val="none" w:sz="0" w:space="0" w:color="auto"/>
        </w:pBdr>
      </w:pPr>
      <w:bookmarkStart w:id="427" w:name="_Toc443159315"/>
      <w:r>
        <w:t>Public Methods</w:t>
      </w:r>
      <w:bookmarkEnd w:id="427"/>
    </w:p>
    <w:p w:rsidR="00F80760" w:rsidRDefault="00F80760" w:rsidP="00F80760">
      <w:pPr>
        <w:pStyle w:val="Heading3"/>
        <w:numPr>
          <w:ilvl w:val="3"/>
          <w:numId w:val="3"/>
        </w:numPr>
        <w:pBdr>
          <w:bottom w:val="none" w:sz="0" w:space="0" w:color="auto"/>
        </w:pBdr>
      </w:pPr>
      <w:bookmarkStart w:id="428" w:name="instance-method-getRecord"/>
      <w:bookmarkStart w:id="429" w:name="_Toc443159316"/>
      <w:bookmarkEnd w:id="428"/>
      <w:proofErr w:type="gramStart"/>
      <w:r>
        <w:t>public</w:t>
      </w:r>
      <w:proofErr w:type="gramEnd"/>
      <w:r>
        <w:t xml:space="preserve"> getRecord(): </w:t>
      </w:r>
      <w:hyperlink r:id="rId262">
        <w:r>
          <w:rPr>
            <w:rStyle w:val="Hyperlink"/>
          </w:rPr>
          <w:t>Object</w:t>
        </w:r>
      </w:hyperlink>
      <w:r>
        <w:t xml:space="preserve">  </w:t>
      </w:r>
      <w:hyperlink r:id="rId263" w:anchor="lineNumber25">
        <w:r>
          <w:rPr>
            <w:rStyle w:val="Hyperlink"/>
          </w:rPr>
          <w:t>source</w:t>
        </w:r>
        <w:bookmarkEnd w:id="429"/>
      </w:hyperlink>
      <w:r>
        <w:t xml:space="preserve"> </w:t>
      </w:r>
    </w:p>
    <w:p w:rsidR="00F80760" w:rsidRDefault="00F80760">
      <w:proofErr w:type="gramStart"/>
      <w:r>
        <w:t>Constructs a new object representing information about one contact.</w:t>
      </w:r>
      <w:proofErr w:type="gramEnd"/>
    </w:p>
    <w:p w:rsidR="00F80760" w:rsidRDefault="00F80760" w:rsidP="00F80760">
      <w:pPr>
        <w:pStyle w:val="Heading4"/>
        <w:numPr>
          <w:ilvl w:val="4"/>
          <w:numId w:val="3"/>
        </w:numPr>
      </w:pPr>
      <w:bookmarkStart w:id="430" w:name="return-13"/>
      <w:bookmarkEnd w:id="430"/>
      <w:r>
        <w:lastRenderedPageBreak/>
        <w:t>Return:</w:t>
      </w:r>
    </w:p>
    <w:tbl>
      <w:tblPr>
        <w:tblW w:w="5000" w:type="pct"/>
        <w:tblLook w:val="04A0"/>
      </w:tblPr>
      <w:tblGrid>
        <w:gridCol w:w="3731"/>
        <w:gridCol w:w="5556"/>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object</w:t>
            </w:r>
            <w:proofErr w:type="gramEnd"/>
            <w:r>
              <w:t xml:space="preserve"> A JavaScript Object with all fields for the Global Registry Record.</w:t>
            </w:r>
          </w:p>
        </w:tc>
      </w:tr>
    </w:tbl>
    <w:p w:rsidR="00F80760" w:rsidRDefault="00F80760">
      <w:r>
        <w:t xml:space="preserve">Generated by </w:t>
      </w:r>
      <w:hyperlink r:id="rId26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31" w:name="graphconnector"/>
      <w:bookmarkStart w:id="432" w:name="_Toc443159317"/>
      <w:bookmarkEnd w:id="431"/>
      <w:r>
        <w:t>GraphConnector</w:t>
      </w:r>
      <w:bookmarkEnd w:id="432"/>
    </w:p>
    <w:p w:rsidR="00F80760" w:rsidRDefault="00F80760">
      <w:r>
        <w:t>The Graph Connector contains the contact list/address book.</w:t>
      </w:r>
    </w:p>
    <w:p w:rsidR="00F80760" w:rsidRDefault="00F80760" w:rsidP="00F80760">
      <w:pPr>
        <w:pStyle w:val="Heading2"/>
        <w:numPr>
          <w:ilvl w:val="2"/>
          <w:numId w:val="3"/>
        </w:numPr>
        <w:pBdr>
          <w:bottom w:val="none" w:sz="0" w:space="0" w:color="auto"/>
        </w:pBdr>
      </w:pPr>
      <w:bookmarkStart w:id="433" w:name="constructor-summary-4"/>
      <w:bookmarkStart w:id="434" w:name="_Toc443159318"/>
      <w:bookmarkEnd w:id="433"/>
      <w:r>
        <w:t>Constructor Summary</w:t>
      </w:r>
      <w:bookmarkEnd w:id="434"/>
    </w:p>
    <w:p w:rsidR="00F80760" w:rsidRDefault="00F80760">
      <w:r>
        <w:t xml:space="preserve">Public Constructor public </w:t>
      </w:r>
    </w:p>
    <w:p w:rsidR="00F80760" w:rsidRDefault="006020F6">
      <w:pPr>
        <w:pStyle w:val="BodyText"/>
      </w:pPr>
      <w:hyperlink r:id="rId265" w:anchor="instance-constructor-constructor">
        <w:r w:rsidR="00F80760">
          <w:rPr>
            <w:rStyle w:val="Hyperlink"/>
          </w:rPr>
          <w:t>constructor</w:t>
        </w:r>
      </w:hyperlink>
      <w:r w:rsidR="00F80760">
        <w:t>(HypertyRuntimeURL</w:t>
      </w:r>
      <w:proofErr w:type="gramStart"/>
      <w:r w:rsidR="00F80760">
        <w:t xml:space="preserve">: </w:t>
      </w:r>
      <w:proofErr w:type="gramEnd"/>
      <w:r>
        <w:fldChar w:fldCharType="begin"/>
      </w:r>
      <w:r w:rsidR="0012375D">
        <w:instrText>HYPERLINK "https://developer.mozilla.org/en-US/docs/Web/JavaScript/Reference/Global_Objects/String" \h</w:instrText>
      </w:r>
      <w:r>
        <w:fldChar w:fldCharType="separate"/>
      </w:r>
      <w:r w:rsidR="00F80760">
        <w:rPr>
          <w:rStyle w:val="Hyperlink"/>
        </w:rPr>
        <w:t>string</w:t>
      </w:r>
      <w:r>
        <w:fldChar w:fldCharType="end"/>
      </w:r>
      <w:r w:rsidR="00F80760">
        <w:t xml:space="preserve">, MessageBus: </w:t>
      </w:r>
      <w:hyperlink r:id="rId266" w:anchor="instance-get-messageBus">
        <w:r w:rsidR="00F80760">
          <w:rPr>
            <w:rStyle w:val="Hyperlink"/>
          </w:rPr>
          <w:t>messageBus</w:t>
        </w:r>
      </w:hyperlink>
      <w:r w:rsidR="00F80760">
        <w:t>)</w:t>
      </w:r>
    </w:p>
    <w:p w:rsidR="00F80760" w:rsidRDefault="00F80760">
      <w:pPr>
        <w:pStyle w:val="BodyText"/>
      </w:pPr>
      <w:proofErr w:type="gramStart"/>
      <w:r>
        <w:t>Constructs a new and empty Graph Connector.</w:t>
      </w:r>
      <w:proofErr w:type="gramEnd"/>
    </w:p>
    <w:p w:rsidR="00F80760" w:rsidRDefault="00F80760" w:rsidP="00F80760">
      <w:pPr>
        <w:pStyle w:val="Heading2"/>
        <w:numPr>
          <w:ilvl w:val="2"/>
          <w:numId w:val="3"/>
        </w:numPr>
        <w:pBdr>
          <w:bottom w:val="none" w:sz="0" w:space="0" w:color="auto"/>
        </w:pBdr>
      </w:pPr>
      <w:bookmarkStart w:id="435" w:name="member-summary-3"/>
      <w:bookmarkStart w:id="436" w:name="_Toc443159319"/>
      <w:bookmarkEnd w:id="435"/>
      <w:r>
        <w:t>Member Summary</w:t>
      </w:r>
      <w:bookmarkEnd w:id="436"/>
    </w:p>
    <w:p w:rsidR="00F80760" w:rsidRDefault="00F80760">
      <w:r>
        <w:t xml:space="preserve">Public Members public </w:t>
      </w:r>
    </w:p>
    <w:p w:rsidR="00F80760" w:rsidRDefault="006020F6">
      <w:pPr>
        <w:pStyle w:val="BodyText"/>
      </w:pPr>
      <w:hyperlink r:id="rId267" w:anchor="instance-member-contacts">
        <w:r w:rsidR="00F80760">
          <w:rPr>
            <w:rStyle w:val="Hyperlink"/>
          </w:rPr>
          <w:t>contacts</w:t>
        </w:r>
      </w:hyperlink>
      <w:r w:rsidR="00F80760">
        <w:t>: *</w:t>
      </w:r>
    </w:p>
    <w:p w:rsidR="00F80760" w:rsidRDefault="00F80760">
      <w:proofErr w:type="gramStart"/>
      <w:r>
        <w:t>public</w:t>
      </w:r>
      <w:proofErr w:type="gramEnd"/>
      <w:r>
        <w:t xml:space="preserve"> </w:t>
      </w:r>
    </w:p>
    <w:p w:rsidR="00F80760" w:rsidRDefault="006020F6">
      <w:pPr>
        <w:pStyle w:val="BodyText"/>
      </w:pPr>
      <w:hyperlink r:id="rId268" w:anchor="instance-member-contactsBloomFilter1Hop">
        <w:r w:rsidR="00F80760">
          <w:rPr>
            <w:rStyle w:val="Hyperlink"/>
          </w:rPr>
          <w:t>contactsBloomFilter1Hop</w:t>
        </w:r>
      </w:hyperlink>
      <w:r w:rsidR="00F80760">
        <w:t>: *</w:t>
      </w:r>
    </w:p>
    <w:p w:rsidR="00F80760" w:rsidRDefault="00F80760">
      <w:proofErr w:type="gramStart"/>
      <w:r>
        <w:t>public</w:t>
      </w:r>
      <w:proofErr w:type="gramEnd"/>
      <w:r>
        <w:t xml:space="preserve"> </w:t>
      </w:r>
    </w:p>
    <w:p w:rsidR="00F80760" w:rsidRDefault="006020F6">
      <w:pPr>
        <w:pStyle w:val="BodyText"/>
      </w:pPr>
      <w:hyperlink r:id="rId269" w:anchor="instance-member-globalRegistryRecord">
        <w:r w:rsidR="00F80760">
          <w:rPr>
            <w:rStyle w:val="Hyperlink"/>
          </w:rPr>
          <w:t>globalRegistryRecord</w:t>
        </w:r>
      </w:hyperlink>
      <w:r w:rsidR="00F80760">
        <w:t>: *</w:t>
      </w:r>
    </w:p>
    <w:p w:rsidR="00F80760" w:rsidRDefault="00F80760">
      <w:proofErr w:type="gramStart"/>
      <w:r>
        <w:t>public</w:t>
      </w:r>
      <w:proofErr w:type="gramEnd"/>
      <w:r>
        <w:t xml:space="preserve"> </w:t>
      </w:r>
    </w:p>
    <w:p w:rsidR="00F80760" w:rsidRDefault="006020F6">
      <w:pPr>
        <w:pStyle w:val="BodyText"/>
      </w:pPr>
      <w:hyperlink r:id="rId270" w:anchor="instance-member-groups">
        <w:r w:rsidR="00F80760">
          <w:rPr>
            <w:rStyle w:val="Hyperlink"/>
          </w:rPr>
          <w:t>groups</w:t>
        </w:r>
      </w:hyperlink>
      <w:r w:rsidR="00F80760">
        <w:t>: *</w:t>
      </w:r>
    </w:p>
    <w:p w:rsidR="00F80760" w:rsidRDefault="00F80760">
      <w:proofErr w:type="gramStart"/>
      <w:r>
        <w:t>public</w:t>
      </w:r>
      <w:proofErr w:type="gramEnd"/>
      <w:r>
        <w:t xml:space="preserve"> </w:t>
      </w:r>
    </w:p>
    <w:p w:rsidR="00F80760" w:rsidRDefault="006020F6">
      <w:pPr>
        <w:pStyle w:val="BodyText"/>
      </w:pPr>
      <w:hyperlink r:id="rId271" w:anchor="instance-member-lastCalculationBloomFilter1Hop">
        <w:r w:rsidR="00F80760">
          <w:rPr>
            <w:rStyle w:val="Hyperlink"/>
          </w:rPr>
          <w:t>lastCalculationBloomFilter1Hop</w:t>
        </w:r>
      </w:hyperlink>
      <w:r w:rsidR="00F80760">
        <w:t>: *</w:t>
      </w:r>
    </w:p>
    <w:p w:rsidR="00F80760" w:rsidRDefault="00F80760">
      <w:proofErr w:type="gramStart"/>
      <w:r>
        <w:t>public</w:t>
      </w:r>
      <w:proofErr w:type="gramEnd"/>
      <w:r>
        <w:t xml:space="preserve"> get </w:t>
      </w:r>
    </w:p>
    <w:p w:rsidR="00F80760" w:rsidRDefault="006020F6">
      <w:pPr>
        <w:pStyle w:val="BodyText"/>
      </w:pPr>
      <w:hyperlink r:id="rId272" w:anchor="instance-get-messageBus">
        <w:r w:rsidR="00F80760">
          <w:rPr>
            <w:rStyle w:val="Hyperlink"/>
          </w:rPr>
          <w:t>messageBus</w:t>
        </w:r>
      </w:hyperlink>
      <w:r w:rsidR="00F80760">
        <w:t>(</w:t>
      </w:r>
      <w:proofErr w:type="gramStart"/>
      <w:r w:rsidR="00F80760">
        <w:t>messageBus</w:t>
      </w:r>
      <w:proofErr w:type="gramEnd"/>
      <w:r w:rsidR="00F80760">
        <w:t xml:space="preserve">: </w:t>
      </w:r>
      <w:hyperlink r:id="rId273">
        <w:r w:rsidR="00F80760">
          <w:rPr>
            <w:rStyle w:val="Hyperlink"/>
          </w:rPr>
          <w:t>MessageBus</w:t>
        </w:r>
      </w:hyperlink>
      <w:r w:rsidR="00F80760">
        <w:t>): *</w:t>
      </w:r>
    </w:p>
    <w:p w:rsidR="00F80760" w:rsidRDefault="00F80760">
      <w:pPr>
        <w:pStyle w:val="BodyText"/>
      </w:pPr>
      <w:proofErr w:type="gramStart"/>
      <w:r>
        <w:t>Returns the MessageBus.</w:t>
      </w:r>
      <w:proofErr w:type="gramEnd"/>
    </w:p>
    <w:p w:rsidR="00F80760" w:rsidRDefault="00F80760">
      <w:proofErr w:type="gramStart"/>
      <w:r>
        <w:t>public</w:t>
      </w:r>
      <w:proofErr w:type="gramEnd"/>
      <w:r>
        <w:t xml:space="preserve"> set </w:t>
      </w:r>
    </w:p>
    <w:p w:rsidR="00F80760" w:rsidRDefault="006020F6">
      <w:pPr>
        <w:pStyle w:val="BodyText"/>
      </w:pPr>
      <w:hyperlink r:id="rId274" w:anchor="instance-set-messageBus">
        <w:r w:rsidR="00F80760">
          <w:rPr>
            <w:rStyle w:val="Hyperlink"/>
          </w:rPr>
          <w:t>messageBus</w:t>
        </w:r>
      </w:hyperlink>
      <w:r w:rsidR="00F80760">
        <w:t>(</w:t>
      </w:r>
      <w:proofErr w:type="gramStart"/>
      <w:r w:rsidR="00F80760">
        <w:t>messageBus</w:t>
      </w:r>
      <w:proofErr w:type="gramEnd"/>
      <w:r w:rsidR="00F80760">
        <w:t xml:space="preserve">: </w:t>
      </w:r>
      <w:hyperlink r:id="rId275">
        <w:r w:rsidR="00F80760">
          <w:rPr>
            <w:rStyle w:val="Hyperlink"/>
          </w:rPr>
          <w:t>MessageBus</w:t>
        </w:r>
      </w:hyperlink>
      <w:r w:rsidR="00F80760">
        <w:t>): *</w:t>
      </w:r>
    </w:p>
    <w:p w:rsidR="00F80760" w:rsidRDefault="00F80760">
      <w:pPr>
        <w:pStyle w:val="BodyText"/>
      </w:pPr>
      <w:proofErr w:type="gramStart"/>
      <w:r>
        <w:t>Sets the MessageBus.</w:t>
      </w:r>
      <w:proofErr w:type="gramEnd"/>
    </w:p>
    <w:p w:rsidR="00F80760" w:rsidRDefault="00F80760" w:rsidP="00F80760">
      <w:pPr>
        <w:pStyle w:val="Heading2"/>
        <w:numPr>
          <w:ilvl w:val="2"/>
          <w:numId w:val="3"/>
        </w:numPr>
        <w:pBdr>
          <w:bottom w:val="none" w:sz="0" w:space="0" w:color="auto"/>
        </w:pBdr>
      </w:pPr>
      <w:bookmarkStart w:id="437" w:name="method-summary-5"/>
      <w:bookmarkStart w:id="438" w:name="_Toc443159320"/>
      <w:bookmarkEnd w:id="437"/>
      <w:r>
        <w:t>Method Summary</w:t>
      </w:r>
      <w:bookmarkEnd w:id="438"/>
    </w:p>
    <w:p w:rsidR="00F80760" w:rsidRDefault="00F80760">
      <w:r>
        <w:t xml:space="preserve">Public Methods public </w:t>
      </w:r>
    </w:p>
    <w:p w:rsidR="00F80760" w:rsidRDefault="006020F6">
      <w:pPr>
        <w:pStyle w:val="BodyText"/>
      </w:pPr>
      <w:hyperlink r:id="rId276" w:anchor="instance-method-addContact">
        <w:r w:rsidR="00F80760">
          <w:rPr>
            <w:rStyle w:val="Hyperlink"/>
          </w:rPr>
          <w:t>addContact</w:t>
        </w:r>
      </w:hyperlink>
      <w:r w:rsidR="00F80760">
        <w:t>(</w:t>
      </w:r>
      <w:proofErr w:type="gramStart"/>
      <w:r w:rsidR="00F80760">
        <w:t>guid</w:t>
      </w:r>
      <w:proofErr w:type="gramEnd"/>
      <w:r w:rsidR="00F80760">
        <w:t xml:space="preserve">: </w:t>
      </w:r>
      <w:hyperlink r:id="rId277">
        <w:r w:rsidR="00F80760">
          <w:rPr>
            <w:rStyle w:val="Hyperlink"/>
          </w:rPr>
          <w:t>string</w:t>
        </w:r>
      </w:hyperlink>
      <w:r w:rsidR="00F80760">
        <w:t xml:space="preserve">, firstName: </w:t>
      </w:r>
      <w:hyperlink r:id="rId278">
        <w:r w:rsidR="00F80760">
          <w:rPr>
            <w:rStyle w:val="Hyperlink"/>
          </w:rPr>
          <w:t>string</w:t>
        </w:r>
      </w:hyperlink>
      <w:r w:rsidR="00F80760">
        <w:t xml:space="preserve">, lastname: </w:t>
      </w:r>
      <w:hyperlink r:id="rId279">
        <w:r w:rsidR="00F80760">
          <w:rPr>
            <w:rStyle w:val="Hyperlink"/>
          </w:rPr>
          <w:t>string</w:t>
        </w:r>
      </w:hyperlink>
      <w:r w:rsidR="00F80760">
        <w:t>)</w:t>
      </w:r>
    </w:p>
    <w:p w:rsidR="00F80760" w:rsidRDefault="00F80760">
      <w:pPr>
        <w:pStyle w:val="BodyText"/>
      </w:pPr>
      <w:r>
        <w:t>Add a contact to the Graph Connector.</w:t>
      </w:r>
    </w:p>
    <w:p w:rsidR="00F80760" w:rsidRDefault="00F80760">
      <w:proofErr w:type="gramStart"/>
      <w:r>
        <w:t>public</w:t>
      </w:r>
      <w:proofErr w:type="gramEnd"/>
      <w:r>
        <w:t xml:space="preserve"> </w:t>
      </w:r>
    </w:p>
    <w:p w:rsidR="00F80760" w:rsidRDefault="006020F6">
      <w:pPr>
        <w:pStyle w:val="BodyText"/>
      </w:pPr>
      <w:hyperlink r:id="rId280" w:anchor="instance-method-addUserID">
        <w:r w:rsidR="00F80760">
          <w:rPr>
            <w:rStyle w:val="Hyperlink"/>
          </w:rPr>
          <w:t>addUserID</w:t>
        </w:r>
      </w:hyperlink>
      <w:r w:rsidR="00F80760">
        <w:t>(</w:t>
      </w:r>
      <w:proofErr w:type="gramStart"/>
      <w:r w:rsidR="00F80760">
        <w:t>userID</w:t>
      </w:r>
      <w:proofErr w:type="gramEnd"/>
      <w:r w:rsidR="00F80760">
        <w:t xml:space="preserve">: </w:t>
      </w:r>
      <w:hyperlink r:id="rId281">
        <w:r w:rsidR="00F80760">
          <w:rPr>
            <w:rStyle w:val="Hyperlink"/>
          </w:rPr>
          <w:t>string</w:t>
        </w:r>
      </w:hyperlink>
      <w:r w:rsidR="00F80760">
        <w:t>)</w:t>
      </w:r>
    </w:p>
    <w:p w:rsidR="00F80760" w:rsidRDefault="00F80760">
      <w:pPr>
        <w:pStyle w:val="BodyText"/>
      </w:pPr>
      <w:proofErr w:type="gramStart"/>
      <w:r>
        <w:t>Adds a UserID for the user.</w:t>
      </w:r>
      <w:proofErr w:type="gramEnd"/>
    </w:p>
    <w:p w:rsidR="00F80760" w:rsidRDefault="00F80760">
      <w:proofErr w:type="gramStart"/>
      <w:r>
        <w:lastRenderedPageBreak/>
        <w:t>public</w:t>
      </w:r>
      <w:proofErr w:type="gramEnd"/>
      <w:r>
        <w:t xml:space="preserve"> </w:t>
      </w:r>
    </w:p>
    <w:p w:rsidR="00F80760" w:rsidRDefault="006020F6">
      <w:pPr>
        <w:pStyle w:val="BodyText"/>
      </w:pPr>
      <w:hyperlink r:id="rId282" w:anchor="instance-method-calculateBloomFilter1Hop">
        <w:r w:rsidR="00F80760">
          <w:rPr>
            <w:rStyle w:val="Hyperlink"/>
          </w:rPr>
          <w:t>calculateBloomFilter1Hop</w:t>
        </w:r>
      </w:hyperlink>
      <w:r w:rsidR="00F80760">
        <w:t>()</w:t>
      </w:r>
    </w:p>
    <w:p w:rsidR="00F80760" w:rsidRDefault="00F80760">
      <w:pPr>
        <w:pStyle w:val="BodyText"/>
      </w:pPr>
      <w:proofErr w:type="gramStart"/>
      <w:r>
        <w:t>Calculates the Bloom filter containing all non-private contacts.</w:t>
      </w:r>
      <w:proofErr w:type="gramEnd"/>
    </w:p>
    <w:p w:rsidR="00F80760" w:rsidRDefault="00F80760">
      <w:proofErr w:type="gramStart"/>
      <w:r>
        <w:t>public</w:t>
      </w:r>
      <w:proofErr w:type="gramEnd"/>
      <w:r>
        <w:t xml:space="preserve"> </w:t>
      </w:r>
    </w:p>
    <w:p w:rsidR="00F80760" w:rsidRDefault="006020F6">
      <w:pPr>
        <w:pStyle w:val="BodyText"/>
      </w:pPr>
      <w:hyperlink r:id="rId283" w:anchor="instance-method-checkGUID">
        <w:r w:rsidR="00F80760">
          <w:rPr>
            <w:rStyle w:val="Hyperlink"/>
          </w:rPr>
          <w:t>checkGUID</w:t>
        </w:r>
      </w:hyperlink>
      <w:r w:rsidR="00F80760">
        <w:t>(</w:t>
      </w:r>
      <w:proofErr w:type="gramStart"/>
      <w:r w:rsidR="00F80760">
        <w:t>guid</w:t>
      </w:r>
      <w:proofErr w:type="gramEnd"/>
      <w:r w:rsidR="00F80760">
        <w:t xml:space="preserve">: </w:t>
      </w:r>
      <w:hyperlink r:id="rId284">
        <w:r w:rsidR="00F80760">
          <w:rPr>
            <w:rStyle w:val="Hyperlink"/>
          </w:rPr>
          <w:t>string</w:t>
        </w:r>
      </w:hyperlink>
      <w:r w:rsidR="00F80760">
        <w:t>): array</w:t>
      </w:r>
    </w:p>
    <w:p w:rsidR="00F80760" w:rsidRDefault="00F80760">
      <w:pPr>
        <w:pStyle w:val="BodyText"/>
      </w:pPr>
      <w:r>
        <w:t>Checks, if the given GUID is known and returns a list of contacs that are direct connections as well as a list of contacts that (most likely) know the given contact.</w:t>
      </w:r>
    </w:p>
    <w:p w:rsidR="00F80760" w:rsidRDefault="00F80760">
      <w:proofErr w:type="gramStart"/>
      <w:r>
        <w:t>public</w:t>
      </w:r>
      <w:proofErr w:type="gramEnd"/>
      <w:r>
        <w:t xml:space="preserve"> </w:t>
      </w:r>
    </w:p>
    <w:p w:rsidR="00F80760" w:rsidRDefault="006020F6">
      <w:pPr>
        <w:pStyle w:val="BodyText"/>
      </w:pPr>
      <w:hyperlink r:id="rId285" w:anchor="instance-method-generateGUID">
        <w:r w:rsidR="00F80760">
          <w:rPr>
            <w:rStyle w:val="Hyperlink"/>
          </w:rPr>
          <w:t>generateGUID</w:t>
        </w:r>
      </w:hyperlink>
      <w:r w:rsidR="00F80760">
        <w:t xml:space="preserve">(): </w:t>
      </w:r>
      <w:hyperlink r:id="rId286">
        <w:r w:rsidR="00F80760">
          <w:rPr>
            <w:rStyle w:val="Hyperlink"/>
          </w:rPr>
          <w:t>string</w:t>
        </w:r>
      </w:hyperlink>
    </w:p>
    <w:p w:rsidR="00F80760" w:rsidRDefault="00F80760">
      <w:pPr>
        <w:pStyle w:val="BodyText"/>
      </w:pPr>
      <w:r>
        <w:t>Generates a GUID and returns a mnemonic from which the GUID can be re-created later.</w:t>
      </w:r>
    </w:p>
    <w:p w:rsidR="00F80760" w:rsidRDefault="00F80760">
      <w:proofErr w:type="gramStart"/>
      <w:r>
        <w:t>public</w:t>
      </w:r>
      <w:proofErr w:type="gramEnd"/>
      <w:r>
        <w:t xml:space="preserve"> </w:t>
      </w:r>
    </w:p>
    <w:p w:rsidR="00F80760" w:rsidRDefault="006020F6">
      <w:pPr>
        <w:pStyle w:val="BodyText"/>
      </w:pPr>
      <w:hyperlink r:id="rId287" w:anchor="instance-method-getContact">
        <w:r w:rsidR="00F80760">
          <w:rPr>
            <w:rStyle w:val="Hyperlink"/>
          </w:rPr>
          <w:t>getContact</w:t>
        </w:r>
      </w:hyperlink>
      <w:r w:rsidR="00F80760">
        <w:t>(</w:t>
      </w:r>
      <w:proofErr w:type="gramStart"/>
      <w:r w:rsidR="00F80760">
        <w:t>name</w:t>
      </w:r>
      <w:proofErr w:type="gramEnd"/>
      <w:r w:rsidR="00F80760">
        <w:t xml:space="preserve">: </w:t>
      </w:r>
      <w:hyperlink r:id="rId288">
        <w:r w:rsidR="00F80760">
          <w:rPr>
            <w:rStyle w:val="Hyperlink"/>
          </w:rPr>
          <w:t>string</w:t>
        </w:r>
      </w:hyperlink>
      <w:r w:rsidR="00F80760">
        <w:t>): array</w:t>
      </w:r>
    </w:p>
    <w:p w:rsidR="00F80760" w:rsidRDefault="00F80760">
      <w:pPr>
        <w:pStyle w:val="BodyText"/>
      </w:pPr>
      <w:proofErr w:type="gramStart"/>
      <w:r>
        <w:t>Gets contacts by name.</w:t>
      </w:r>
      <w:proofErr w:type="gramEnd"/>
    </w:p>
    <w:p w:rsidR="00F80760" w:rsidRDefault="00F80760">
      <w:proofErr w:type="gramStart"/>
      <w:r>
        <w:t>public</w:t>
      </w:r>
      <w:proofErr w:type="gramEnd"/>
      <w:r>
        <w:t xml:space="preserve"> </w:t>
      </w:r>
    </w:p>
    <w:p w:rsidR="00F80760" w:rsidRDefault="006020F6">
      <w:pPr>
        <w:pStyle w:val="BodyText"/>
      </w:pPr>
      <w:hyperlink r:id="rId289" w:anchor="instance-method-queryGlobalRegistry">
        <w:r w:rsidR="00F80760">
          <w:rPr>
            <w:rStyle w:val="Hyperlink"/>
          </w:rPr>
          <w:t>queryGlobalRegistry</w:t>
        </w:r>
      </w:hyperlink>
      <w:r w:rsidR="00F80760">
        <w:t>(</w:t>
      </w:r>
      <w:proofErr w:type="gramStart"/>
      <w:r w:rsidR="00F80760">
        <w:t>guid</w:t>
      </w:r>
      <w:proofErr w:type="gramEnd"/>
      <w:r w:rsidR="00F80760">
        <w:t xml:space="preserve">: </w:t>
      </w:r>
      <w:hyperlink r:id="rId290">
        <w:r w:rsidR="00F80760">
          <w:rPr>
            <w:rStyle w:val="Hyperlink"/>
          </w:rPr>
          <w:t>string</w:t>
        </w:r>
      </w:hyperlink>
      <w:r w:rsidR="00F80760">
        <w:t xml:space="preserve">): </w:t>
      </w:r>
      <w:hyperlink r:id="rId291">
        <w:r w:rsidR="00F80760">
          <w:rPr>
            <w:rStyle w:val="Hyperlink"/>
          </w:rPr>
          <w:t>Promise</w:t>
        </w:r>
      </w:hyperlink>
    </w:p>
    <w:p w:rsidR="00F80760" w:rsidRDefault="00F80760">
      <w:pPr>
        <w:pStyle w:val="BodyText"/>
      </w:pPr>
      <w:proofErr w:type="gramStart"/>
      <w:r>
        <w:t>Queries the Global Registry for a given GUID.</w:t>
      </w:r>
      <w:proofErr w:type="gramEnd"/>
    </w:p>
    <w:p w:rsidR="00F80760" w:rsidRDefault="00F80760">
      <w:proofErr w:type="gramStart"/>
      <w:r>
        <w:t>public</w:t>
      </w:r>
      <w:proofErr w:type="gramEnd"/>
      <w:r>
        <w:t xml:space="preserve"> </w:t>
      </w:r>
    </w:p>
    <w:p w:rsidR="00F80760" w:rsidRDefault="006020F6">
      <w:pPr>
        <w:pStyle w:val="BodyText"/>
      </w:pPr>
      <w:hyperlink r:id="rId292" w:anchor="instance-method-removeContact">
        <w:r w:rsidR="00F80760">
          <w:rPr>
            <w:rStyle w:val="Hyperlink"/>
          </w:rPr>
          <w:t>removeContact</w:t>
        </w:r>
      </w:hyperlink>
      <w:r w:rsidR="00F80760">
        <w:t>(</w:t>
      </w:r>
      <w:proofErr w:type="gramStart"/>
      <w:r w:rsidR="00F80760">
        <w:t>guid</w:t>
      </w:r>
      <w:proofErr w:type="gramEnd"/>
      <w:r w:rsidR="00F80760">
        <w:t xml:space="preserve">: </w:t>
      </w:r>
      <w:hyperlink r:id="rId293">
        <w:r w:rsidR="00F80760">
          <w:rPr>
            <w:rStyle w:val="Hyperlink"/>
          </w:rPr>
          <w:t>string</w:t>
        </w:r>
      </w:hyperlink>
      <w:r w:rsidR="00F80760">
        <w:t>)</w:t>
      </w:r>
    </w:p>
    <w:p w:rsidR="00F80760" w:rsidRDefault="00F80760">
      <w:pPr>
        <w:pStyle w:val="BodyText"/>
      </w:pPr>
      <w:r>
        <w:t>Remove a contact from the Graph Connector.</w:t>
      </w:r>
    </w:p>
    <w:p w:rsidR="00F80760" w:rsidRDefault="00F80760">
      <w:proofErr w:type="gramStart"/>
      <w:r>
        <w:t>public</w:t>
      </w:r>
      <w:proofErr w:type="gramEnd"/>
      <w:r>
        <w:t xml:space="preserve"> </w:t>
      </w:r>
    </w:p>
    <w:p w:rsidR="00F80760" w:rsidRDefault="006020F6">
      <w:pPr>
        <w:pStyle w:val="BodyText"/>
      </w:pPr>
      <w:hyperlink r:id="rId294" w:anchor="instance-method-removeUserID">
        <w:r w:rsidR="00F80760">
          <w:rPr>
            <w:rStyle w:val="Hyperlink"/>
          </w:rPr>
          <w:t>removeUserID</w:t>
        </w:r>
      </w:hyperlink>
      <w:r w:rsidR="00F80760">
        <w:t>(</w:t>
      </w:r>
      <w:proofErr w:type="gramStart"/>
      <w:r w:rsidR="00F80760">
        <w:t>userID</w:t>
      </w:r>
      <w:proofErr w:type="gramEnd"/>
      <w:r w:rsidR="00F80760">
        <w:t xml:space="preserve">: </w:t>
      </w:r>
      <w:hyperlink r:id="rId295">
        <w:r w:rsidR="00F80760">
          <w:rPr>
            <w:rStyle w:val="Hyperlink"/>
          </w:rPr>
          <w:t>string</w:t>
        </w:r>
      </w:hyperlink>
      <w:r w:rsidR="00F80760">
        <w:t>)</w:t>
      </w:r>
    </w:p>
    <w:p w:rsidR="00F80760" w:rsidRDefault="00F80760">
      <w:pPr>
        <w:pStyle w:val="BodyText"/>
      </w:pPr>
      <w:proofErr w:type="gramStart"/>
      <w:r>
        <w:t>Removes a UserID for the user.</w:t>
      </w:r>
      <w:proofErr w:type="gramEnd"/>
    </w:p>
    <w:p w:rsidR="00F80760" w:rsidRDefault="00F80760">
      <w:proofErr w:type="gramStart"/>
      <w:r>
        <w:t>public</w:t>
      </w:r>
      <w:proofErr w:type="gramEnd"/>
      <w:r>
        <w:t xml:space="preserve"> </w:t>
      </w:r>
    </w:p>
    <w:p w:rsidR="00F80760" w:rsidRDefault="006020F6">
      <w:pPr>
        <w:pStyle w:val="BodyText"/>
      </w:pPr>
      <w:hyperlink r:id="rId296" w:anchor="instance-method-sendGlobalRegistryRecord">
        <w:r w:rsidR="00F80760">
          <w:rPr>
            <w:rStyle w:val="Hyperlink"/>
          </w:rPr>
          <w:t>sendGlobalRegistryRecord</w:t>
        </w:r>
      </w:hyperlink>
      <w:r w:rsidR="00F80760">
        <w:t>(</w:t>
      </w:r>
      <w:proofErr w:type="gramStart"/>
      <w:r w:rsidR="00F80760">
        <w:t>jwt</w:t>
      </w:r>
      <w:proofErr w:type="gramEnd"/>
      <w:r w:rsidR="00F80760">
        <w:t xml:space="preserve">: </w:t>
      </w:r>
      <w:hyperlink r:id="rId297">
        <w:r w:rsidR="00F80760">
          <w:rPr>
            <w:rStyle w:val="Hyperlink"/>
          </w:rPr>
          <w:t>string</w:t>
        </w:r>
      </w:hyperlink>
      <w:r w:rsidR="00F80760">
        <w:t>): Propmise</w:t>
      </w:r>
    </w:p>
    <w:p w:rsidR="00F80760" w:rsidRDefault="00F80760">
      <w:pPr>
        <w:pStyle w:val="BodyText"/>
      </w:pPr>
      <w:r>
        <w:t>Takes the Global Registry Record as a signed JWT and sends it to the Global Registry via the MessageBus.</w:t>
      </w:r>
    </w:p>
    <w:p w:rsidR="00F80760" w:rsidRDefault="00F80760">
      <w:proofErr w:type="gramStart"/>
      <w:r>
        <w:t>public</w:t>
      </w:r>
      <w:proofErr w:type="gramEnd"/>
      <w:r>
        <w:t xml:space="preserve"> </w:t>
      </w:r>
    </w:p>
    <w:p w:rsidR="00F80760" w:rsidRDefault="006020F6">
      <w:pPr>
        <w:pStyle w:val="BodyText"/>
      </w:pPr>
      <w:hyperlink r:id="rId298" w:anchor="instance-method-signGlobalRegistryRecord">
        <w:r w:rsidR="00F80760">
          <w:rPr>
            <w:rStyle w:val="Hyperlink"/>
          </w:rPr>
          <w:t>signGlobalRegistryRecord</w:t>
        </w:r>
      </w:hyperlink>
      <w:r w:rsidR="00F80760">
        <w:t xml:space="preserve">(): </w:t>
      </w:r>
      <w:hyperlink r:id="rId299">
        <w:r w:rsidR="00F80760">
          <w:rPr>
            <w:rStyle w:val="Hyperlink"/>
          </w:rPr>
          <w:t>string</w:t>
        </w:r>
      </w:hyperlink>
    </w:p>
    <w:p w:rsidR="00F80760" w:rsidRDefault="00F80760">
      <w:pPr>
        <w:pStyle w:val="BodyText"/>
      </w:pPr>
      <w:r>
        <w:t>SignGenerates a public/private key pair from a given mnemonic.</w:t>
      </w:r>
    </w:p>
    <w:p w:rsidR="00F80760" w:rsidRDefault="00F80760">
      <w:proofErr w:type="gramStart"/>
      <w:r>
        <w:t>public</w:t>
      </w:r>
      <w:proofErr w:type="gramEnd"/>
      <w:r>
        <w:t xml:space="preserve"> </w:t>
      </w:r>
    </w:p>
    <w:p w:rsidR="00F80760" w:rsidRDefault="006020F6">
      <w:pPr>
        <w:pStyle w:val="BodyText"/>
      </w:pPr>
      <w:hyperlink r:id="rId300" w:anchor="instance-method-useGUID">
        <w:r w:rsidR="00F80760">
          <w:rPr>
            <w:rStyle w:val="Hyperlink"/>
          </w:rPr>
          <w:t>useGUID</w:t>
        </w:r>
      </w:hyperlink>
      <w:r w:rsidR="00F80760">
        <w:t>(</w:t>
      </w:r>
      <w:proofErr w:type="gramStart"/>
      <w:r w:rsidR="00F80760">
        <w:t>mnemonicAndSalt</w:t>
      </w:r>
      <w:proofErr w:type="gramEnd"/>
      <w:r w:rsidR="00F80760">
        <w:t xml:space="preserve">: </w:t>
      </w:r>
      <w:hyperlink r:id="rId301">
        <w:r w:rsidR="00F80760">
          <w:rPr>
            <w:rStyle w:val="Hyperlink"/>
          </w:rPr>
          <w:t>string</w:t>
        </w:r>
      </w:hyperlink>
      <w:r w:rsidR="00F80760">
        <w:t xml:space="preserve">): </w:t>
      </w:r>
      <w:hyperlink r:id="rId302">
        <w:r w:rsidR="00F80760">
          <w:rPr>
            <w:rStyle w:val="Hyperlink"/>
          </w:rPr>
          <w:t>Promise</w:t>
        </w:r>
      </w:hyperlink>
    </w:p>
    <w:p w:rsidR="00F80760" w:rsidRDefault="00F80760">
      <w:pPr>
        <w:pStyle w:val="BodyText"/>
      </w:pPr>
      <w:r>
        <w:t>Generates a public/private key pair from a given mnemonic (16 words).</w:t>
      </w:r>
    </w:p>
    <w:p w:rsidR="00F80760" w:rsidRDefault="00F80760" w:rsidP="00F80760">
      <w:pPr>
        <w:pStyle w:val="Heading2"/>
        <w:numPr>
          <w:ilvl w:val="2"/>
          <w:numId w:val="3"/>
        </w:numPr>
        <w:pBdr>
          <w:bottom w:val="none" w:sz="0" w:space="0" w:color="auto"/>
        </w:pBdr>
      </w:pPr>
      <w:bookmarkStart w:id="439" w:name="_Toc443159321"/>
      <w:r>
        <w:t>Public Constructors</w:t>
      </w:r>
      <w:bookmarkEnd w:id="439"/>
    </w:p>
    <w:p w:rsidR="00F80760" w:rsidRDefault="00F80760" w:rsidP="00F80760">
      <w:pPr>
        <w:pStyle w:val="Heading3"/>
        <w:numPr>
          <w:ilvl w:val="3"/>
          <w:numId w:val="3"/>
        </w:numPr>
        <w:pBdr>
          <w:bottom w:val="none" w:sz="0" w:space="0" w:color="auto"/>
        </w:pBdr>
      </w:pPr>
      <w:bookmarkStart w:id="440" w:name="_Toc443159322"/>
      <w:proofErr w:type="gramStart"/>
      <w:r>
        <w:t>public</w:t>
      </w:r>
      <w:proofErr w:type="gramEnd"/>
      <w:r>
        <w:t xml:space="preserve"> constructor(HypertyRuntimeURL: </w:t>
      </w:r>
      <w:hyperlink r:id="rId303">
        <w:r>
          <w:rPr>
            <w:rStyle w:val="Hyperlink"/>
          </w:rPr>
          <w:t>string</w:t>
        </w:r>
      </w:hyperlink>
      <w:r>
        <w:t xml:space="preserve">, MessageBus: </w:t>
      </w:r>
      <w:hyperlink r:id="rId304" w:anchor="instance-get-messageBus">
        <w:r>
          <w:rPr>
            <w:rStyle w:val="Hyperlink"/>
          </w:rPr>
          <w:t>messageBus</w:t>
        </w:r>
      </w:hyperlink>
      <w:r>
        <w:t xml:space="preserve">)  </w:t>
      </w:r>
      <w:hyperlink r:id="rId305" w:anchor="lineNumber23">
        <w:r>
          <w:rPr>
            <w:rStyle w:val="Hyperlink"/>
          </w:rPr>
          <w:t>source</w:t>
        </w:r>
        <w:bookmarkEnd w:id="440"/>
      </w:hyperlink>
      <w:r>
        <w:t xml:space="preserve"> </w:t>
      </w:r>
    </w:p>
    <w:p w:rsidR="00F80760" w:rsidRDefault="00F80760">
      <w:proofErr w:type="gramStart"/>
      <w:r>
        <w:t>Constructs a new and empty Graph Connector.</w:t>
      </w:r>
      <w:proofErr w:type="gramEnd"/>
    </w:p>
    <w:p w:rsidR="00F80760" w:rsidRDefault="00F80760" w:rsidP="00F80760">
      <w:pPr>
        <w:pStyle w:val="Heading4"/>
        <w:numPr>
          <w:ilvl w:val="4"/>
          <w:numId w:val="3"/>
        </w:numPr>
      </w:pPr>
      <w:r>
        <w:lastRenderedPageBreak/>
        <w:t>Params:</w:t>
      </w:r>
    </w:p>
    <w:p w:rsidR="00F80760" w:rsidRDefault="00F80760">
      <w:r>
        <w:t xml:space="preserve">Name Type Attribute Description HypertyRuntimeURL </w:t>
      </w:r>
      <w:hyperlink r:id="rId306">
        <w:r>
          <w:rPr>
            <w:rStyle w:val="Hyperlink"/>
          </w:rPr>
          <w:t>string</w:t>
        </w:r>
      </w:hyperlink>
      <w:r>
        <w:t xml:space="preserve"> The Hyperty Runtime URL.</w:t>
      </w:r>
    </w:p>
    <w:p w:rsidR="00F80760" w:rsidRDefault="00F80760">
      <w:pPr>
        <w:pStyle w:val="BodyText"/>
      </w:pPr>
      <w:r>
        <w:t xml:space="preserve">MessageBus </w:t>
      </w:r>
      <w:hyperlink r:id="rId307" w:anchor="instance-get-messageBus">
        <w:r>
          <w:rPr>
            <w:rStyle w:val="Hyperlink"/>
          </w:rPr>
          <w:t>messageBus</w:t>
        </w:r>
      </w:hyperlink>
      <w:r>
        <w:t xml:space="preserve"> The Message Bus.</w:t>
      </w:r>
    </w:p>
    <w:p w:rsidR="00F80760" w:rsidRDefault="00F80760" w:rsidP="00F80760">
      <w:pPr>
        <w:pStyle w:val="Heading2"/>
        <w:numPr>
          <w:ilvl w:val="2"/>
          <w:numId w:val="3"/>
        </w:numPr>
        <w:pBdr>
          <w:bottom w:val="none" w:sz="0" w:space="0" w:color="auto"/>
        </w:pBdr>
      </w:pPr>
      <w:bookmarkStart w:id="441" w:name="_Toc443159323"/>
      <w:r>
        <w:t>Public Members</w:t>
      </w:r>
      <w:bookmarkEnd w:id="441"/>
    </w:p>
    <w:p w:rsidR="00F80760" w:rsidRDefault="00F80760" w:rsidP="00F80760">
      <w:pPr>
        <w:pStyle w:val="Heading3"/>
        <w:numPr>
          <w:ilvl w:val="3"/>
          <w:numId w:val="3"/>
        </w:numPr>
        <w:pBdr>
          <w:bottom w:val="none" w:sz="0" w:space="0" w:color="auto"/>
        </w:pBdr>
      </w:pPr>
      <w:bookmarkStart w:id="442" w:name="instance-member-contacts"/>
      <w:bookmarkStart w:id="443" w:name="_Toc443159324"/>
      <w:bookmarkEnd w:id="442"/>
      <w:proofErr w:type="gramStart"/>
      <w:r>
        <w:t>public</w:t>
      </w:r>
      <w:proofErr w:type="gramEnd"/>
      <w:r>
        <w:t xml:space="preserve"> contacts: *  </w:t>
      </w:r>
      <w:hyperlink r:id="rId308" w:anchor="lineNumber24">
        <w:r>
          <w:rPr>
            <w:rStyle w:val="Hyperlink"/>
          </w:rPr>
          <w:t>source</w:t>
        </w:r>
        <w:bookmarkEnd w:id="443"/>
      </w:hyperlink>
      <w:r>
        <w:t xml:space="preserve"> </w:t>
      </w:r>
    </w:p>
    <w:p w:rsidR="00F80760" w:rsidRDefault="00F80760" w:rsidP="00F80760">
      <w:pPr>
        <w:pStyle w:val="Heading3"/>
        <w:numPr>
          <w:ilvl w:val="3"/>
          <w:numId w:val="3"/>
        </w:numPr>
        <w:pBdr>
          <w:bottom w:val="none" w:sz="0" w:space="0" w:color="auto"/>
        </w:pBdr>
      </w:pPr>
      <w:bookmarkStart w:id="444" w:name="instance-member-contactsBloomFilter1Hop"/>
      <w:bookmarkStart w:id="445" w:name="_Toc443159325"/>
      <w:bookmarkEnd w:id="444"/>
      <w:proofErr w:type="gramStart"/>
      <w:r>
        <w:t>public</w:t>
      </w:r>
      <w:proofErr w:type="gramEnd"/>
      <w:r>
        <w:t xml:space="preserve"> contactsBloomFilter1Hop: *  </w:t>
      </w:r>
      <w:hyperlink r:id="rId309" w:anchor="lineNumber368">
        <w:r>
          <w:rPr>
            <w:rStyle w:val="Hyperlink"/>
          </w:rPr>
          <w:t>source</w:t>
        </w:r>
        <w:bookmarkEnd w:id="445"/>
      </w:hyperlink>
      <w:r>
        <w:t xml:space="preserve"> </w:t>
      </w:r>
    </w:p>
    <w:p w:rsidR="00F80760" w:rsidRDefault="00F80760" w:rsidP="00F80760">
      <w:pPr>
        <w:pStyle w:val="Heading3"/>
        <w:numPr>
          <w:ilvl w:val="3"/>
          <w:numId w:val="3"/>
        </w:numPr>
        <w:pBdr>
          <w:bottom w:val="none" w:sz="0" w:space="0" w:color="auto"/>
        </w:pBdr>
      </w:pPr>
      <w:bookmarkStart w:id="446" w:name="instance-member-globalRegistryRecord"/>
      <w:bookmarkStart w:id="447" w:name="_Toc443159326"/>
      <w:bookmarkEnd w:id="446"/>
      <w:proofErr w:type="gramStart"/>
      <w:r>
        <w:t>public</w:t>
      </w:r>
      <w:proofErr w:type="gramEnd"/>
      <w:r>
        <w:t xml:space="preserve"> globalRegistryRecord: *  </w:t>
      </w:r>
      <w:hyperlink r:id="rId310" w:anchor="lineNumber27">
        <w:r>
          <w:rPr>
            <w:rStyle w:val="Hyperlink"/>
          </w:rPr>
          <w:t>source</w:t>
        </w:r>
        <w:bookmarkEnd w:id="447"/>
      </w:hyperlink>
      <w:r>
        <w:t xml:space="preserve"> </w:t>
      </w:r>
    </w:p>
    <w:p w:rsidR="00F80760" w:rsidRDefault="00F80760" w:rsidP="00F80760">
      <w:pPr>
        <w:pStyle w:val="Heading3"/>
        <w:numPr>
          <w:ilvl w:val="3"/>
          <w:numId w:val="3"/>
        </w:numPr>
        <w:pBdr>
          <w:bottom w:val="none" w:sz="0" w:space="0" w:color="auto"/>
        </w:pBdr>
      </w:pPr>
      <w:bookmarkStart w:id="448" w:name="instance-member-groups"/>
      <w:bookmarkStart w:id="449" w:name="_Toc443159327"/>
      <w:bookmarkEnd w:id="448"/>
      <w:proofErr w:type="gramStart"/>
      <w:r>
        <w:t>public</w:t>
      </w:r>
      <w:proofErr w:type="gramEnd"/>
      <w:r>
        <w:t xml:space="preserve"> groups: *  </w:t>
      </w:r>
      <w:hyperlink r:id="rId311" w:anchor="lineNumber30">
        <w:r>
          <w:rPr>
            <w:rStyle w:val="Hyperlink"/>
          </w:rPr>
          <w:t>source</w:t>
        </w:r>
        <w:bookmarkEnd w:id="449"/>
      </w:hyperlink>
      <w:r>
        <w:t xml:space="preserve"> </w:t>
      </w:r>
    </w:p>
    <w:p w:rsidR="00F80760" w:rsidRDefault="00F80760" w:rsidP="00F80760">
      <w:pPr>
        <w:pStyle w:val="Heading3"/>
        <w:numPr>
          <w:ilvl w:val="3"/>
          <w:numId w:val="3"/>
        </w:numPr>
        <w:pBdr>
          <w:bottom w:val="none" w:sz="0" w:space="0" w:color="auto"/>
        </w:pBdr>
      </w:pPr>
      <w:bookmarkStart w:id="450" w:name="instance-member-lastCalculationBloomFilt"/>
      <w:bookmarkStart w:id="451" w:name="_Toc443159328"/>
      <w:bookmarkEnd w:id="450"/>
      <w:proofErr w:type="gramStart"/>
      <w:r>
        <w:t>public</w:t>
      </w:r>
      <w:proofErr w:type="gramEnd"/>
      <w:r>
        <w:t xml:space="preserve"> lastCalculationBloomFilter1Hop: *  </w:t>
      </w:r>
      <w:hyperlink r:id="rId312" w:anchor="lineNumber25">
        <w:r>
          <w:rPr>
            <w:rStyle w:val="Hyperlink"/>
          </w:rPr>
          <w:t>source</w:t>
        </w:r>
        <w:bookmarkEnd w:id="451"/>
      </w:hyperlink>
      <w:r>
        <w:t xml:space="preserve"> </w:t>
      </w:r>
    </w:p>
    <w:p w:rsidR="00F80760" w:rsidRDefault="00F80760" w:rsidP="00F80760">
      <w:pPr>
        <w:pStyle w:val="Heading3"/>
        <w:numPr>
          <w:ilvl w:val="3"/>
          <w:numId w:val="3"/>
        </w:numPr>
        <w:pBdr>
          <w:bottom w:val="none" w:sz="0" w:space="0" w:color="auto"/>
        </w:pBdr>
      </w:pPr>
      <w:bookmarkStart w:id="452" w:name="_Toc443159329"/>
      <w:proofErr w:type="gramStart"/>
      <w:r>
        <w:t>public</w:t>
      </w:r>
      <w:proofErr w:type="gramEnd"/>
      <w:r>
        <w:t xml:space="preserve"> get messageBus(messageBus: </w:t>
      </w:r>
      <w:hyperlink r:id="rId313">
        <w:r>
          <w:rPr>
            <w:rStyle w:val="Hyperlink"/>
          </w:rPr>
          <w:t>MessageBus</w:t>
        </w:r>
      </w:hyperlink>
      <w:r>
        <w:t xml:space="preserve">): *  </w:t>
      </w:r>
      <w:hyperlink r:id="rId314" w:anchor="lineNumber43">
        <w:r>
          <w:rPr>
            <w:rStyle w:val="Hyperlink"/>
          </w:rPr>
          <w:t>source</w:t>
        </w:r>
        <w:bookmarkEnd w:id="452"/>
      </w:hyperlink>
      <w:r>
        <w:t xml:space="preserve"> </w:t>
      </w:r>
    </w:p>
    <w:p w:rsidR="00F80760" w:rsidRDefault="00F80760">
      <w:proofErr w:type="gramStart"/>
      <w:r>
        <w:t>Returns the MessageBus.</w:t>
      </w:r>
      <w:proofErr w:type="gramEnd"/>
    </w:p>
    <w:p w:rsidR="00F80760" w:rsidRDefault="00F80760" w:rsidP="00F80760">
      <w:pPr>
        <w:pStyle w:val="Heading3"/>
        <w:numPr>
          <w:ilvl w:val="3"/>
          <w:numId w:val="3"/>
        </w:numPr>
        <w:pBdr>
          <w:bottom w:val="none" w:sz="0" w:space="0" w:color="auto"/>
        </w:pBdr>
      </w:pPr>
      <w:bookmarkStart w:id="453" w:name="_Toc443159330"/>
      <w:proofErr w:type="gramStart"/>
      <w:r>
        <w:t>public</w:t>
      </w:r>
      <w:proofErr w:type="gramEnd"/>
      <w:r>
        <w:t xml:space="preserve"> set messageBus(messageBus: </w:t>
      </w:r>
      <w:hyperlink r:id="rId315">
        <w:r>
          <w:rPr>
            <w:rStyle w:val="Hyperlink"/>
          </w:rPr>
          <w:t>MessageBus</w:t>
        </w:r>
      </w:hyperlink>
      <w:r>
        <w:t xml:space="preserve">): *  </w:t>
      </w:r>
      <w:hyperlink r:id="rId316" w:anchor="lineNumber51">
        <w:r>
          <w:rPr>
            <w:rStyle w:val="Hyperlink"/>
          </w:rPr>
          <w:t>source</w:t>
        </w:r>
        <w:bookmarkEnd w:id="453"/>
      </w:hyperlink>
      <w:r>
        <w:t xml:space="preserve"> </w:t>
      </w:r>
    </w:p>
    <w:p w:rsidR="00F80760" w:rsidRDefault="00F80760">
      <w:proofErr w:type="gramStart"/>
      <w:r>
        <w:t>Sets the MessageBus.</w:t>
      </w:r>
      <w:proofErr w:type="gramEnd"/>
    </w:p>
    <w:p w:rsidR="00F80760" w:rsidRDefault="00F80760" w:rsidP="00F80760">
      <w:pPr>
        <w:pStyle w:val="Heading2"/>
        <w:numPr>
          <w:ilvl w:val="2"/>
          <w:numId w:val="3"/>
        </w:numPr>
        <w:pBdr>
          <w:bottom w:val="none" w:sz="0" w:space="0" w:color="auto"/>
        </w:pBdr>
      </w:pPr>
      <w:bookmarkStart w:id="454" w:name="_Toc443159331"/>
      <w:r>
        <w:t>Public Methods</w:t>
      </w:r>
      <w:bookmarkEnd w:id="454"/>
    </w:p>
    <w:p w:rsidR="00F80760" w:rsidRDefault="00F80760" w:rsidP="00F80760">
      <w:pPr>
        <w:pStyle w:val="Heading3"/>
        <w:numPr>
          <w:ilvl w:val="3"/>
          <w:numId w:val="3"/>
        </w:numPr>
        <w:pBdr>
          <w:bottom w:val="none" w:sz="0" w:space="0" w:color="auto"/>
        </w:pBdr>
      </w:pPr>
      <w:bookmarkStart w:id="455" w:name="instance-method-addContact"/>
      <w:bookmarkStart w:id="456" w:name="_Toc443159332"/>
      <w:bookmarkEnd w:id="455"/>
      <w:proofErr w:type="gramStart"/>
      <w:r>
        <w:t>public</w:t>
      </w:r>
      <w:proofErr w:type="gramEnd"/>
      <w:r>
        <w:t xml:space="preserve"> addContact(guid: </w:t>
      </w:r>
      <w:hyperlink r:id="rId317">
        <w:r>
          <w:rPr>
            <w:rStyle w:val="Hyperlink"/>
          </w:rPr>
          <w:t>string</w:t>
        </w:r>
      </w:hyperlink>
      <w:r>
        <w:t xml:space="preserve">, firstName: </w:t>
      </w:r>
      <w:hyperlink r:id="rId318">
        <w:r>
          <w:rPr>
            <w:rStyle w:val="Hyperlink"/>
          </w:rPr>
          <w:t>string</w:t>
        </w:r>
      </w:hyperlink>
      <w:r>
        <w:t xml:space="preserve">, lastname: </w:t>
      </w:r>
      <w:hyperlink r:id="rId319">
        <w:r>
          <w:rPr>
            <w:rStyle w:val="Hyperlink"/>
          </w:rPr>
          <w:t>string</w:t>
        </w:r>
      </w:hyperlink>
      <w:r>
        <w:t xml:space="preserve">)  </w:t>
      </w:r>
      <w:hyperlink r:id="rId320" w:anchor="lineNumber331">
        <w:r>
          <w:rPr>
            <w:rStyle w:val="Hyperlink"/>
          </w:rPr>
          <w:t>source</w:t>
        </w:r>
        <w:bookmarkEnd w:id="456"/>
      </w:hyperlink>
      <w:r>
        <w:t xml:space="preserve"> </w:t>
      </w:r>
    </w:p>
    <w:p w:rsidR="00F80760" w:rsidRDefault="00F80760">
      <w:r>
        <w:t>Add a contact to the Graph Connector.</w:t>
      </w:r>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321">
        <w:r>
          <w:rPr>
            <w:rStyle w:val="Hyperlink"/>
          </w:rPr>
          <w:t>string</w:t>
        </w:r>
      </w:hyperlink>
      <w:r>
        <w:t xml:space="preserve"> GUID of the new contact.</w:t>
      </w:r>
      <w:proofErr w:type="gramEnd"/>
    </w:p>
    <w:p w:rsidR="00F80760" w:rsidRDefault="00F80760">
      <w:pPr>
        <w:pStyle w:val="BodyText"/>
      </w:pPr>
      <w:proofErr w:type="gramStart"/>
      <w:r>
        <w:t>firstName</w:t>
      </w:r>
      <w:proofErr w:type="gramEnd"/>
      <w:r>
        <w:t xml:space="preserve"> </w:t>
      </w:r>
      <w:hyperlink r:id="rId322">
        <w:r>
          <w:rPr>
            <w:rStyle w:val="Hyperlink"/>
          </w:rPr>
          <w:t>string</w:t>
        </w:r>
      </w:hyperlink>
      <w:r>
        <w:t xml:space="preserve"> First name of the new contact.</w:t>
      </w:r>
    </w:p>
    <w:p w:rsidR="00F80760" w:rsidRDefault="00F80760">
      <w:pPr>
        <w:pStyle w:val="BodyText"/>
      </w:pPr>
      <w:proofErr w:type="gramStart"/>
      <w:r>
        <w:t>lastname</w:t>
      </w:r>
      <w:proofErr w:type="gramEnd"/>
      <w:r>
        <w:t xml:space="preserve"> </w:t>
      </w:r>
      <w:hyperlink r:id="rId323">
        <w:r>
          <w:rPr>
            <w:rStyle w:val="Hyperlink"/>
          </w:rPr>
          <w:t>string</w:t>
        </w:r>
      </w:hyperlink>
      <w:r>
        <w:t xml:space="preserve"> Last name of the new contact.</w:t>
      </w:r>
    </w:p>
    <w:p w:rsidR="00F80760" w:rsidRDefault="00F80760" w:rsidP="00F80760">
      <w:pPr>
        <w:pStyle w:val="Heading3"/>
        <w:numPr>
          <w:ilvl w:val="3"/>
          <w:numId w:val="3"/>
        </w:numPr>
        <w:pBdr>
          <w:bottom w:val="none" w:sz="0" w:space="0" w:color="auto"/>
        </w:pBdr>
      </w:pPr>
      <w:bookmarkStart w:id="457" w:name="instance-method-addUserID"/>
      <w:bookmarkStart w:id="458" w:name="_Toc443159333"/>
      <w:bookmarkEnd w:id="457"/>
      <w:proofErr w:type="gramStart"/>
      <w:r>
        <w:t>public</w:t>
      </w:r>
      <w:proofErr w:type="gramEnd"/>
      <w:r>
        <w:t xml:space="preserve"> addUserID(userID: </w:t>
      </w:r>
      <w:hyperlink r:id="rId324">
        <w:r>
          <w:rPr>
            <w:rStyle w:val="Hyperlink"/>
          </w:rPr>
          <w:t>string</w:t>
        </w:r>
      </w:hyperlink>
      <w:r>
        <w:t xml:space="preserve">)  </w:t>
      </w:r>
      <w:hyperlink r:id="rId325" w:anchor="lineNumber300">
        <w:r>
          <w:rPr>
            <w:rStyle w:val="Hyperlink"/>
          </w:rPr>
          <w:t>source</w:t>
        </w:r>
        <w:bookmarkEnd w:id="458"/>
      </w:hyperlink>
      <w:r>
        <w:t xml:space="preserve"> </w:t>
      </w:r>
    </w:p>
    <w:p w:rsidR="00F80760" w:rsidRDefault="00F80760">
      <w:proofErr w:type="gramStart"/>
      <w:r>
        <w:t>Adds a UserID for the user.</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userID </w:t>
      </w:r>
      <w:hyperlink r:id="rId326">
        <w:r>
          <w:rPr>
            <w:rStyle w:val="Hyperlink"/>
          </w:rPr>
          <w:t>string</w:t>
        </w:r>
      </w:hyperlink>
      <w:r>
        <w:t xml:space="preserve"> The UserID for a Domain Registry to add for the user.</w:t>
      </w:r>
      <w:proofErr w:type="gramEnd"/>
    </w:p>
    <w:p w:rsidR="00F80760" w:rsidRDefault="00F80760" w:rsidP="00F80760">
      <w:pPr>
        <w:pStyle w:val="Heading3"/>
        <w:numPr>
          <w:ilvl w:val="3"/>
          <w:numId w:val="3"/>
        </w:numPr>
        <w:pBdr>
          <w:bottom w:val="none" w:sz="0" w:space="0" w:color="auto"/>
        </w:pBdr>
      </w:pPr>
      <w:bookmarkStart w:id="459" w:name="instance-method-calculateBloomFilter1Hop"/>
      <w:bookmarkStart w:id="460" w:name="_Toc443159334"/>
      <w:bookmarkEnd w:id="459"/>
      <w:proofErr w:type="gramStart"/>
      <w:r>
        <w:t>public</w:t>
      </w:r>
      <w:proofErr w:type="gramEnd"/>
      <w:r>
        <w:t xml:space="preserve"> calculateBloomFilter1Hop()  </w:t>
      </w:r>
      <w:hyperlink r:id="rId327" w:anchor="lineNumber358">
        <w:r>
          <w:rPr>
            <w:rStyle w:val="Hyperlink"/>
          </w:rPr>
          <w:t>source</w:t>
        </w:r>
        <w:bookmarkEnd w:id="460"/>
      </w:hyperlink>
      <w:r>
        <w:t xml:space="preserve"> </w:t>
      </w:r>
    </w:p>
    <w:p w:rsidR="00F80760" w:rsidRDefault="00F80760">
      <w:proofErr w:type="gramStart"/>
      <w:r>
        <w:t>Calculates the Bloom filter containing all non-private contacts.</w:t>
      </w:r>
      <w:proofErr w:type="gramEnd"/>
    </w:p>
    <w:p w:rsidR="00F80760" w:rsidRDefault="00F80760" w:rsidP="00F80760">
      <w:pPr>
        <w:pStyle w:val="Heading3"/>
        <w:numPr>
          <w:ilvl w:val="3"/>
          <w:numId w:val="3"/>
        </w:numPr>
        <w:pBdr>
          <w:bottom w:val="none" w:sz="0" w:space="0" w:color="auto"/>
        </w:pBdr>
      </w:pPr>
      <w:bookmarkStart w:id="461" w:name="instance-method-checkGUID"/>
      <w:bookmarkStart w:id="462" w:name="_Toc443159335"/>
      <w:bookmarkEnd w:id="461"/>
      <w:proofErr w:type="gramStart"/>
      <w:r>
        <w:t>public</w:t>
      </w:r>
      <w:proofErr w:type="gramEnd"/>
      <w:r>
        <w:t xml:space="preserve"> checkGUID(guid: </w:t>
      </w:r>
      <w:hyperlink r:id="rId328">
        <w:r>
          <w:rPr>
            <w:rStyle w:val="Hyperlink"/>
          </w:rPr>
          <w:t>string</w:t>
        </w:r>
      </w:hyperlink>
      <w:r>
        <w:t xml:space="preserve">): array  </w:t>
      </w:r>
      <w:hyperlink r:id="rId329" w:anchor="lineNumber393">
        <w:r>
          <w:rPr>
            <w:rStyle w:val="Hyperlink"/>
          </w:rPr>
          <w:t>source</w:t>
        </w:r>
        <w:bookmarkEnd w:id="462"/>
      </w:hyperlink>
      <w:r>
        <w:t xml:space="preserve"> </w:t>
      </w:r>
    </w:p>
    <w:p w:rsidR="00F80760" w:rsidRDefault="00F80760">
      <w:r>
        <w:t>Checks, if the given GUID is known and returns a list of contacs that are direct connections as well as a list of contacts that (most likely) know the given contact.</w:t>
      </w:r>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330">
        <w:r>
          <w:rPr>
            <w:rStyle w:val="Hyperlink"/>
          </w:rPr>
          <w:t>string</w:t>
        </w:r>
      </w:hyperlink>
      <w:r>
        <w:t xml:space="preserve"> GUID of the contact to look for.</w:t>
      </w:r>
      <w:proofErr w:type="gramEnd"/>
    </w:p>
    <w:p w:rsidR="00F80760" w:rsidRDefault="00F80760" w:rsidP="00F80760">
      <w:pPr>
        <w:pStyle w:val="Heading4"/>
        <w:numPr>
          <w:ilvl w:val="4"/>
          <w:numId w:val="3"/>
        </w:numPr>
      </w:pPr>
      <w:bookmarkStart w:id="463" w:name="return-14"/>
      <w:bookmarkEnd w:id="463"/>
      <w:r>
        <w:lastRenderedPageBreak/>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proofErr w:type="gramStart"/>
            <w:r>
              <w:t>relatedContacts</w:t>
            </w:r>
            <w:proofErr w:type="gramEnd"/>
            <w:r>
              <w:t xml:space="preserve"> List of related direct contacts and of related friends-of-friends contacts.The format is: RelatedContacts&lt;Direct&lt;GraphCo nnectorContactData&gt;,FoF&lt;GraphC onnectorContactData&gt;&gt;.</w:t>
            </w:r>
          </w:p>
        </w:tc>
      </w:tr>
    </w:tbl>
    <w:p w:rsidR="00F80760" w:rsidRDefault="00F80760" w:rsidP="00F80760">
      <w:pPr>
        <w:pStyle w:val="Heading3"/>
        <w:numPr>
          <w:ilvl w:val="3"/>
          <w:numId w:val="3"/>
        </w:numPr>
        <w:pBdr>
          <w:bottom w:val="none" w:sz="0" w:space="0" w:color="auto"/>
        </w:pBdr>
      </w:pPr>
      <w:bookmarkStart w:id="464" w:name="instance-method-generateGUID"/>
      <w:bookmarkStart w:id="465" w:name="_Toc443159336"/>
      <w:bookmarkEnd w:id="464"/>
      <w:proofErr w:type="gramStart"/>
      <w:r>
        <w:t>public</w:t>
      </w:r>
      <w:proofErr w:type="gramEnd"/>
      <w:r>
        <w:t xml:space="preserve"> generateGUID(): </w:t>
      </w:r>
      <w:hyperlink r:id="rId331">
        <w:r>
          <w:rPr>
            <w:rStyle w:val="Hyperlink"/>
          </w:rPr>
          <w:t>string</w:t>
        </w:r>
      </w:hyperlink>
      <w:r>
        <w:t xml:space="preserve">  </w:t>
      </w:r>
      <w:hyperlink r:id="rId332" w:anchor="lineNumber59">
        <w:r>
          <w:rPr>
            <w:rStyle w:val="Hyperlink"/>
          </w:rPr>
          <w:t>source</w:t>
        </w:r>
        <w:bookmarkEnd w:id="465"/>
      </w:hyperlink>
      <w:r>
        <w:t xml:space="preserve"> </w:t>
      </w:r>
    </w:p>
    <w:p w:rsidR="00F80760" w:rsidRDefault="00F80760">
      <w:r>
        <w:t>Generates a GUID and returns a mnemonic from which the GUID can be re-created later.</w:t>
      </w:r>
    </w:p>
    <w:p w:rsidR="00F80760" w:rsidRDefault="00F80760" w:rsidP="00F80760">
      <w:pPr>
        <w:pStyle w:val="Heading4"/>
        <w:numPr>
          <w:ilvl w:val="4"/>
          <w:numId w:val="3"/>
        </w:numPr>
      </w:pPr>
      <w:bookmarkStart w:id="466" w:name="return-15"/>
      <w:bookmarkEnd w:id="466"/>
      <w:r>
        <w:t>Return:</w:t>
      </w:r>
    </w:p>
    <w:tbl>
      <w:tblPr>
        <w:tblW w:w="5000" w:type="pct"/>
        <w:tblLook w:val="04A0"/>
      </w:tblPr>
      <w:tblGrid>
        <w:gridCol w:w="5268"/>
        <w:gridCol w:w="4019"/>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mnemonic</w:t>
            </w:r>
            <w:proofErr w:type="gramEnd"/>
            <w:r>
              <w:t xml:space="preserve"> A string with 16 words.</w:t>
            </w:r>
          </w:p>
        </w:tc>
      </w:tr>
    </w:tbl>
    <w:p w:rsidR="00F80760" w:rsidRDefault="00F80760" w:rsidP="00F80760">
      <w:pPr>
        <w:pStyle w:val="Heading3"/>
        <w:numPr>
          <w:ilvl w:val="3"/>
          <w:numId w:val="3"/>
        </w:numPr>
        <w:pBdr>
          <w:bottom w:val="none" w:sz="0" w:space="0" w:color="auto"/>
        </w:pBdr>
      </w:pPr>
      <w:bookmarkStart w:id="467" w:name="instance-method-getContact"/>
      <w:bookmarkStart w:id="468" w:name="_Toc443159337"/>
      <w:bookmarkEnd w:id="467"/>
      <w:proofErr w:type="gramStart"/>
      <w:r>
        <w:t>public</w:t>
      </w:r>
      <w:proofErr w:type="gramEnd"/>
      <w:r>
        <w:t xml:space="preserve"> getContact(name: </w:t>
      </w:r>
      <w:hyperlink r:id="rId333">
        <w:r>
          <w:rPr>
            <w:rStyle w:val="Hyperlink"/>
          </w:rPr>
          <w:t>string</w:t>
        </w:r>
      </w:hyperlink>
      <w:r>
        <w:t xml:space="preserve">): array  </w:t>
      </w:r>
      <w:hyperlink r:id="rId334" w:anchor="lineNumber377">
        <w:r>
          <w:rPr>
            <w:rStyle w:val="Hyperlink"/>
          </w:rPr>
          <w:t>source</w:t>
        </w:r>
        <w:bookmarkEnd w:id="468"/>
      </w:hyperlink>
      <w:r>
        <w:t xml:space="preserve"> </w:t>
      </w:r>
    </w:p>
    <w:p w:rsidR="00F80760" w:rsidRDefault="00F80760">
      <w:proofErr w:type="gramStart"/>
      <w:r>
        <w:t>Gets contacts by name.</w:t>
      </w:r>
      <w:proofErr w:type="gramEnd"/>
    </w:p>
    <w:p w:rsidR="00F80760" w:rsidRDefault="00F80760" w:rsidP="00F80760">
      <w:pPr>
        <w:pStyle w:val="Heading4"/>
        <w:numPr>
          <w:ilvl w:val="4"/>
          <w:numId w:val="3"/>
        </w:numPr>
      </w:pPr>
      <w:r>
        <w:t>Params:</w:t>
      </w:r>
    </w:p>
    <w:p w:rsidR="00F80760" w:rsidRDefault="00F80760">
      <w:r>
        <w:t xml:space="preserve">Name Type Attribute Description name </w:t>
      </w:r>
      <w:hyperlink r:id="rId335">
        <w:r>
          <w:rPr>
            <w:rStyle w:val="Hyperlink"/>
          </w:rPr>
          <w:t>string</w:t>
        </w:r>
      </w:hyperlink>
      <w:r>
        <w:t xml:space="preserve"> First or last name to look for in the contact list.</w:t>
      </w:r>
    </w:p>
    <w:p w:rsidR="00F80760" w:rsidRDefault="00F80760" w:rsidP="00F80760">
      <w:pPr>
        <w:pStyle w:val="Heading4"/>
        <w:numPr>
          <w:ilvl w:val="4"/>
          <w:numId w:val="3"/>
        </w:numPr>
      </w:pPr>
      <w:bookmarkStart w:id="469" w:name="return-16"/>
      <w:bookmarkEnd w:id="469"/>
      <w:r>
        <w:t>Return:</w:t>
      </w:r>
    </w:p>
    <w:tbl>
      <w:tblPr>
        <w:tblW w:w="5000" w:type="pct"/>
        <w:tblLook w:val="04A0"/>
      </w:tblPr>
      <w:tblGrid>
        <w:gridCol w:w="680"/>
        <w:gridCol w:w="8607"/>
      </w:tblGrid>
      <w:tr w:rsidR="00F80760">
        <w:tc>
          <w:tcPr>
            <w:tcW w:w="0" w:type="auto"/>
          </w:tcPr>
          <w:p w:rsidR="00F80760" w:rsidRDefault="00F80760">
            <w:pPr>
              <w:jc w:val="left"/>
            </w:pPr>
            <w:r>
              <w:t>array</w:t>
            </w:r>
          </w:p>
        </w:tc>
        <w:tc>
          <w:tcPr>
            <w:tcW w:w="0" w:type="auto"/>
          </w:tcPr>
          <w:p w:rsidR="00F80760" w:rsidRDefault="00F80760">
            <w:pPr>
              <w:jc w:val="left"/>
            </w:pPr>
            <w:proofErr w:type="gramStart"/>
            <w:r>
              <w:t>matchingContacts</w:t>
            </w:r>
            <w:proofErr w:type="gramEnd"/>
            <w:r>
              <w:t xml:space="preserve"> Contacts matching the given name. The format is: Contacts&lt;GraphConnectorContactDat a&gt;.</w:t>
            </w:r>
          </w:p>
        </w:tc>
      </w:tr>
    </w:tbl>
    <w:p w:rsidR="00F80760" w:rsidRDefault="00F80760" w:rsidP="00F80760">
      <w:pPr>
        <w:pStyle w:val="Heading3"/>
        <w:numPr>
          <w:ilvl w:val="3"/>
          <w:numId w:val="3"/>
        </w:numPr>
        <w:pBdr>
          <w:bottom w:val="none" w:sz="0" w:space="0" w:color="auto"/>
        </w:pBdr>
      </w:pPr>
      <w:bookmarkStart w:id="470" w:name="instance-method-queryGlobalRegistry"/>
      <w:bookmarkStart w:id="471" w:name="_Toc443159338"/>
      <w:bookmarkEnd w:id="470"/>
      <w:proofErr w:type="gramStart"/>
      <w:r>
        <w:t>public</w:t>
      </w:r>
      <w:proofErr w:type="gramEnd"/>
      <w:r>
        <w:t xml:space="preserve"> queryGlobalRegistry(guid: </w:t>
      </w:r>
      <w:hyperlink r:id="rId336">
        <w:r>
          <w:rPr>
            <w:rStyle w:val="Hyperlink"/>
          </w:rPr>
          <w:t>string</w:t>
        </w:r>
      </w:hyperlink>
      <w:r>
        <w:t xml:space="preserve">): </w:t>
      </w:r>
      <w:hyperlink r:id="rId337">
        <w:r>
          <w:rPr>
            <w:rStyle w:val="Hyperlink"/>
          </w:rPr>
          <w:t>Promise</w:t>
        </w:r>
      </w:hyperlink>
      <w:r>
        <w:t xml:space="preserve">  </w:t>
      </w:r>
      <w:hyperlink r:id="rId338" w:anchor="lineNumber254">
        <w:r>
          <w:rPr>
            <w:rStyle w:val="Hyperlink"/>
          </w:rPr>
          <w:t>source</w:t>
        </w:r>
        <w:bookmarkEnd w:id="471"/>
      </w:hyperlink>
      <w:r>
        <w:t xml:space="preserve"> </w:t>
      </w:r>
    </w:p>
    <w:p w:rsidR="00F80760" w:rsidRDefault="00F80760">
      <w:proofErr w:type="gramStart"/>
      <w:r>
        <w:t>Queries the Global Registry for a given GUID.</w:t>
      </w:r>
      <w:proofErr w:type="gramEnd"/>
      <w:r>
        <w:t xml:space="preserve"> </w:t>
      </w:r>
      <w:proofErr w:type="gramStart"/>
      <w:r>
        <w:t>Returns a Graph Connector Contact Data as a Promise.</w:t>
      </w:r>
      <w:proofErr w:type="gramEnd"/>
    </w:p>
    <w:p w:rsidR="00F80760" w:rsidRDefault="00F80760" w:rsidP="00F80760">
      <w:pPr>
        <w:pStyle w:val="Heading4"/>
        <w:numPr>
          <w:ilvl w:val="4"/>
          <w:numId w:val="3"/>
        </w:numPr>
      </w:pPr>
      <w:r>
        <w:t>Params:</w:t>
      </w:r>
    </w:p>
    <w:p w:rsidR="00F80760" w:rsidRDefault="00F80760">
      <w:r>
        <w:t xml:space="preserve">Name Type Attribute Description guid </w:t>
      </w:r>
      <w:hyperlink r:id="rId339">
        <w:r>
          <w:rPr>
            <w:rStyle w:val="Hyperlink"/>
          </w:rPr>
          <w:t>string</w:t>
        </w:r>
      </w:hyperlink>
      <w:r>
        <w:t xml:space="preserve"> The GUID to query the Global Registry for</w:t>
      </w:r>
    </w:p>
    <w:p w:rsidR="00F80760" w:rsidRDefault="00F80760" w:rsidP="00F80760">
      <w:pPr>
        <w:pStyle w:val="Heading4"/>
        <w:numPr>
          <w:ilvl w:val="4"/>
          <w:numId w:val="3"/>
        </w:numPr>
      </w:pPr>
      <w:bookmarkStart w:id="472" w:name="return-17"/>
      <w:bookmarkEnd w:id="472"/>
      <w:r>
        <w:t>Return:</w:t>
      </w:r>
    </w:p>
    <w:tbl>
      <w:tblPr>
        <w:tblW w:w="5000" w:type="pct"/>
        <w:tblLook w:val="04A0"/>
      </w:tblPr>
      <w:tblGrid>
        <w:gridCol w:w="4069"/>
        <w:gridCol w:w="5218"/>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Graph Connector Contact Data containing UserIDs.</w:t>
            </w:r>
          </w:p>
        </w:tc>
      </w:tr>
    </w:tbl>
    <w:p w:rsidR="00F80760" w:rsidRDefault="00F80760" w:rsidP="00F80760">
      <w:pPr>
        <w:pStyle w:val="Heading3"/>
        <w:numPr>
          <w:ilvl w:val="3"/>
          <w:numId w:val="3"/>
        </w:numPr>
        <w:pBdr>
          <w:bottom w:val="none" w:sz="0" w:space="0" w:color="auto"/>
        </w:pBdr>
      </w:pPr>
      <w:bookmarkStart w:id="473" w:name="instance-method-removeContact"/>
      <w:bookmarkStart w:id="474" w:name="_Toc443159339"/>
      <w:bookmarkEnd w:id="473"/>
      <w:proofErr w:type="gramStart"/>
      <w:r>
        <w:t>public</w:t>
      </w:r>
      <w:proofErr w:type="gramEnd"/>
      <w:r>
        <w:t xml:space="preserve"> removeContact(guid: </w:t>
      </w:r>
      <w:hyperlink r:id="rId340">
        <w:r>
          <w:rPr>
            <w:rStyle w:val="Hyperlink"/>
          </w:rPr>
          <w:t>string</w:t>
        </w:r>
      </w:hyperlink>
      <w:r>
        <w:t xml:space="preserve">)  </w:t>
      </w:r>
      <w:hyperlink r:id="rId341" w:anchor="lineNumber343">
        <w:r>
          <w:rPr>
            <w:rStyle w:val="Hyperlink"/>
          </w:rPr>
          <w:t>source</w:t>
        </w:r>
        <w:bookmarkEnd w:id="474"/>
      </w:hyperlink>
      <w:r>
        <w:t xml:space="preserve"> </w:t>
      </w:r>
    </w:p>
    <w:p w:rsidR="00F80760" w:rsidRDefault="00F80760">
      <w:r>
        <w:t>Remove a contact from the Graph Connector.</w:t>
      </w:r>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342">
        <w:r>
          <w:rPr>
            <w:rStyle w:val="Hyperlink"/>
          </w:rPr>
          <w:t>string</w:t>
        </w:r>
      </w:hyperlink>
      <w:r>
        <w:t xml:space="preserve"> GUID of the user to be removed.</w:t>
      </w:r>
      <w:proofErr w:type="gramEnd"/>
    </w:p>
    <w:p w:rsidR="00F80760" w:rsidRDefault="00F80760" w:rsidP="00F80760">
      <w:pPr>
        <w:pStyle w:val="Heading3"/>
        <w:numPr>
          <w:ilvl w:val="3"/>
          <w:numId w:val="3"/>
        </w:numPr>
        <w:pBdr>
          <w:bottom w:val="none" w:sz="0" w:space="0" w:color="auto"/>
        </w:pBdr>
      </w:pPr>
      <w:bookmarkStart w:id="475" w:name="instance-method-removeUserID"/>
      <w:bookmarkStart w:id="476" w:name="_Toc443159340"/>
      <w:bookmarkEnd w:id="475"/>
      <w:proofErr w:type="gramStart"/>
      <w:r>
        <w:t>public</w:t>
      </w:r>
      <w:proofErr w:type="gramEnd"/>
      <w:r>
        <w:t xml:space="preserve"> removeUserID(userID: </w:t>
      </w:r>
      <w:hyperlink r:id="rId343">
        <w:r>
          <w:rPr>
            <w:rStyle w:val="Hyperlink"/>
          </w:rPr>
          <w:t>string</w:t>
        </w:r>
      </w:hyperlink>
      <w:r>
        <w:t xml:space="preserve">)  </w:t>
      </w:r>
      <w:hyperlink r:id="rId344" w:anchor="lineNumber317">
        <w:r>
          <w:rPr>
            <w:rStyle w:val="Hyperlink"/>
          </w:rPr>
          <w:t>source</w:t>
        </w:r>
        <w:bookmarkEnd w:id="476"/>
      </w:hyperlink>
      <w:r>
        <w:t xml:space="preserve"> </w:t>
      </w:r>
    </w:p>
    <w:p w:rsidR="00F80760" w:rsidRDefault="00F80760">
      <w:proofErr w:type="gramStart"/>
      <w:r>
        <w:t>Removes a UserID for the user.</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userID </w:t>
      </w:r>
      <w:hyperlink r:id="rId345">
        <w:r>
          <w:rPr>
            <w:rStyle w:val="Hyperlink"/>
          </w:rPr>
          <w:t>string</w:t>
        </w:r>
      </w:hyperlink>
      <w:r>
        <w:t xml:space="preserve"> The UserID to remove.</w:t>
      </w:r>
      <w:proofErr w:type="gramEnd"/>
    </w:p>
    <w:p w:rsidR="00F80760" w:rsidRDefault="00F80760" w:rsidP="00F80760">
      <w:pPr>
        <w:pStyle w:val="Heading3"/>
        <w:numPr>
          <w:ilvl w:val="3"/>
          <w:numId w:val="3"/>
        </w:numPr>
        <w:pBdr>
          <w:bottom w:val="none" w:sz="0" w:space="0" w:color="auto"/>
        </w:pBdr>
      </w:pPr>
      <w:bookmarkStart w:id="477" w:name="instance-method-sendGlobalRegistryRecord"/>
      <w:bookmarkStart w:id="478" w:name="_Toc443159341"/>
      <w:bookmarkEnd w:id="477"/>
      <w:proofErr w:type="gramStart"/>
      <w:r>
        <w:lastRenderedPageBreak/>
        <w:t>public</w:t>
      </w:r>
      <w:proofErr w:type="gramEnd"/>
      <w:r>
        <w:t xml:space="preserve"> sendGlobalRegistryRecord(jwt: </w:t>
      </w:r>
      <w:hyperlink r:id="rId346">
        <w:r>
          <w:rPr>
            <w:rStyle w:val="Hyperlink"/>
          </w:rPr>
          <w:t>string</w:t>
        </w:r>
      </w:hyperlink>
      <w:r>
        <w:t xml:space="preserve">): Propmise  </w:t>
      </w:r>
      <w:hyperlink r:id="rId347" w:anchor="lineNumber214">
        <w:r>
          <w:rPr>
            <w:rStyle w:val="Hyperlink"/>
          </w:rPr>
          <w:t>source</w:t>
        </w:r>
        <w:bookmarkEnd w:id="478"/>
      </w:hyperlink>
      <w:r>
        <w:t xml:space="preserve"> </w:t>
      </w:r>
    </w:p>
    <w:p w:rsidR="00F80760" w:rsidRDefault="00F80760">
      <w:r>
        <w:t xml:space="preserve">Takes the Global Registry Record as a signed JWT and sends it to the Global Registry via the MessageBus. </w:t>
      </w:r>
      <w:proofErr w:type="gramStart"/>
      <w:r>
        <w:t>Returns the response code of the REST-interface of the Global Registry as a Promise.</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jwt </w:t>
      </w:r>
      <w:hyperlink r:id="rId348">
        <w:r>
          <w:rPr>
            <w:rStyle w:val="Hyperlink"/>
          </w:rPr>
          <w:t>string</w:t>
        </w:r>
      </w:hyperlink>
      <w:r>
        <w:t xml:space="preserve"> The Global Registry Record as a signed JWT.</w:t>
      </w:r>
      <w:proofErr w:type="gramEnd"/>
    </w:p>
    <w:p w:rsidR="00F80760" w:rsidRDefault="00F80760" w:rsidP="00F80760">
      <w:pPr>
        <w:pStyle w:val="Heading4"/>
        <w:numPr>
          <w:ilvl w:val="4"/>
          <w:numId w:val="3"/>
        </w:numPr>
      </w:pPr>
      <w:bookmarkStart w:id="479" w:name="return-18"/>
      <w:bookmarkEnd w:id="479"/>
      <w:r>
        <w:t>Return:</w:t>
      </w:r>
    </w:p>
    <w:tbl>
      <w:tblPr>
        <w:tblW w:w="5000" w:type="pct"/>
        <w:tblLook w:val="04A0"/>
      </w:tblPr>
      <w:tblGrid>
        <w:gridCol w:w="1838"/>
        <w:gridCol w:w="7449"/>
      </w:tblGrid>
      <w:tr w:rsidR="00F80760">
        <w:tc>
          <w:tcPr>
            <w:tcW w:w="0" w:type="auto"/>
          </w:tcPr>
          <w:p w:rsidR="00F80760" w:rsidRDefault="00F80760">
            <w:pPr>
              <w:jc w:val="left"/>
            </w:pPr>
            <w:r>
              <w:t>Propmise</w:t>
            </w:r>
          </w:p>
        </w:tc>
        <w:tc>
          <w:tcPr>
            <w:tcW w:w="0" w:type="auto"/>
          </w:tcPr>
          <w:p w:rsidR="00F80760" w:rsidRDefault="00F80760">
            <w:pPr>
              <w:jc w:val="left"/>
            </w:pPr>
            <w:r>
              <w:t>Promise Response Code from Global Registry.</w:t>
            </w:r>
          </w:p>
        </w:tc>
      </w:tr>
    </w:tbl>
    <w:p w:rsidR="00F80760" w:rsidRDefault="00F80760" w:rsidP="00F80760">
      <w:pPr>
        <w:pStyle w:val="Heading3"/>
        <w:numPr>
          <w:ilvl w:val="3"/>
          <w:numId w:val="3"/>
        </w:numPr>
        <w:pBdr>
          <w:bottom w:val="none" w:sz="0" w:space="0" w:color="auto"/>
        </w:pBdr>
      </w:pPr>
      <w:bookmarkStart w:id="480" w:name="instance-method-signGlobalRegistryRecord"/>
      <w:bookmarkStart w:id="481" w:name="_Toc443159342"/>
      <w:bookmarkEnd w:id="480"/>
      <w:proofErr w:type="gramStart"/>
      <w:r>
        <w:t>public</w:t>
      </w:r>
      <w:proofErr w:type="gramEnd"/>
      <w:r>
        <w:t xml:space="preserve"> signGlobalRegistryRecord(): </w:t>
      </w:r>
      <w:hyperlink r:id="rId349">
        <w:r>
          <w:rPr>
            <w:rStyle w:val="Hyperlink"/>
          </w:rPr>
          <w:t>string</w:t>
        </w:r>
      </w:hyperlink>
      <w:r>
        <w:t xml:space="preserve">  </w:t>
      </w:r>
      <w:hyperlink r:id="rId350" w:anchor="lineNumber198">
        <w:r>
          <w:rPr>
            <w:rStyle w:val="Hyperlink"/>
          </w:rPr>
          <w:t>source</w:t>
        </w:r>
        <w:bookmarkEnd w:id="481"/>
      </w:hyperlink>
      <w:r>
        <w:t xml:space="preserve"> </w:t>
      </w:r>
    </w:p>
    <w:p w:rsidR="00F80760" w:rsidRDefault="00F80760">
      <w:r>
        <w:t>SignGenerates a public/private key pair from a given mnemonic.</w:t>
      </w:r>
    </w:p>
    <w:p w:rsidR="00F80760" w:rsidRDefault="00F80760" w:rsidP="00F80760">
      <w:pPr>
        <w:pStyle w:val="Heading4"/>
        <w:numPr>
          <w:ilvl w:val="4"/>
          <w:numId w:val="3"/>
        </w:numPr>
      </w:pPr>
      <w:bookmarkStart w:id="482" w:name="return-19"/>
      <w:bookmarkEnd w:id="482"/>
      <w:r>
        <w:t>Return:</w:t>
      </w:r>
    </w:p>
    <w:tbl>
      <w:tblPr>
        <w:tblW w:w="5000" w:type="pct"/>
        <w:tblLook w:val="04A0"/>
      </w:tblPr>
      <w:tblGrid>
        <w:gridCol w:w="4132"/>
        <w:gridCol w:w="5155"/>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JWT JSON Web Token ready to commit to Global Registry.</w:t>
            </w:r>
          </w:p>
        </w:tc>
      </w:tr>
    </w:tbl>
    <w:p w:rsidR="00F80760" w:rsidRDefault="00F80760" w:rsidP="00F80760">
      <w:pPr>
        <w:pStyle w:val="Heading3"/>
        <w:numPr>
          <w:ilvl w:val="3"/>
          <w:numId w:val="3"/>
        </w:numPr>
        <w:pBdr>
          <w:bottom w:val="none" w:sz="0" w:space="0" w:color="auto"/>
        </w:pBdr>
      </w:pPr>
      <w:bookmarkStart w:id="483" w:name="instance-method-useGUID"/>
      <w:bookmarkStart w:id="484" w:name="_Toc443159343"/>
      <w:bookmarkEnd w:id="483"/>
      <w:proofErr w:type="gramStart"/>
      <w:r>
        <w:t>public</w:t>
      </w:r>
      <w:proofErr w:type="gramEnd"/>
      <w:r>
        <w:t xml:space="preserve"> useGUID(mnemonicAndSalt: </w:t>
      </w:r>
      <w:hyperlink r:id="rId351">
        <w:r>
          <w:rPr>
            <w:rStyle w:val="Hyperlink"/>
          </w:rPr>
          <w:t>string</w:t>
        </w:r>
      </w:hyperlink>
      <w:r>
        <w:t xml:space="preserve">): </w:t>
      </w:r>
      <w:hyperlink r:id="rId352">
        <w:r>
          <w:rPr>
            <w:rStyle w:val="Hyperlink"/>
          </w:rPr>
          <w:t>Promise</w:t>
        </w:r>
      </w:hyperlink>
      <w:r>
        <w:t xml:space="preserve">  </w:t>
      </w:r>
      <w:hyperlink r:id="rId353" w:anchor="lineNumber92">
        <w:r>
          <w:rPr>
            <w:rStyle w:val="Hyperlink"/>
          </w:rPr>
          <w:t>source</w:t>
        </w:r>
        <w:bookmarkEnd w:id="484"/>
      </w:hyperlink>
      <w:r>
        <w:t xml:space="preserve"> </w:t>
      </w:r>
    </w:p>
    <w:p w:rsidR="00F80760" w:rsidRDefault="00F80760">
      <w:r>
        <w:t xml:space="preserve">Generates a public/private key pair from a given mnemonic (16 words). </w:t>
      </w:r>
      <w:proofErr w:type="gramStart"/>
      <w:r>
        <w:t>Expects a string containing 16 words seperated by single spaces.</w:t>
      </w:r>
      <w:proofErr w:type="gramEnd"/>
      <w:r>
        <w:t xml:space="preserve"> </w:t>
      </w:r>
      <w:proofErr w:type="gramStart"/>
      <w:r>
        <w:t>Retrieves data from the Global Registry.</w:t>
      </w:r>
      <w:proofErr w:type="gramEnd"/>
    </w:p>
    <w:p w:rsidR="00F80760" w:rsidRDefault="00F80760" w:rsidP="00F80760">
      <w:pPr>
        <w:pStyle w:val="Heading4"/>
        <w:numPr>
          <w:ilvl w:val="4"/>
          <w:numId w:val="3"/>
        </w:numPr>
      </w:pPr>
      <w:r>
        <w:t>Params:</w:t>
      </w:r>
    </w:p>
    <w:p w:rsidR="00F80760" w:rsidRDefault="00F80760">
      <w:r>
        <w:t xml:space="preserve">Name Type Attribute Description mnemonicAndSalt </w:t>
      </w:r>
      <w:hyperlink r:id="rId354">
        <w:r>
          <w:rPr>
            <w:rStyle w:val="Hyperlink"/>
          </w:rPr>
          <w:t>string</w:t>
        </w:r>
      </w:hyperlink>
      <w:r>
        <w:t xml:space="preserve"> </w:t>
      </w:r>
      <w:proofErr w:type="gramStart"/>
      <w:r>
        <w:t>A</w:t>
      </w:r>
      <w:proofErr w:type="gramEnd"/>
      <w:r>
        <w:t xml:space="preserve"> string of 16 words.</w:t>
      </w:r>
    </w:p>
    <w:p w:rsidR="00F80760" w:rsidRDefault="00F80760" w:rsidP="00F80760">
      <w:pPr>
        <w:pStyle w:val="Heading4"/>
        <w:numPr>
          <w:ilvl w:val="4"/>
          <w:numId w:val="3"/>
        </w:numPr>
      </w:pPr>
      <w:bookmarkStart w:id="485" w:name="return-20"/>
      <w:bookmarkEnd w:id="485"/>
      <w:r>
        <w:t>Return:</w:t>
      </w:r>
    </w:p>
    <w:tbl>
      <w:tblPr>
        <w:tblW w:w="5000" w:type="pct"/>
        <w:tblLook w:val="04A0"/>
      </w:tblPr>
      <w:tblGrid>
        <w:gridCol w:w="5412"/>
        <w:gridCol w:w="3875"/>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Global Registry Record.</w:t>
            </w:r>
          </w:p>
        </w:tc>
      </w:tr>
    </w:tbl>
    <w:p w:rsidR="00F80760" w:rsidRDefault="00F80760">
      <w:r>
        <w:t xml:space="preserve">Generated by </w:t>
      </w:r>
      <w:hyperlink r:id="rId35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486" w:name="graphconnectorcontactdata"/>
      <w:bookmarkStart w:id="487" w:name="_Toc443159344"/>
      <w:bookmarkEnd w:id="486"/>
      <w:r>
        <w:t>GraphConnectorContactData</w:t>
      </w:r>
      <w:bookmarkEnd w:id="487"/>
    </w:p>
    <w:p w:rsidR="00F80760" w:rsidRDefault="00F80760">
      <w:proofErr w:type="gramStart"/>
      <w:r>
        <w:t>Represents information about a contact.</w:t>
      </w:r>
      <w:proofErr w:type="gramEnd"/>
    </w:p>
    <w:p w:rsidR="00F80760" w:rsidRDefault="00F80760" w:rsidP="00F80760">
      <w:pPr>
        <w:pStyle w:val="Heading2"/>
        <w:numPr>
          <w:ilvl w:val="2"/>
          <w:numId w:val="3"/>
        </w:numPr>
        <w:pBdr>
          <w:bottom w:val="none" w:sz="0" w:space="0" w:color="auto"/>
        </w:pBdr>
      </w:pPr>
      <w:bookmarkStart w:id="488" w:name="constructor-summary-5"/>
      <w:bookmarkStart w:id="489" w:name="_Toc443159345"/>
      <w:bookmarkEnd w:id="488"/>
      <w:r>
        <w:t>Constructor Summary</w:t>
      </w:r>
      <w:bookmarkEnd w:id="489"/>
    </w:p>
    <w:p w:rsidR="00F80760" w:rsidRDefault="00F80760">
      <w:r>
        <w:t xml:space="preserve">Public Constructor public </w:t>
      </w:r>
    </w:p>
    <w:p w:rsidR="00F80760" w:rsidRDefault="006020F6">
      <w:pPr>
        <w:pStyle w:val="BodyText"/>
      </w:pPr>
      <w:hyperlink r:id="rId356" w:anchor="instance-constructor-constructor">
        <w:r w:rsidR="00F80760">
          <w:rPr>
            <w:rStyle w:val="Hyperlink"/>
          </w:rPr>
          <w:t>constructor</w:t>
        </w:r>
      </w:hyperlink>
      <w:r w:rsidR="00F80760">
        <w:t>(</w:t>
      </w:r>
      <w:proofErr w:type="gramStart"/>
      <w:r w:rsidR="00F80760">
        <w:t>guid</w:t>
      </w:r>
      <w:proofErr w:type="gramEnd"/>
      <w:r w:rsidR="00F80760">
        <w:t xml:space="preserve">: </w:t>
      </w:r>
      <w:hyperlink r:id="rId357">
        <w:r w:rsidR="00F80760">
          <w:rPr>
            <w:rStyle w:val="Hyperlink"/>
          </w:rPr>
          <w:t>String</w:t>
        </w:r>
      </w:hyperlink>
      <w:r w:rsidR="00F80760">
        <w:t xml:space="preserve">, firstName: </w:t>
      </w:r>
      <w:hyperlink r:id="rId358">
        <w:r w:rsidR="00F80760">
          <w:rPr>
            <w:rStyle w:val="Hyperlink"/>
          </w:rPr>
          <w:t>String</w:t>
        </w:r>
      </w:hyperlink>
      <w:r w:rsidR="00F80760">
        <w:t xml:space="preserve">, lastName: </w:t>
      </w:r>
      <w:hyperlink r:id="rId359">
        <w:r w:rsidR="00F80760">
          <w:rPr>
            <w:rStyle w:val="Hyperlink"/>
          </w:rPr>
          <w:t>String</w:t>
        </w:r>
      </w:hyperlink>
      <w:r w:rsidR="00F80760">
        <w:t>)</w:t>
      </w:r>
    </w:p>
    <w:p w:rsidR="00F80760" w:rsidRDefault="00F80760">
      <w:pPr>
        <w:pStyle w:val="BodyText"/>
      </w:pPr>
      <w:proofErr w:type="gramStart"/>
      <w:r>
        <w:t>Constructs a new object representing information about one contact.</w:t>
      </w:r>
      <w:proofErr w:type="gramEnd"/>
    </w:p>
    <w:p w:rsidR="00F80760" w:rsidRDefault="00F80760" w:rsidP="00F80760">
      <w:pPr>
        <w:pStyle w:val="Heading2"/>
        <w:numPr>
          <w:ilvl w:val="2"/>
          <w:numId w:val="3"/>
        </w:numPr>
        <w:pBdr>
          <w:bottom w:val="none" w:sz="0" w:space="0" w:color="auto"/>
        </w:pBdr>
      </w:pPr>
      <w:bookmarkStart w:id="490" w:name="member-summary-4"/>
      <w:bookmarkStart w:id="491" w:name="_Toc443159346"/>
      <w:bookmarkEnd w:id="490"/>
      <w:r>
        <w:t>Member Summary</w:t>
      </w:r>
      <w:bookmarkEnd w:id="491"/>
    </w:p>
    <w:p w:rsidR="00F80760" w:rsidRDefault="00F80760">
      <w:r>
        <w:t xml:space="preserve">Public Members public set </w:t>
      </w:r>
    </w:p>
    <w:p w:rsidR="00F80760" w:rsidRDefault="006020F6">
      <w:pPr>
        <w:pStyle w:val="BodyText"/>
      </w:pPr>
      <w:hyperlink r:id="rId360" w:anchor="instance-set-contactsBloomFilter1Hop">
        <w:r w:rsidR="00F80760">
          <w:rPr>
            <w:rStyle w:val="Hyperlink"/>
          </w:rPr>
          <w:t>contactsBloomFilter1Hop</w:t>
        </w:r>
      </w:hyperlink>
      <w:r w:rsidR="00F80760">
        <w:t>(</w:t>
      </w:r>
      <w:proofErr w:type="gramStart"/>
      <w:r w:rsidR="00F80760">
        <w:t>bf</w:t>
      </w:r>
      <w:proofErr w:type="gramEnd"/>
      <w:r w:rsidR="00F80760">
        <w:t xml:space="preserve">: </w:t>
      </w:r>
      <w:hyperlink r:id="rId361">
        <w:r w:rsidR="00F80760">
          <w:rPr>
            <w:rStyle w:val="Hyperlink"/>
          </w:rPr>
          <w:t>BloomFilter</w:t>
        </w:r>
      </w:hyperlink>
      <w:r w:rsidR="00F80760">
        <w:t>): *</w:t>
      </w:r>
    </w:p>
    <w:p w:rsidR="00F80760" w:rsidRDefault="00F80760">
      <w:pPr>
        <w:pStyle w:val="BodyText"/>
      </w:pPr>
      <w:r>
        <w:t>Sets the friends-of-friends Bloom filter containing the hashed GUIDs of the contacts for the contact.</w:t>
      </w:r>
    </w:p>
    <w:p w:rsidR="00F80760" w:rsidRDefault="00F80760">
      <w:proofErr w:type="gramStart"/>
      <w:r>
        <w:t>public</w:t>
      </w:r>
      <w:proofErr w:type="gramEnd"/>
      <w:r>
        <w:t xml:space="preserve"> get </w:t>
      </w:r>
    </w:p>
    <w:p w:rsidR="00F80760" w:rsidRDefault="006020F6">
      <w:pPr>
        <w:pStyle w:val="BodyText"/>
      </w:pPr>
      <w:hyperlink r:id="rId362" w:anchor="instance-get-contactsBloomFilter1Hop">
        <w:r w:rsidR="00F80760">
          <w:rPr>
            <w:rStyle w:val="Hyperlink"/>
          </w:rPr>
          <w:t>contactsBloomFilter1Hop</w:t>
        </w:r>
      </w:hyperlink>
      <w:r w:rsidR="00F80760">
        <w:t xml:space="preserve">: </w:t>
      </w:r>
      <w:hyperlink r:id="rId363">
        <w:r w:rsidR="00F80760">
          <w:rPr>
            <w:rStyle w:val="Hyperlink"/>
          </w:rPr>
          <w:t>BloomFilter</w:t>
        </w:r>
      </w:hyperlink>
      <w:r w:rsidR="00F80760">
        <w:t>: *</w:t>
      </w:r>
    </w:p>
    <w:p w:rsidR="00F80760" w:rsidRDefault="00F80760">
      <w:pPr>
        <w:pStyle w:val="BodyText"/>
      </w:pPr>
      <w:proofErr w:type="gramStart"/>
      <w:r>
        <w:t>Returns the Bloom filter containing the hashed GUIDs of the contacts for the contact.</w:t>
      </w:r>
      <w:proofErr w:type="gramEnd"/>
    </w:p>
    <w:p w:rsidR="00F80760" w:rsidRDefault="00F80760">
      <w:proofErr w:type="gramStart"/>
      <w:r>
        <w:t>public</w:t>
      </w:r>
      <w:proofErr w:type="gramEnd"/>
      <w:r>
        <w:t xml:space="preserve"> get </w:t>
      </w:r>
    </w:p>
    <w:p w:rsidR="00F80760" w:rsidRDefault="006020F6">
      <w:pPr>
        <w:pStyle w:val="BodyText"/>
      </w:pPr>
      <w:hyperlink r:id="rId364" w:anchor="instance-get-firstName">
        <w:r w:rsidR="00F80760">
          <w:rPr>
            <w:rStyle w:val="Hyperlink"/>
          </w:rPr>
          <w:t>firstName</w:t>
        </w:r>
      </w:hyperlink>
      <w:r w:rsidR="00F80760">
        <w:t xml:space="preserve">: </w:t>
      </w:r>
      <w:hyperlink r:id="rId365">
        <w:r w:rsidR="00F80760">
          <w:rPr>
            <w:rStyle w:val="Hyperlink"/>
          </w:rPr>
          <w:t>String</w:t>
        </w:r>
      </w:hyperlink>
      <w:r w:rsidR="00F80760">
        <w:t>: *</w:t>
      </w:r>
    </w:p>
    <w:p w:rsidR="00F80760" w:rsidRDefault="00F80760">
      <w:pPr>
        <w:pStyle w:val="BodyText"/>
      </w:pPr>
      <w:proofErr w:type="gramStart"/>
      <w:r>
        <w:t>Returns the first name.</w:t>
      </w:r>
      <w:proofErr w:type="gramEnd"/>
    </w:p>
    <w:p w:rsidR="00F80760" w:rsidRDefault="00F80760">
      <w:proofErr w:type="gramStart"/>
      <w:r>
        <w:t>public</w:t>
      </w:r>
      <w:proofErr w:type="gramEnd"/>
      <w:r>
        <w:t xml:space="preserve"> set </w:t>
      </w:r>
    </w:p>
    <w:p w:rsidR="00F80760" w:rsidRDefault="006020F6">
      <w:pPr>
        <w:pStyle w:val="BodyText"/>
      </w:pPr>
      <w:hyperlink r:id="rId366" w:anchor="instance-set-firstName">
        <w:r w:rsidR="00F80760">
          <w:rPr>
            <w:rStyle w:val="Hyperlink"/>
          </w:rPr>
          <w:t>firstName</w:t>
        </w:r>
      </w:hyperlink>
      <w:r w:rsidR="00F80760">
        <w:t>(</w:t>
      </w:r>
      <w:proofErr w:type="gramStart"/>
      <w:r w:rsidR="00F80760">
        <w:t>firstName</w:t>
      </w:r>
      <w:proofErr w:type="gramEnd"/>
      <w:r w:rsidR="00F80760">
        <w:t xml:space="preserve">: </w:t>
      </w:r>
      <w:hyperlink r:id="rId367">
        <w:r w:rsidR="00F80760">
          <w:rPr>
            <w:rStyle w:val="Hyperlink"/>
          </w:rPr>
          <w:t>String</w:t>
        </w:r>
      </w:hyperlink>
      <w:r w:rsidR="00F80760">
        <w:t>): *</w:t>
      </w:r>
    </w:p>
    <w:p w:rsidR="00F80760" w:rsidRDefault="00F80760">
      <w:pPr>
        <w:pStyle w:val="BodyText"/>
      </w:pPr>
      <w:proofErr w:type="gramStart"/>
      <w:r>
        <w:t>Sets the first name.</w:t>
      </w:r>
      <w:proofErr w:type="gramEnd"/>
    </w:p>
    <w:p w:rsidR="00F80760" w:rsidRDefault="00F80760">
      <w:proofErr w:type="gramStart"/>
      <w:r>
        <w:t>public</w:t>
      </w:r>
      <w:proofErr w:type="gramEnd"/>
      <w:r>
        <w:t xml:space="preserve"> set </w:t>
      </w:r>
    </w:p>
    <w:p w:rsidR="00F80760" w:rsidRDefault="006020F6">
      <w:pPr>
        <w:pStyle w:val="BodyText"/>
      </w:pPr>
      <w:hyperlink r:id="rId368" w:anchor="instance-set-groups">
        <w:r w:rsidR="00F80760">
          <w:rPr>
            <w:rStyle w:val="Hyperlink"/>
          </w:rPr>
          <w:t>groups</w:t>
        </w:r>
      </w:hyperlink>
      <w:r w:rsidR="00F80760">
        <w:t>(</w:t>
      </w:r>
      <w:proofErr w:type="gramStart"/>
      <w:r w:rsidR="00F80760">
        <w:t>groups</w:t>
      </w:r>
      <w:proofErr w:type="gramEnd"/>
      <w:r w:rsidR="00F80760">
        <w:t>: List&lt;</w:t>
      </w:r>
      <w:hyperlink r:id="rId369">
        <w:r w:rsidR="00F80760">
          <w:rPr>
            <w:rStyle w:val="Hyperlink"/>
          </w:rPr>
          <w:t>String</w:t>
        </w:r>
      </w:hyperlink>
      <w:r w:rsidR="00F80760">
        <w:t>&gt;): *</w:t>
      </w:r>
    </w:p>
    <w:p w:rsidR="00F80760" w:rsidRDefault="00F80760">
      <w:pPr>
        <w:pStyle w:val="BodyText"/>
      </w:pPr>
      <w:proofErr w:type="gramStart"/>
      <w:r>
        <w:t>Sets the groups.</w:t>
      </w:r>
      <w:proofErr w:type="gramEnd"/>
    </w:p>
    <w:p w:rsidR="00F80760" w:rsidRDefault="00F80760">
      <w:proofErr w:type="gramStart"/>
      <w:r>
        <w:t>public</w:t>
      </w:r>
      <w:proofErr w:type="gramEnd"/>
      <w:r>
        <w:t xml:space="preserve"> get </w:t>
      </w:r>
    </w:p>
    <w:p w:rsidR="00F80760" w:rsidRDefault="006020F6">
      <w:pPr>
        <w:pStyle w:val="BodyText"/>
      </w:pPr>
      <w:hyperlink r:id="rId370" w:anchor="instance-get-groups">
        <w:r w:rsidR="00F80760">
          <w:rPr>
            <w:rStyle w:val="Hyperlink"/>
          </w:rPr>
          <w:t>groups</w:t>
        </w:r>
      </w:hyperlink>
      <w:r w:rsidR="00F80760">
        <w:t>: List&lt;</w:t>
      </w:r>
      <w:hyperlink r:id="rId371">
        <w:r w:rsidR="00F80760">
          <w:rPr>
            <w:rStyle w:val="Hyperlink"/>
          </w:rPr>
          <w:t>String</w:t>
        </w:r>
      </w:hyperlink>
      <w:r w:rsidR="00F80760">
        <w:t>&gt;: *</w:t>
      </w:r>
    </w:p>
    <w:p w:rsidR="00F80760" w:rsidRDefault="00F80760">
      <w:pPr>
        <w:pStyle w:val="BodyText"/>
      </w:pPr>
      <w:proofErr w:type="gramStart"/>
      <w:r>
        <w:t>Returns the groups.</w:t>
      </w:r>
      <w:proofErr w:type="gramEnd"/>
    </w:p>
    <w:p w:rsidR="00F80760" w:rsidRDefault="00F80760">
      <w:proofErr w:type="gramStart"/>
      <w:r>
        <w:t>public</w:t>
      </w:r>
      <w:proofErr w:type="gramEnd"/>
      <w:r>
        <w:t xml:space="preserve"> get </w:t>
      </w:r>
    </w:p>
    <w:p w:rsidR="00F80760" w:rsidRDefault="006020F6">
      <w:pPr>
        <w:pStyle w:val="BodyText"/>
      </w:pPr>
      <w:hyperlink r:id="rId372" w:anchor="instance-get-guid">
        <w:r w:rsidR="00F80760">
          <w:rPr>
            <w:rStyle w:val="Hyperlink"/>
          </w:rPr>
          <w:t>guid</w:t>
        </w:r>
      </w:hyperlink>
      <w:r w:rsidR="00F80760">
        <w:t xml:space="preserve">: </w:t>
      </w:r>
      <w:hyperlink r:id="rId373">
        <w:r w:rsidR="00F80760">
          <w:rPr>
            <w:rStyle w:val="Hyperlink"/>
          </w:rPr>
          <w:t>String</w:t>
        </w:r>
      </w:hyperlink>
      <w:r w:rsidR="00F80760">
        <w:t>: *</w:t>
      </w:r>
    </w:p>
    <w:p w:rsidR="00F80760" w:rsidRDefault="00F80760">
      <w:pPr>
        <w:pStyle w:val="BodyText"/>
      </w:pPr>
      <w:proofErr w:type="gramStart"/>
      <w:r>
        <w:t>Returns the GUID.</w:t>
      </w:r>
      <w:proofErr w:type="gramEnd"/>
    </w:p>
    <w:p w:rsidR="00F80760" w:rsidRDefault="00F80760">
      <w:proofErr w:type="gramStart"/>
      <w:r>
        <w:t>public</w:t>
      </w:r>
      <w:proofErr w:type="gramEnd"/>
      <w:r>
        <w:t xml:space="preserve"> set </w:t>
      </w:r>
    </w:p>
    <w:p w:rsidR="00F80760" w:rsidRDefault="006020F6">
      <w:pPr>
        <w:pStyle w:val="BodyText"/>
      </w:pPr>
      <w:hyperlink r:id="rId374" w:anchor="instance-set-guid">
        <w:r w:rsidR="00F80760">
          <w:rPr>
            <w:rStyle w:val="Hyperlink"/>
          </w:rPr>
          <w:t>guid</w:t>
        </w:r>
      </w:hyperlink>
      <w:r w:rsidR="00F80760">
        <w:t>(GUID</w:t>
      </w:r>
      <w:proofErr w:type="gramStart"/>
      <w:r w:rsidR="00F80760">
        <w:t xml:space="preserve">: </w:t>
      </w:r>
      <w:proofErr w:type="gramEnd"/>
      <w:r>
        <w:fldChar w:fldCharType="begin"/>
      </w:r>
      <w:r w:rsidR="0012375D">
        <w:instrText>HYPERLINK "https://developer.mozilla.org/en-US/docs/Web/JavaScript/Reference/Global_Objects/String" \h</w:instrText>
      </w:r>
      <w:r>
        <w:fldChar w:fldCharType="separate"/>
      </w:r>
      <w:r w:rsidR="00F80760">
        <w:rPr>
          <w:rStyle w:val="Hyperlink"/>
        </w:rPr>
        <w:t>String</w:t>
      </w:r>
      <w:r>
        <w:fldChar w:fldCharType="end"/>
      </w:r>
      <w:r w:rsidR="00F80760">
        <w:t>): *</w:t>
      </w:r>
    </w:p>
    <w:p w:rsidR="00F80760" w:rsidRDefault="00F80760">
      <w:pPr>
        <w:pStyle w:val="BodyText"/>
      </w:pPr>
      <w:proofErr w:type="gramStart"/>
      <w:r>
        <w:t>Sets the GUID.</w:t>
      </w:r>
      <w:proofErr w:type="gramEnd"/>
    </w:p>
    <w:p w:rsidR="00F80760" w:rsidRDefault="00F80760">
      <w:proofErr w:type="gramStart"/>
      <w:r>
        <w:t>public</w:t>
      </w:r>
      <w:proofErr w:type="gramEnd"/>
      <w:r>
        <w:t xml:space="preserve"> set </w:t>
      </w:r>
    </w:p>
    <w:p w:rsidR="00F80760" w:rsidRDefault="006020F6">
      <w:pPr>
        <w:pStyle w:val="BodyText"/>
      </w:pPr>
      <w:hyperlink r:id="rId375" w:anchor="instance-set-lastName">
        <w:r w:rsidR="00F80760">
          <w:rPr>
            <w:rStyle w:val="Hyperlink"/>
          </w:rPr>
          <w:t>lastName</w:t>
        </w:r>
      </w:hyperlink>
      <w:r w:rsidR="00F80760">
        <w:t>(</w:t>
      </w:r>
      <w:proofErr w:type="gramStart"/>
      <w:r w:rsidR="00F80760">
        <w:t>lastName</w:t>
      </w:r>
      <w:proofErr w:type="gramEnd"/>
      <w:r w:rsidR="00F80760">
        <w:t xml:space="preserve">: </w:t>
      </w:r>
      <w:hyperlink r:id="rId376">
        <w:r w:rsidR="00F80760">
          <w:rPr>
            <w:rStyle w:val="Hyperlink"/>
          </w:rPr>
          <w:t>String</w:t>
        </w:r>
      </w:hyperlink>
      <w:r w:rsidR="00F80760">
        <w:t>): *</w:t>
      </w:r>
    </w:p>
    <w:p w:rsidR="00F80760" w:rsidRDefault="00F80760">
      <w:pPr>
        <w:pStyle w:val="BodyText"/>
      </w:pPr>
      <w:proofErr w:type="gramStart"/>
      <w:r>
        <w:t>Sets the last name.</w:t>
      </w:r>
      <w:proofErr w:type="gramEnd"/>
    </w:p>
    <w:p w:rsidR="00F80760" w:rsidRDefault="00F80760">
      <w:proofErr w:type="gramStart"/>
      <w:r>
        <w:t>public</w:t>
      </w:r>
      <w:proofErr w:type="gramEnd"/>
      <w:r>
        <w:t xml:space="preserve"> get </w:t>
      </w:r>
    </w:p>
    <w:p w:rsidR="00F80760" w:rsidRDefault="006020F6">
      <w:pPr>
        <w:pStyle w:val="BodyText"/>
      </w:pPr>
      <w:hyperlink r:id="rId377" w:anchor="instance-get-lastName">
        <w:r w:rsidR="00F80760">
          <w:rPr>
            <w:rStyle w:val="Hyperlink"/>
          </w:rPr>
          <w:t>lastName</w:t>
        </w:r>
      </w:hyperlink>
      <w:r w:rsidR="00F80760">
        <w:t xml:space="preserve">: </w:t>
      </w:r>
      <w:hyperlink r:id="rId378">
        <w:r w:rsidR="00F80760">
          <w:rPr>
            <w:rStyle w:val="Hyperlink"/>
          </w:rPr>
          <w:t>String</w:t>
        </w:r>
      </w:hyperlink>
      <w:r w:rsidR="00F80760">
        <w:t>: *</w:t>
      </w:r>
    </w:p>
    <w:p w:rsidR="00F80760" w:rsidRDefault="00F80760">
      <w:pPr>
        <w:pStyle w:val="BodyText"/>
      </w:pPr>
      <w:proofErr w:type="gramStart"/>
      <w:r>
        <w:t>Returns the last name.</w:t>
      </w:r>
      <w:proofErr w:type="gramEnd"/>
    </w:p>
    <w:p w:rsidR="00F80760" w:rsidRDefault="00F80760">
      <w:proofErr w:type="gramStart"/>
      <w:r>
        <w:t>public</w:t>
      </w:r>
      <w:proofErr w:type="gramEnd"/>
      <w:r>
        <w:t xml:space="preserve"> set </w:t>
      </w:r>
    </w:p>
    <w:p w:rsidR="00F80760" w:rsidRDefault="006020F6">
      <w:pPr>
        <w:pStyle w:val="BodyText"/>
      </w:pPr>
      <w:hyperlink r:id="rId379" w:anchor="instance-set-privateContact">
        <w:r w:rsidR="00F80760">
          <w:rPr>
            <w:rStyle w:val="Hyperlink"/>
          </w:rPr>
          <w:t>privateContact</w:t>
        </w:r>
      </w:hyperlink>
      <w:r w:rsidR="00F80760">
        <w:t>(</w:t>
      </w:r>
      <w:proofErr w:type="gramStart"/>
      <w:r w:rsidR="00F80760">
        <w:t>boolPrivate</w:t>
      </w:r>
      <w:proofErr w:type="gramEnd"/>
      <w:r w:rsidR="00F80760">
        <w:t xml:space="preserve">: </w:t>
      </w:r>
      <w:hyperlink r:id="rId380">
        <w:r w:rsidR="00F80760">
          <w:rPr>
            <w:rStyle w:val="Hyperlink"/>
          </w:rPr>
          <w:t>Boolean</w:t>
        </w:r>
      </w:hyperlink>
      <w:r w:rsidR="00F80760">
        <w:t>): *</w:t>
      </w:r>
    </w:p>
    <w:p w:rsidR="00F80760" w:rsidRDefault="00F80760">
      <w:pPr>
        <w:pStyle w:val="BodyText"/>
      </w:pPr>
      <w:proofErr w:type="gramStart"/>
      <w:r>
        <w:t>Sets the privacy status of the contact according to the given Boolean value.</w:t>
      </w:r>
      <w:proofErr w:type="gramEnd"/>
    </w:p>
    <w:p w:rsidR="00F80760" w:rsidRDefault="00F80760">
      <w:proofErr w:type="gramStart"/>
      <w:r>
        <w:t>public</w:t>
      </w:r>
      <w:proofErr w:type="gramEnd"/>
      <w:r>
        <w:t xml:space="preserve"> get </w:t>
      </w:r>
    </w:p>
    <w:p w:rsidR="00F80760" w:rsidRDefault="006020F6">
      <w:pPr>
        <w:pStyle w:val="BodyText"/>
      </w:pPr>
      <w:hyperlink r:id="rId381" w:anchor="instance-get-privateContact">
        <w:r w:rsidR="00F80760">
          <w:rPr>
            <w:rStyle w:val="Hyperlink"/>
          </w:rPr>
          <w:t>privateContact</w:t>
        </w:r>
      </w:hyperlink>
      <w:r w:rsidR="00F80760">
        <w:t xml:space="preserve">: </w:t>
      </w:r>
      <w:hyperlink r:id="rId382">
        <w:r w:rsidR="00F80760">
          <w:rPr>
            <w:rStyle w:val="Hyperlink"/>
          </w:rPr>
          <w:t>Boolean</w:t>
        </w:r>
      </w:hyperlink>
      <w:r w:rsidR="00F80760">
        <w:t>: *</w:t>
      </w:r>
    </w:p>
    <w:p w:rsidR="00F80760" w:rsidRDefault="00F80760">
      <w:pPr>
        <w:pStyle w:val="BodyText"/>
      </w:pPr>
      <w:proofErr w:type="gramStart"/>
      <w:r>
        <w:t>Returns the privacy status of the contact.</w:t>
      </w:r>
      <w:proofErr w:type="gramEnd"/>
    </w:p>
    <w:p w:rsidR="00F80760" w:rsidRDefault="00F80760">
      <w:proofErr w:type="gramStart"/>
      <w:r>
        <w:t>public</w:t>
      </w:r>
      <w:proofErr w:type="gramEnd"/>
      <w:r>
        <w:t xml:space="preserve"> get </w:t>
      </w:r>
    </w:p>
    <w:p w:rsidR="00F80760" w:rsidRDefault="006020F6">
      <w:pPr>
        <w:pStyle w:val="BodyText"/>
      </w:pPr>
      <w:hyperlink r:id="rId383" w:anchor="instance-get-residenceLocation">
        <w:r w:rsidR="00F80760">
          <w:rPr>
            <w:rStyle w:val="Hyperlink"/>
          </w:rPr>
          <w:t>residenceLocation</w:t>
        </w:r>
      </w:hyperlink>
      <w:r w:rsidR="00F80760">
        <w:t xml:space="preserve">: </w:t>
      </w:r>
      <w:hyperlink r:id="rId384">
        <w:r w:rsidR="00F80760">
          <w:rPr>
            <w:rStyle w:val="Hyperlink"/>
          </w:rPr>
          <w:t>String</w:t>
        </w:r>
      </w:hyperlink>
      <w:r w:rsidR="00F80760">
        <w:t>: *</w:t>
      </w:r>
    </w:p>
    <w:p w:rsidR="00F80760" w:rsidRDefault="00F80760">
      <w:pPr>
        <w:pStyle w:val="BodyText"/>
      </w:pPr>
      <w:proofErr w:type="gramStart"/>
      <w:r>
        <w:t>Returns the geohash of the residence location.</w:t>
      </w:r>
      <w:proofErr w:type="gramEnd"/>
    </w:p>
    <w:p w:rsidR="00F80760" w:rsidRDefault="00F80760">
      <w:proofErr w:type="gramStart"/>
      <w:r>
        <w:t>public</w:t>
      </w:r>
      <w:proofErr w:type="gramEnd"/>
      <w:r>
        <w:t xml:space="preserve"> set </w:t>
      </w:r>
    </w:p>
    <w:p w:rsidR="00F80760" w:rsidRDefault="006020F6">
      <w:pPr>
        <w:pStyle w:val="BodyText"/>
      </w:pPr>
      <w:hyperlink r:id="rId385" w:anchor="instance-set-residenceLocation">
        <w:r w:rsidR="00F80760">
          <w:rPr>
            <w:rStyle w:val="Hyperlink"/>
          </w:rPr>
          <w:t>residenceLocation</w:t>
        </w:r>
      </w:hyperlink>
      <w:r w:rsidR="00F80760">
        <w:t>(</w:t>
      </w:r>
      <w:proofErr w:type="gramStart"/>
      <w:r w:rsidR="00F80760">
        <w:t>geohash</w:t>
      </w:r>
      <w:proofErr w:type="gramEnd"/>
      <w:r w:rsidR="00F80760">
        <w:t xml:space="preserve">: </w:t>
      </w:r>
      <w:hyperlink r:id="rId386">
        <w:r w:rsidR="00F80760">
          <w:rPr>
            <w:rStyle w:val="Hyperlink"/>
          </w:rPr>
          <w:t>String</w:t>
        </w:r>
      </w:hyperlink>
      <w:r w:rsidR="00F80760">
        <w:t>): *</w:t>
      </w:r>
    </w:p>
    <w:p w:rsidR="00F80760" w:rsidRDefault="00F80760">
      <w:pPr>
        <w:pStyle w:val="BodyText"/>
      </w:pPr>
      <w:proofErr w:type="gramStart"/>
      <w:r>
        <w:t>Sets the geohash of the residence location.</w:t>
      </w:r>
      <w:proofErr w:type="gramEnd"/>
    </w:p>
    <w:p w:rsidR="00F80760" w:rsidRDefault="00F80760">
      <w:proofErr w:type="gramStart"/>
      <w:r>
        <w:t>public</w:t>
      </w:r>
      <w:proofErr w:type="gramEnd"/>
      <w:r>
        <w:t xml:space="preserve"> set </w:t>
      </w:r>
    </w:p>
    <w:p w:rsidR="00F80760" w:rsidRDefault="006020F6">
      <w:pPr>
        <w:pStyle w:val="BodyText"/>
      </w:pPr>
      <w:hyperlink r:id="rId387" w:anchor="instance-set-userIDs">
        <w:r w:rsidR="00F80760">
          <w:rPr>
            <w:rStyle w:val="Hyperlink"/>
          </w:rPr>
          <w:t>userIDs</w:t>
        </w:r>
      </w:hyperlink>
      <w:r w:rsidR="00F80760">
        <w:t>(</w:t>
      </w:r>
      <w:proofErr w:type="gramStart"/>
      <w:r w:rsidR="00F80760">
        <w:t>userIDs</w:t>
      </w:r>
      <w:proofErr w:type="gramEnd"/>
      <w:r w:rsidR="00F80760">
        <w:t>: List&lt;</w:t>
      </w:r>
      <w:hyperlink r:id="rId388">
        <w:r w:rsidR="00F80760">
          <w:rPr>
            <w:rStyle w:val="Hyperlink"/>
          </w:rPr>
          <w:t>String</w:t>
        </w:r>
      </w:hyperlink>
      <w:r w:rsidR="00F80760">
        <w:t>&gt;): *</w:t>
      </w:r>
    </w:p>
    <w:p w:rsidR="00F80760" w:rsidRDefault="00F80760">
      <w:pPr>
        <w:pStyle w:val="BodyText"/>
      </w:pPr>
      <w:proofErr w:type="gramStart"/>
      <w:r>
        <w:t>Sets the userIDs.</w:t>
      </w:r>
      <w:proofErr w:type="gramEnd"/>
    </w:p>
    <w:p w:rsidR="00F80760" w:rsidRDefault="00F80760">
      <w:proofErr w:type="gramStart"/>
      <w:r>
        <w:t>public</w:t>
      </w:r>
      <w:proofErr w:type="gramEnd"/>
      <w:r>
        <w:t xml:space="preserve"> get </w:t>
      </w:r>
    </w:p>
    <w:p w:rsidR="00F80760" w:rsidRDefault="006020F6">
      <w:pPr>
        <w:pStyle w:val="BodyText"/>
      </w:pPr>
      <w:hyperlink r:id="rId389" w:anchor="instance-get-userIDs">
        <w:r w:rsidR="00F80760">
          <w:rPr>
            <w:rStyle w:val="Hyperlink"/>
          </w:rPr>
          <w:t>userIDs</w:t>
        </w:r>
      </w:hyperlink>
      <w:r w:rsidR="00F80760">
        <w:t>: List&lt;</w:t>
      </w:r>
      <w:hyperlink r:id="rId390">
        <w:r w:rsidR="00F80760">
          <w:rPr>
            <w:rStyle w:val="Hyperlink"/>
          </w:rPr>
          <w:t>String</w:t>
        </w:r>
      </w:hyperlink>
      <w:r w:rsidR="00F80760">
        <w:t>&gt;: *</w:t>
      </w:r>
    </w:p>
    <w:p w:rsidR="00F80760" w:rsidRDefault="00F80760">
      <w:pPr>
        <w:pStyle w:val="BodyText"/>
      </w:pPr>
      <w:proofErr w:type="gramStart"/>
      <w:r>
        <w:t>Returns the user IDs.</w:t>
      </w:r>
      <w:proofErr w:type="gramEnd"/>
    </w:p>
    <w:p w:rsidR="00F80760" w:rsidRDefault="00F80760" w:rsidP="00F80760">
      <w:pPr>
        <w:pStyle w:val="Heading2"/>
        <w:numPr>
          <w:ilvl w:val="2"/>
          <w:numId w:val="3"/>
        </w:numPr>
        <w:pBdr>
          <w:bottom w:val="none" w:sz="0" w:space="0" w:color="auto"/>
        </w:pBdr>
      </w:pPr>
      <w:bookmarkStart w:id="492" w:name="_Toc443159347"/>
      <w:r>
        <w:t>Public Constructors</w:t>
      </w:r>
      <w:bookmarkEnd w:id="492"/>
    </w:p>
    <w:p w:rsidR="00F80760" w:rsidRDefault="00F80760" w:rsidP="00F80760">
      <w:pPr>
        <w:pStyle w:val="Heading3"/>
        <w:numPr>
          <w:ilvl w:val="3"/>
          <w:numId w:val="3"/>
        </w:numPr>
        <w:pBdr>
          <w:bottom w:val="none" w:sz="0" w:space="0" w:color="auto"/>
        </w:pBdr>
      </w:pPr>
      <w:bookmarkStart w:id="493" w:name="_Toc443159348"/>
      <w:proofErr w:type="gramStart"/>
      <w:r>
        <w:t>public</w:t>
      </w:r>
      <w:proofErr w:type="gramEnd"/>
      <w:r>
        <w:t xml:space="preserve"> constructor(guid: </w:t>
      </w:r>
      <w:hyperlink r:id="rId391">
        <w:r>
          <w:rPr>
            <w:rStyle w:val="Hyperlink"/>
          </w:rPr>
          <w:t>String</w:t>
        </w:r>
      </w:hyperlink>
      <w:r>
        <w:t xml:space="preserve">, firstName: </w:t>
      </w:r>
      <w:hyperlink r:id="rId392">
        <w:r>
          <w:rPr>
            <w:rStyle w:val="Hyperlink"/>
          </w:rPr>
          <w:t>String</w:t>
        </w:r>
      </w:hyperlink>
      <w:r>
        <w:t xml:space="preserve">, lastName: </w:t>
      </w:r>
      <w:hyperlink r:id="rId393">
        <w:r>
          <w:rPr>
            <w:rStyle w:val="Hyperlink"/>
          </w:rPr>
          <w:t>String</w:t>
        </w:r>
      </w:hyperlink>
      <w:r>
        <w:t xml:space="preserve">)  </w:t>
      </w:r>
      <w:hyperlink r:id="rId394" w:anchor="lineNumber13">
        <w:r>
          <w:rPr>
            <w:rStyle w:val="Hyperlink"/>
          </w:rPr>
          <w:t>source</w:t>
        </w:r>
        <w:bookmarkEnd w:id="493"/>
      </w:hyperlink>
      <w:r>
        <w:t xml:space="preserve"> </w:t>
      </w:r>
    </w:p>
    <w:p w:rsidR="00F80760" w:rsidRDefault="00F80760">
      <w:proofErr w:type="gramStart"/>
      <w:r>
        <w:t>Constructs a new object representing information about one contact.</w:t>
      </w:r>
      <w:proofErr w:type="gramEnd"/>
    </w:p>
    <w:p w:rsidR="00F80760" w:rsidRDefault="00F80760" w:rsidP="00F80760">
      <w:pPr>
        <w:pStyle w:val="Heading4"/>
        <w:numPr>
          <w:ilvl w:val="4"/>
          <w:numId w:val="3"/>
        </w:numPr>
      </w:pPr>
      <w:r>
        <w:t>Params:</w:t>
      </w:r>
    </w:p>
    <w:p w:rsidR="00F80760" w:rsidRDefault="00F80760">
      <w:proofErr w:type="gramStart"/>
      <w:r>
        <w:t xml:space="preserve">Name Type Attribute Description guid </w:t>
      </w:r>
      <w:hyperlink r:id="rId395">
        <w:r>
          <w:rPr>
            <w:rStyle w:val="Hyperlink"/>
          </w:rPr>
          <w:t>String</w:t>
        </w:r>
      </w:hyperlink>
      <w:r>
        <w:t xml:space="preserve"> The GUID of the new contact.</w:t>
      </w:r>
      <w:proofErr w:type="gramEnd"/>
    </w:p>
    <w:p w:rsidR="00F80760" w:rsidRDefault="00F80760">
      <w:pPr>
        <w:pStyle w:val="BodyText"/>
      </w:pPr>
      <w:proofErr w:type="gramStart"/>
      <w:r>
        <w:t>firstName</w:t>
      </w:r>
      <w:proofErr w:type="gramEnd"/>
      <w:r>
        <w:t xml:space="preserve"> </w:t>
      </w:r>
      <w:hyperlink r:id="rId396">
        <w:r>
          <w:rPr>
            <w:rStyle w:val="Hyperlink"/>
          </w:rPr>
          <w:t>String</w:t>
        </w:r>
      </w:hyperlink>
      <w:r>
        <w:t xml:space="preserve"> The first name of the new contact.</w:t>
      </w:r>
    </w:p>
    <w:p w:rsidR="00F80760" w:rsidRDefault="00F80760">
      <w:pPr>
        <w:pStyle w:val="BodyText"/>
      </w:pPr>
      <w:proofErr w:type="gramStart"/>
      <w:r>
        <w:t>lastName</w:t>
      </w:r>
      <w:proofErr w:type="gramEnd"/>
      <w:r>
        <w:t xml:space="preserve"> </w:t>
      </w:r>
      <w:hyperlink r:id="rId397">
        <w:r>
          <w:rPr>
            <w:rStyle w:val="Hyperlink"/>
          </w:rPr>
          <w:t>String</w:t>
        </w:r>
      </w:hyperlink>
      <w:r>
        <w:t xml:space="preserve"> The last name of the new contact.</w:t>
      </w:r>
    </w:p>
    <w:p w:rsidR="00F80760" w:rsidRDefault="00F80760" w:rsidP="00F80760">
      <w:pPr>
        <w:pStyle w:val="Heading2"/>
        <w:numPr>
          <w:ilvl w:val="2"/>
          <w:numId w:val="3"/>
        </w:numPr>
        <w:pBdr>
          <w:bottom w:val="none" w:sz="0" w:space="0" w:color="auto"/>
        </w:pBdr>
      </w:pPr>
      <w:bookmarkStart w:id="494" w:name="_Toc443159349"/>
      <w:r>
        <w:t>Public Members</w:t>
      </w:r>
      <w:bookmarkEnd w:id="494"/>
    </w:p>
    <w:p w:rsidR="00F80760" w:rsidRDefault="00F80760" w:rsidP="00F80760">
      <w:pPr>
        <w:pStyle w:val="Heading3"/>
        <w:numPr>
          <w:ilvl w:val="3"/>
          <w:numId w:val="3"/>
        </w:numPr>
        <w:pBdr>
          <w:bottom w:val="none" w:sz="0" w:space="0" w:color="auto"/>
        </w:pBdr>
      </w:pPr>
      <w:bookmarkStart w:id="495" w:name="instance-set-contactsBloomFilter1Hop"/>
      <w:bookmarkStart w:id="496" w:name="_Toc443159350"/>
      <w:bookmarkEnd w:id="495"/>
      <w:proofErr w:type="gramStart"/>
      <w:r>
        <w:t>public</w:t>
      </w:r>
      <w:proofErr w:type="gramEnd"/>
      <w:r>
        <w:t xml:space="preserve"> set contactsBloomFilter1Hop(bf: </w:t>
      </w:r>
      <w:hyperlink r:id="rId398">
        <w:r>
          <w:rPr>
            <w:rStyle w:val="Hyperlink"/>
          </w:rPr>
          <w:t>BloomFilter</w:t>
        </w:r>
      </w:hyperlink>
      <w:r>
        <w:t xml:space="preserve">): *  </w:t>
      </w:r>
      <w:hyperlink r:id="rId399" w:anchor="lineNumber118">
        <w:r>
          <w:rPr>
            <w:rStyle w:val="Hyperlink"/>
          </w:rPr>
          <w:t>source</w:t>
        </w:r>
        <w:bookmarkEnd w:id="496"/>
      </w:hyperlink>
      <w:r>
        <w:t xml:space="preserve"> </w:t>
      </w:r>
    </w:p>
    <w:p w:rsidR="00F80760" w:rsidRDefault="00F80760">
      <w:r>
        <w:t>Sets the friends-of-friends Bloom filter containing the hashed GUIDs of the contacts for the contact.</w:t>
      </w:r>
    </w:p>
    <w:p w:rsidR="00F80760" w:rsidRDefault="00F80760" w:rsidP="00F80760">
      <w:pPr>
        <w:pStyle w:val="Heading3"/>
        <w:numPr>
          <w:ilvl w:val="3"/>
          <w:numId w:val="3"/>
        </w:numPr>
        <w:pBdr>
          <w:bottom w:val="none" w:sz="0" w:space="0" w:color="auto"/>
        </w:pBdr>
      </w:pPr>
      <w:bookmarkStart w:id="497" w:name="instance-get-contactsBloomFilter1Hop"/>
      <w:bookmarkStart w:id="498" w:name="_Toc443159351"/>
      <w:bookmarkEnd w:id="497"/>
      <w:proofErr w:type="gramStart"/>
      <w:r>
        <w:t>public</w:t>
      </w:r>
      <w:proofErr w:type="gramEnd"/>
      <w:r>
        <w:t xml:space="preserve"> get contactsBloomFilter1Hop: </w:t>
      </w:r>
      <w:hyperlink r:id="rId400">
        <w:r>
          <w:rPr>
            <w:rStyle w:val="Hyperlink"/>
          </w:rPr>
          <w:t>BloomFilter</w:t>
        </w:r>
      </w:hyperlink>
      <w:r>
        <w:t xml:space="preserve">: *  </w:t>
      </w:r>
      <w:hyperlink r:id="rId401" w:anchor="lineNumber110">
        <w:r>
          <w:rPr>
            <w:rStyle w:val="Hyperlink"/>
          </w:rPr>
          <w:t>source</w:t>
        </w:r>
        <w:bookmarkEnd w:id="498"/>
      </w:hyperlink>
      <w:r>
        <w:t xml:space="preserve"> </w:t>
      </w:r>
    </w:p>
    <w:p w:rsidR="00F80760" w:rsidRDefault="00F80760">
      <w:proofErr w:type="gramStart"/>
      <w:r>
        <w:t>Returns the Bloom filter containing the hashed GUIDs of the contacts for the contact.</w:t>
      </w:r>
      <w:proofErr w:type="gramEnd"/>
    </w:p>
    <w:p w:rsidR="00F80760" w:rsidRDefault="00F80760" w:rsidP="00F80760">
      <w:pPr>
        <w:pStyle w:val="Heading4"/>
        <w:numPr>
          <w:ilvl w:val="4"/>
          <w:numId w:val="3"/>
        </w:numPr>
      </w:pPr>
      <w:bookmarkStart w:id="499" w:name="return-21"/>
      <w:bookmarkEnd w:id="499"/>
      <w:r>
        <w:t>Return:</w:t>
      </w:r>
    </w:p>
    <w:tbl>
      <w:tblPr>
        <w:tblW w:w="5000" w:type="pct"/>
        <w:tblLook w:val="04A0"/>
      </w:tblPr>
      <w:tblGrid>
        <w:gridCol w:w="2781"/>
        <w:gridCol w:w="6506"/>
      </w:tblGrid>
      <w:tr w:rsidR="00F80760">
        <w:tc>
          <w:tcPr>
            <w:tcW w:w="0" w:type="auto"/>
          </w:tcPr>
          <w:p w:rsidR="00F80760" w:rsidRDefault="006020F6">
            <w:pPr>
              <w:jc w:val="left"/>
            </w:pPr>
            <w:hyperlink r:id="rId402">
              <w:r w:rsidR="00F80760">
                <w:rPr>
                  <w:rStyle w:val="Hyperlink"/>
                </w:rPr>
                <w:t>BloomFilter</w:t>
              </w:r>
            </w:hyperlink>
          </w:p>
        </w:tc>
        <w:tc>
          <w:tcPr>
            <w:tcW w:w="0" w:type="auto"/>
          </w:tcPr>
          <w:p w:rsidR="00F80760" w:rsidRDefault="00F80760">
            <w:pPr>
              <w:jc w:val="left"/>
            </w:pPr>
            <w:proofErr w:type="gramStart"/>
            <w:r>
              <w:t>bf</w:t>
            </w:r>
            <w:proofErr w:type="gramEnd"/>
            <w:r>
              <w:t xml:space="preserve"> Bloom filter for the contact.</w:t>
            </w:r>
          </w:p>
        </w:tc>
      </w:tr>
    </w:tbl>
    <w:p w:rsidR="00F80760" w:rsidRDefault="00F80760" w:rsidP="00F80760">
      <w:pPr>
        <w:pStyle w:val="Heading3"/>
        <w:numPr>
          <w:ilvl w:val="3"/>
          <w:numId w:val="3"/>
        </w:numPr>
        <w:pBdr>
          <w:bottom w:val="none" w:sz="0" w:space="0" w:color="auto"/>
        </w:pBdr>
      </w:pPr>
      <w:bookmarkStart w:id="500" w:name="instance-get-firstName"/>
      <w:bookmarkStart w:id="501" w:name="_Toc443159352"/>
      <w:bookmarkEnd w:id="500"/>
      <w:proofErr w:type="gramStart"/>
      <w:r>
        <w:t>public</w:t>
      </w:r>
      <w:proofErr w:type="gramEnd"/>
      <w:r>
        <w:t xml:space="preserve"> get firstName: </w:t>
      </w:r>
      <w:hyperlink r:id="rId403">
        <w:r>
          <w:rPr>
            <w:rStyle w:val="Hyperlink"/>
          </w:rPr>
          <w:t>String</w:t>
        </w:r>
      </w:hyperlink>
      <w:r>
        <w:t xml:space="preserve">: *  </w:t>
      </w:r>
      <w:hyperlink r:id="rId404" w:anchor="lineNumber62">
        <w:r>
          <w:rPr>
            <w:rStyle w:val="Hyperlink"/>
          </w:rPr>
          <w:t>source</w:t>
        </w:r>
        <w:bookmarkEnd w:id="501"/>
      </w:hyperlink>
      <w:r>
        <w:t xml:space="preserve"> </w:t>
      </w:r>
    </w:p>
    <w:p w:rsidR="00F80760" w:rsidRDefault="00F80760">
      <w:proofErr w:type="gramStart"/>
      <w:r>
        <w:t>Returns the first name.</w:t>
      </w:r>
      <w:proofErr w:type="gramEnd"/>
    </w:p>
    <w:p w:rsidR="00F80760" w:rsidRDefault="00F80760" w:rsidP="00F80760">
      <w:pPr>
        <w:pStyle w:val="Heading4"/>
        <w:numPr>
          <w:ilvl w:val="4"/>
          <w:numId w:val="3"/>
        </w:numPr>
      </w:pPr>
      <w:bookmarkStart w:id="502" w:name="return-22"/>
      <w:bookmarkEnd w:id="502"/>
      <w:r>
        <w:t>Return:</w:t>
      </w:r>
    </w:p>
    <w:tbl>
      <w:tblPr>
        <w:tblW w:w="5000" w:type="pct"/>
        <w:tblLook w:val="04A0"/>
      </w:tblPr>
      <w:tblGrid>
        <w:gridCol w:w="5147"/>
        <w:gridCol w:w="4140"/>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firstName</w:t>
            </w:r>
            <w:proofErr w:type="gramEnd"/>
            <w:r>
              <w:t xml:space="preserve"> First name of the contact.</w:t>
            </w:r>
          </w:p>
        </w:tc>
      </w:tr>
    </w:tbl>
    <w:p w:rsidR="00F80760" w:rsidRDefault="00F80760" w:rsidP="00F80760">
      <w:pPr>
        <w:pStyle w:val="Heading3"/>
        <w:numPr>
          <w:ilvl w:val="3"/>
          <w:numId w:val="3"/>
        </w:numPr>
        <w:pBdr>
          <w:bottom w:val="none" w:sz="0" w:space="0" w:color="auto"/>
        </w:pBdr>
      </w:pPr>
      <w:bookmarkStart w:id="503" w:name="instance-set-firstName"/>
      <w:bookmarkStart w:id="504" w:name="_Toc443159353"/>
      <w:bookmarkEnd w:id="503"/>
      <w:proofErr w:type="gramStart"/>
      <w:r>
        <w:t>public</w:t>
      </w:r>
      <w:proofErr w:type="gramEnd"/>
      <w:r>
        <w:t xml:space="preserve"> set firstName(firstName: </w:t>
      </w:r>
      <w:hyperlink r:id="rId405">
        <w:r>
          <w:rPr>
            <w:rStyle w:val="Hyperlink"/>
          </w:rPr>
          <w:t>String</w:t>
        </w:r>
      </w:hyperlink>
      <w:r>
        <w:t xml:space="preserve">): *  </w:t>
      </w:r>
      <w:hyperlink r:id="rId406" w:anchor="lineNumber70">
        <w:r>
          <w:rPr>
            <w:rStyle w:val="Hyperlink"/>
          </w:rPr>
          <w:t>source</w:t>
        </w:r>
        <w:bookmarkEnd w:id="504"/>
      </w:hyperlink>
      <w:r>
        <w:t xml:space="preserve"> </w:t>
      </w:r>
    </w:p>
    <w:p w:rsidR="00F80760" w:rsidRDefault="00F80760">
      <w:proofErr w:type="gramStart"/>
      <w:r>
        <w:t>Sets the first name.</w:t>
      </w:r>
      <w:proofErr w:type="gramEnd"/>
    </w:p>
    <w:p w:rsidR="00F80760" w:rsidRDefault="00F80760" w:rsidP="00F80760">
      <w:pPr>
        <w:pStyle w:val="Heading3"/>
        <w:numPr>
          <w:ilvl w:val="3"/>
          <w:numId w:val="3"/>
        </w:numPr>
        <w:pBdr>
          <w:bottom w:val="none" w:sz="0" w:space="0" w:color="auto"/>
        </w:pBdr>
      </w:pPr>
      <w:bookmarkStart w:id="505" w:name="instance-set-groups"/>
      <w:bookmarkStart w:id="506" w:name="_Toc443159354"/>
      <w:bookmarkEnd w:id="505"/>
      <w:proofErr w:type="gramStart"/>
      <w:r>
        <w:t>public</w:t>
      </w:r>
      <w:proofErr w:type="gramEnd"/>
      <w:r>
        <w:t xml:space="preserve"> set groups(groups: List&lt;</w:t>
      </w:r>
      <w:hyperlink r:id="rId407">
        <w:r>
          <w:rPr>
            <w:rStyle w:val="Hyperlink"/>
          </w:rPr>
          <w:t>String</w:t>
        </w:r>
      </w:hyperlink>
      <w:r>
        <w:t xml:space="preserve">&gt;): *  </w:t>
      </w:r>
      <w:hyperlink r:id="rId408" w:anchor="lineNumber151">
        <w:r>
          <w:rPr>
            <w:rStyle w:val="Hyperlink"/>
          </w:rPr>
          <w:t>source</w:t>
        </w:r>
        <w:bookmarkEnd w:id="506"/>
      </w:hyperlink>
      <w:r>
        <w:t xml:space="preserve"> </w:t>
      </w:r>
    </w:p>
    <w:p w:rsidR="00F80760" w:rsidRDefault="00F80760">
      <w:proofErr w:type="gramStart"/>
      <w:r>
        <w:t>Sets the groups.</w:t>
      </w:r>
      <w:proofErr w:type="gramEnd"/>
    </w:p>
    <w:p w:rsidR="00F80760" w:rsidRDefault="00F80760" w:rsidP="00F80760">
      <w:pPr>
        <w:pStyle w:val="Heading3"/>
        <w:numPr>
          <w:ilvl w:val="3"/>
          <w:numId w:val="3"/>
        </w:numPr>
        <w:pBdr>
          <w:bottom w:val="none" w:sz="0" w:space="0" w:color="auto"/>
        </w:pBdr>
      </w:pPr>
      <w:bookmarkStart w:id="507" w:name="instance-get-groups"/>
      <w:bookmarkStart w:id="508" w:name="_Toc443159355"/>
      <w:bookmarkEnd w:id="507"/>
      <w:proofErr w:type="gramStart"/>
      <w:r>
        <w:lastRenderedPageBreak/>
        <w:t>public</w:t>
      </w:r>
      <w:proofErr w:type="gramEnd"/>
      <w:r>
        <w:t xml:space="preserve"> get groups: List&lt;</w:t>
      </w:r>
      <w:hyperlink r:id="rId409">
        <w:r>
          <w:rPr>
            <w:rStyle w:val="Hyperlink"/>
          </w:rPr>
          <w:t>String</w:t>
        </w:r>
      </w:hyperlink>
      <w:r>
        <w:t xml:space="preserve">&gt;: *  </w:t>
      </w:r>
      <w:hyperlink r:id="rId410" w:anchor="lineNumber143">
        <w:r>
          <w:rPr>
            <w:rStyle w:val="Hyperlink"/>
          </w:rPr>
          <w:t>source</w:t>
        </w:r>
        <w:bookmarkEnd w:id="508"/>
      </w:hyperlink>
      <w:r>
        <w:t xml:space="preserve"> </w:t>
      </w:r>
    </w:p>
    <w:p w:rsidR="00F80760" w:rsidRDefault="00F80760">
      <w:proofErr w:type="gramStart"/>
      <w:r>
        <w:t>Returns the groups.</w:t>
      </w:r>
      <w:proofErr w:type="gramEnd"/>
    </w:p>
    <w:p w:rsidR="00F80760" w:rsidRDefault="00F80760" w:rsidP="00F80760">
      <w:pPr>
        <w:pStyle w:val="Heading4"/>
        <w:numPr>
          <w:ilvl w:val="4"/>
          <w:numId w:val="3"/>
        </w:numPr>
      </w:pPr>
      <w:bookmarkStart w:id="509" w:name="return-23"/>
      <w:bookmarkEnd w:id="509"/>
      <w:r>
        <w:t>Return:</w:t>
      </w:r>
    </w:p>
    <w:tbl>
      <w:tblPr>
        <w:tblW w:w="5000" w:type="pct"/>
        <w:tblLook w:val="04A0"/>
      </w:tblPr>
      <w:tblGrid>
        <w:gridCol w:w="2821"/>
        <w:gridCol w:w="6466"/>
      </w:tblGrid>
      <w:tr w:rsidR="00F80760">
        <w:tc>
          <w:tcPr>
            <w:tcW w:w="0" w:type="auto"/>
          </w:tcPr>
          <w:p w:rsidR="00F80760" w:rsidRDefault="00F80760">
            <w:pPr>
              <w:jc w:val="left"/>
            </w:pPr>
            <w:r>
              <w:t>List&lt;</w:t>
            </w:r>
            <w:hyperlink r:id="rId411">
              <w:r>
                <w:rPr>
                  <w:rStyle w:val="Hyperlink"/>
                </w:rPr>
                <w:t>String</w:t>
              </w:r>
            </w:hyperlink>
            <w:r>
              <w:t>&gt;</w:t>
            </w:r>
          </w:p>
        </w:tc>
        <w:tc>
          <w:tcPr>
            <w:tcW w:w="0" w:type="auto"/>
          </w:tcPr>
          <w:p w:rsidR="00F80760" w:rsidRDefault="00F80760">
            <w:pPr>
              <w:jc w:val="left"/>
            </w:pPr>
            <w:proofErr w:type="gramStart"/>
            <w:r>
              <w:t>groups</w:t>
            </w:r>
            <w:proofErr w:type="gramEnd"/>
            <w:r>
              <w:t xml:space="preserve"> Groups of the contact.</w:t>
            </w:r>
          </w:p>
        </w:tc>
      </w:tr>
    </w:tbl>
    <w:p w:rsidR="00F80760" w:rsidRDefault="00F80760" w:rsidP="00F80760">
      <w:pPr>
        <w:pStyle w:val="Heading3"/>
        <w:numPr>
          <w:ilvl w:val="3"/>
          <w:numId w:val="3"/>
        </w:numPr>
        <w:pBdr>
          <w:bottom w:val="none" w:sz="0" w:space="0" w:color="auto"/>
        </w:pBdr>
      </w:pPr>
      <w:bookmarkStart w:id="510" w:name="instance-get-guid"/>
      <w:bookmarkStart w:id="511" w:name="_Toc443159356"/>
      <w:bookmarkEnd w:id="510"/>
      <w:proofErr w:type="gramStart"/>
      <w:r>
        <w:t>public</w:t>
      </w:r>
      <w:proofErr w:type="gramEnd"/>
      <w:r>
        <w:t xml:space="preserve"> get guid: </w:t>
      </w:r>
      <w:hyperlink r:id="rId412">
        <w:r>
          <w:rPr>
            <w:rStyle w:val="Hyperlink"/>
          </w:rPr>
          <w:t>String</w:t>
        </w:r>
      </w:hyperlink>
      <w:r>
        <w:t xml:space="preserve">: *  </w:t>
      </w:r>
      <w:hyperlink r:id="rId413" w:anchor="lineNumber29">
        <w:r>
          <w:rPr>
            <w:rStyle w:val="Hyperlink"/>
          </w:rPr>
          <w:t>source</w:t>
        </w:r>
        <w:bookmarkEnd w:id="511"/>
      </w:hyperlink>
      <w:r>
        <w:t xml:space="preserve"> </w:t>
      </w:r>
    </w:p>
    <w:p w:rsidR="00F80760" w:rsidRDefault="00F80760">
      <w:proofErr w:type="gramStart"/>
      <w:r>
        <w:t>Returns the GUID.</w:t>
      </w:r>
      <w:proofErr w:type="gramEnd"/>
    </w:p>
    <w:p w:rsidR="00F80760" w:rsidRDefault="00F80760" w:rsidP="00F80760">
      <w:pPr>
        <w:pStyle w:val="Heading4"/>
        <w:numPr>
          <w:ilvl w:val="4"/>
          <w:numId w:val="3"/>
        </w:numPr>
      </w:pPr>
      <w:bookmarkStart w:id="512" w:name="return-24"/>
      <w:bookmarkEnd w:id="512"/>
      <w:r>
        <w:t>Return:</w:t>
      </w:r>
    </w:p>
    <w:tbl>
      <w:tblPr>
        <w:tblW w:w="5000" w:type="pct"/>
        <w:tblLook w:val="04A0"/>
      </w:tblPr>
      <w:tblGrid>
        <w:gridCol w:w="5815"/>
        <w:gridCol w:w="3472"/>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GUID GUID of the contact.</w:t>
            </w:r>
          </w:p>
        </w:tc>
      </w:tr>
    </w:tbl>
    <w:p w:rsidR="00F80760" w:rsidRDefault="00F80760" w:rsidP="00F80760">
      <w:pPr>
        <w:pStyle w:val="Heading3"/>
        <w:numPr>
          <w:ilvl w:val="3"/>
          <w:numId w:val="3"/>
        </w:numPr>
        <w:pBdr>
          <w:bottom w:val="none" w:sz="0" w:space="0" w:color="auto"/>
        </w:pBdr>
      </w:pPr>
      <w:bookmarkStart w:id="513" w:name="instance-set-guid"/>
      <w:bookmarkStart w:id="514" w:name="_Toc443159357"/>
      <w:bookmarkEnd w:id="513"/>
      <w:proofErr w:type="gramStart"/>
      <w:r>
        <w:t>public</w:t>
      </w:r>
      <w:proofErr w:type="gramEnd"/>
      <w:r>
        <w:t xml:space="preserve"> set guid(GUID: </w:t>
      </w:r>
      <w:hyperlink r:id="rId414">
        <w:r>
          <w:rPr>
            <w:rStyle w:val="Hyperlink"/>
          </w:rPr>
          <w:t>String</w:t>
        </w:r>
      </w:hyperlink>
      <w:r>
        <w:t xml:space="preserve">): *  </w:t>
      </w:r>
      <w:hyperlink r:id="rId415" w:anchor="lineNumber37">
        <w:r>
          <w:rPr>
            <w:rStyle w:val="Hyperlink"/>
          </w:rPr>
          <w:t>source</w:t>
        </w:r>
        <w:bookmarkEnd w:id="514"/>
      </w:hyperlink>
      <w:r>
        <w:t xml:space="preserve"> </w:t>
      </w:r>
    </w:p>
    <w:p w:rsidR="00F80760" w:rsidRDefault="00F80760">
      <w:proofErr w:type="gramStart"/>
      <w:r>
        <w:t>Sets the GUID.</w:t>
      </w:r>
      <w:proofErr w:type="gramEnd"/>
    </w:p>
    <w:p w:rsidR="00F80760" w:rsidRDefault="00F80760" w:rsidP="00F80760">
      <w:pPr>
        <w:pStyle w:val="Heading3"/>
        <w:numPr>
          <w:ilvl w:val="3"/>
          <w:numId w:val="3"/>
        </w:numPr>
        <w:pBdr>
          <w:bottom w:val="none" w:sz="0" w:space="0" w:color="auto"/>
        </w:pBdr>
      </w:pPr>
      <w:bookmarkStart w:id="515" w:name="instance-set-lastName"/>
      <w:bookmarkStart w:id="516" w:name="_Toc443159358"/>
      <w:bookmarkEnd w:id="515"/>
      <w:proofErr w:type="gramStart"/>
      <w:r>
        <w:t>public</w:t>
      </w:r>
      <w:proofErr w:type="gramEnd"/>
      <w:r>
        <w:t xml:space="preserve"> set lastName(lastName: </w:t>
      </w:r>
      <w:hyperlink r:id="rId416">
        <w:r>
          <w:rPr>
            <w:rStyle w:val="Hyperlink"/>
          </w:rPr>
          <w:t>String</w:t>
        </w:r>
      </w:hyperlink>
      <w:r>
        <w:t xml:space="preserve">): *  </w:t>
      </w:r>
      <w:hyperlink r:id="rId417" w:anchor="lineNumber86">
        <w:r>
          <w:rPr>
            <w:rStyle w:val="Hyperlink"/>
          </w:rPr>
          <w:t>source</w:t>
        </w:r>
        <w:bookmarkEnd w:id="516"/>
      </w:hyperlink>
      <w:r>
        <w:t xml:space="preserve"> </w:t>
      </w:r>
    </w:p>
    <w:p w:rsidR="00F80760" w:rsidRDefault="00F80760">
      <w:proofErr w:type="gramStart"/>
      <w:r>
        <w:t>Sets the last name.</w:t>
      </w:r>
      <w:proofErr w:type="gramEnd"/>
    </w:p>
    <w:p w:rsidR="00F80760" w:rsidRDefault="00F80760" w:rsidP="00F80760">
      <w:pPr>
        <w:pStyle w:val="Heading3"/>
        <w:numPr>
          <w:ilvl w:val="3"/>
          <w:numId w:val="3"/>
        </w:numPr>
        <w:pBdr>
          <w:bottom w:val="none" w:sz="0" w:space="0" w:color="auto"/>
        </w:pBdr>
      </w:pPr>
      <w:bookmarkStart w:id="517" w:name="instance-get-lastName"/>
      <w:bookmarkStart w:id="518" w:name="_Toc443159359"/>
      <w:bookmarkEnd w:id="517"/>
      <w:proofErr w:type="gramStart"/>
      <w:r>
        <w:t>public</w:t>
      </w:r>
      <w:proofErr w:type="gramEnd"/>
      <w:r>
        <w:t xml:space="preserve"> get lastName: </w:t>
      </w:r>
      <w:hyperlink r:id="rId418">
        <w:r>
          <w:rPr>
            <w:rStyle w:val="Hyperlink"/>
          </w:rPr>
          <w:t>String</w:t>
        </w:r>
      </w:hyperlink>
      <w:r>
        <w:t xml:space="preserve">: *  </w:t>
      </w:r>
      <w:hyperlink r:id="rId419" w:anchor="lineNumber78">
        <w:r>
          <w:rPr>
            <w:rStyle w:val="Hyperlink"/>
          </w:rPr>
          <w:t>source</w:t>
        </w:r>
        <w:bookmarkEnd w:id="518"/>
      </w:hyperlink>
      <w:r>
        <w:t xml:space="preserve"> </w:t>
      </w:r>
    </w:p>
    <w:p w:rsidR="00F80760" w:rsidRDefault="00F80760">
      <w:proofErr w:type="gramStart"/>
      <w:r>
        <w:t>Returns the last name.</w:t>
      </w:r>
      <w:proofErr w:type="gramEnd"/>
    </w:p>
    <w:p w:rsidR="00F80760" w:rsidRDefault="00F80760" w:rsidP="00F80760">
      <w:pPr>
        <w:pStyle w:val="Heading4"/>
        <w:numPr>
          <w:ilvl w:val="4"/>
          <w:numId w:val="3"/>
        </w:numPr>
      </w:pPr>
      <w:bookmarkStart w:id="519" w:name="return-25"/>
      <w:bookmarkEnd w:id="519"/>
      <w:r>
        <w:t>Return:</w:t>
      </w:r>
    </w:p>
    <w:tbl>
      <w:tblPr>
        <w:tblW w:w="5000" w:type="pct"/>
        <w:tblLook w:val="04A0"/>
      </w:tblPr>
      <w:tblGrid>
        <w:gridCol w:w="5194"/>
        <w:gridCol w:w="4093"/>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lastName</w:t>
            </w:r>
            <w:proofErr w:type="gramEnd"/>
            <w:r>
              <w:t xml:space="preserve"> Last name of the contact.</w:t>
            </w:r>
          </w:p>
        </w:tc>
      </w:tr>
    </w:tbl>
    <w:p w:rsidR="00F80760" w:rsidRDefault="00F80760" w:rsidP="00F80760">
      <w:pPr>
        <w:pStyle w:val="Heading3"/>
        <w:numPr>
          <w:ilvl w:val="3"/>
          <w:numId w:val="3"/>
        </w:numPr>
        <w:pBdr>
          <w:bottom w:val="none" w:sz="0" w:space="0" w:color="auto"/>
        </w:pBdr>
      </w:pPr>
      <w:bookmarkStart w:id="520" w:name="instance-set-privateContact"/>
      <w:bookmarkStart w:id="521" w:name="_Toc443159360"/>
      <w:bookmarkEnd w:id="520"/>
      <w:proofErr w:type="gramStart"/>
      <w:r>
        <w:t>public</w:t>
      </w:r>
      <w:proofErr w:type="gramEnd"/>
      <w:r>
        <w:t xml:space="preserve"> set privateContact(boolPrivate: </w:t>
      </w:r>
      <w:hyperlink r:id="rId420">
        <w:r>
          <w:rPr>
            <w:rStyle w:val="Hyperlink"/>
          </w:rPr>
          <w:t>Boolean</w:t>
        </w:r>
      </w:hyperlink>
      <w:r>
        <w:t xml:space="preserve">): *  </w:t>
      </w:r>
      <w:hyperlink r:id="rId421" w:anchor="lineNumber102">
        <w:r>
          <w:rPr>
            <w:rStyle w:val="Hyperlink"/>
          </w:rPr>
          <w:t>source</w:t>
        </w:r>
        <w:bookmarkEnd w:id="521"/>
      </w:hyperlink>
      <w:r>
        <w:t xml:space="preserve"> </w:t>
      </w:r>
    </w:p>
    <w:p w:rsidR="00F80760" w:rsidRDefault="00F80760">
      <w:proofErr w:type="gramStart"/>
      <w:r>
        <w:t>Sets the privacy status of the contact according to the given Boolean value.</w:t>
      </w:r>
      <w:proofErr w:type="gramEnd"/>
    </w:p>
    <w:p w:rsidR="00F80760" w:rsidRDefault="00F80760" w:rsidP="00F80760">
      <w:pPr>
        <w:pStyle w:val="Heading3"/>
        <w:numPr>
          <w:ilvl w:val="3"/>
          <w:numId w:val="3"/>
        </w:numPr>
        <w:pBdr>
          <w:bottom w:val="none" w:sz="0" w:space="0" w:color="auto"/>
        </w:pBdr>
      </w:pPr>
      <w:bookmarkStart w:id="522" w:name="instance-get-privateContact"/>
      <w:bookmarkStart w:id="523" w:name="_Toc443159361"/>
      <w:bookmarkEnd w:id="522"/>
      <w:proofErr w:type="gramStart"/>
      <w:r>
        <w:t>public</w:t>
      </w:r>
      <w:proofErr w:type="gramEnd"/>
      <w:r>
        <w:t xml:space="preserve"> get privateContact: </w:t>
      </w:r>
      <w:hyperlink r:id="rId422">
        <w:r>
          <w:rPr>
            <w:rStyle w:val="Hyperlink"/>
          </w:rPr>
          <w:t>Boolean</w:t>
        </w:r>
      </w:hyperlink>
      <w:r>
        <w:t xml:space="preserve">: *  </w:t>
      </w:r>
      <w:hyperlink r:id="rId423" w:anchor="lineNumber94">
        <w:r>
          <w:rPr>
            <w:rStyle w:val="Hyperlink"/>
          </w:rPr>
          <w:t>source</w:t>
        </w:r>
        <w:bookmarkEnd w:id="523"/>
      </w:hyperlink>
      <w:r>
        <w:t xml:space="preserve"> </w:t>
      </w:r>
    </w:p>
    <w:p w:rsidR="00F80760" w:rsidRDefault="00F80760">
      <w:proofErr w:type="gramStart"/>
      <w:r>
        <w:t>Returns the privacy status of the contact.</w:t>
      </w:r>
      <w:proofErr w:type="gramEnd"/>
    </w:p>
    <w:p w:rsidR="00F80760" w:rsidRDefault="00F80760" w:rsidP="00F80760">
      <w:pPr>
        <w:pStyle w:val="Heading4"/>
        <w:numPr>
          <w:ilvl w:val="4"/>
          <w:numId w:val="3"/>
        </w:numPr>
      </w:pPr>
      <w:bookmarkStart w:id="524" w:name="return-26"/>
      <w:bookmarkEnd w:id="524"/>
      <w:r>
        <w:t>Return:</w:t>
      </w:r>
    </w:p>
    <w:tbl>
      <w:tblPr>
        <w:tblW w:w="5000" w:type="pct"/>
        <w:tblLook w:val="04A0"/>
      </w:tblPr>
      <w:tblGrid>
        <w:gridCol w:w="3570"/>
        <w:gridCol w:w="5717"/>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proofErr w:type="gramStart"/>
            <w:r>
              <w:t>privateContact</w:t>
            </w:r>
            <w:proofErr w:type="gramEnd"/>
            <w:r>
              <w:t xml:space="preserve"> True/false value indicating the privacy status of the contact.</w:t>
            </w:r>
          </w:p>
        </w:tc>
      </w:tr>
    </w:tbl>
    <w:p w:rsidR="00F80760" w:rsidRDefault="00F80760" w:rsidP="00F80760">
      <w:pPr>
        <w:pStyle w:val="Heading3"/>
        <w:numPr>
          <w:ilvl w:val="3"/>
          <w:numId w:val="3"/>
        </w:numPr>
        <w:pBdr>
          <w:bottom w:val="none" w:sz="0" w:space="0" w:color="auto"/>
        </w:pBdr>
      </w:pPr>
      <w:bookmarkStart w:id="525" w:name="instance-get-residenceLocation"/>
      <w:bookmarkStart w:id="526" w:name="_Toc443159362"/>
      <w:bookmarkEnd w:id="525"/>
      <w:proofErr w:type="gramStart"/>
      <w:r>
        <w:t>public</w:t>
      </w:r>
      <w:proofErr w:type="gramEnd"/>
      <w:r>
        <w:t xml:space="preserve"> get residenceLocation: </w:t>
      </w:r>
      <w:hyperlink r:id="rId424">
        <w:r>
          <w:rPr>
            <w:rStyle w:val="Hyperlink"/>
          </w:rPr>
          <w:t>String</w:t>
        </w:r>
      </w:hyperlink>
      <w:r>
        <w:t xml:space="preserve">: *  </w:t>
      </w:r>
      <w:hyperlink r:id="rId425" w:anchor="lineNumber127">
        <w:r>
          <w:rPr>
            <w:rStyle w:val="Hyperlink"/>
          </w:rPr>
          <w:t>source</w:t>
        </w:r>
        <w:bookmarkEnd w:id="526"/>
      </w:hyperlink>
      <w:r>
        <w:t xml:space="preserve"> </w:t>
      </w:r>
    </w:p>
    <w:p w:rsidR="00F80760" w:rsidRDefault="00F80760">
      <w:proofErr w:type="gramStart"/>
      <w:r>
        <w:t>Returns the geohash of the residence location.</w:t>
      </w:r>
      <w:proofErr w:type="gramEnd"/>
    </w:p>
    <w:p w:rsidR="00F80760" w:rsidRDefault="00F80760" w:rsidP="00F80760">
      <w:pPr>
        <w:pStyle w:val="Heading4"/>
        <w:numPr>
          <w:ilvl w:val="4"/>
          <w:numId w:val="3"/>
        </w:numPr>
      </w:pPr>
      <w:bookmarkStart w:id="527" w:name="return-27"/>
      <w:bookmarkEnd w:id="527"/>
      <w:r>
        <w:t>Return:</w:t>
      </w:r>
    </w:p>
    <w:tbl>
      <w:tblPr>
        <w:tblW w:w="5000" w:type="pct"/>
        <w:tblLook w:val="04A0"/>
      </w:tblPr>
      <w:tblGrid>
        <w:gridCol w:w="4736"/>
        <w:gridCol w:w="4551"/>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proofErr w:type="gramStart"/>
            <w:r>
              <w:t>geohash</w:t>
            </w:r>
            <w:proofErr w:type="gramEnd"/>
            <w:r>
              <w:t xml:space="preserve"> Geohash of the residence location.</w:t>
            </w:r>
          </w:p>
        </w:tc>
      </w:tr>
    </w:tbl>
    <w:p w:rsidR="00F80760" w:rsidRDefault="00F80760" w:rsidP="00F80760">
      <w:pPr>
        <w:pStyle w:val="Heading3"/>
        <w:numPr>
          <w:ilvl w:val="3"/>
          <w:numId w:val="3"/>
        </w:numPr>
        <w:pBdr>
          <w:bottom w:val="none" w:sz="0" w:space="0" w:color="auto"/>
        </w:pBdr>
      </w:pPr>
      <w:bookmarkStart w:id="528" w:name="instance-set-residenceLocation"/>
      <w:bookmarkStart w:id="529" w:name="_Toc443159363"/>
      <w:bookmarkEnd w:id="528"/>
      <w:proofErr w:type="gramStart"/>
      <w:r>
        <w:t>public</w:t>
      </w:r>
      <w:proofErr w:type="gramEnd"/>
      <w:r>
        <w:t xml:space="preserve"> set residenceLocation(geohash: </w:t>
      </w:r>
      <w:hyperlink r:id="rId426">
        <w:r>
          <w:rPr>
            <w:rStyle w:val="Hyperlink"/>
          </w:rPr>
          <w:t>String</w:t>
        </w:r>
      </w:hyperlink>
      <w:r>
        <w:t xml:space="preserve">): *  </w:t>
      </w:r>
      <w:hyperlink r:id="rId427" w:anchor="lineNumber135">
        <w:r>
          <w:rPr>
            <w:rStyle w:val="Hyperlink"/>
          </w:rPr>
          <w:t>source</w:t>
        </w:r>
        <w:bookmarkEnd w:id="529"/>
      </w:hyperlink>
      <w:r>
        <w:t xml:space="preserve"> </w:t>
      </w:r>
    </w:p>
    <w:p w:rsidR="00F80760" w:rsidRDefault="00F80760">
      <w:proofErr w:type="gramStart"/>
      <w:r>
        <w:t>Sets the geohash of the residence location.</w:t>
      </w:r>
      <w:proofErr w:type="gramEnd"/>
    </w:p>
    <w:p w:rsidR="00F80760" w:rsidRDefault="00F80760" w:rsidP="00F80760">
      <w:pPr>
        <w:pStyle w:val="Heading3"/>
        <w:numPr>
          <w:ilvl w:val="3"/>
          <w:numId w:val="3"/>
        </w:numPr>
        <w:pBdr>
          <w:bottom w:val="none" w:sz="0" w:space="0" w:color="auto"/>
        </w:pBdr>
      </w:pPr>
      <w:bookmarkStart w:id="530" w:name="instance-set-userIDs"/>
      <w:bookmarkStart w:id="531" w:name="_Toc443159364"/>
      <w:bookmarkEnd w:id="530"/>
      <w:proofErr w:type="gramStart"/>
      <w:r>
        <w:lastRenderedPageBreak/>
        <w:t>public</w:t>
      </w:r>
      <w:proofErr w:type="gramEnd"/>
      <w:r>
        <w:t xml:space="preserve"> set userIDs(userIDs: List&lt;</w:t>
      </w:r>
      <w:hyperlink r:id="rId428">
        <w:r>
          <w:rPr>
            <w:rStyle w:val="Hyperlink"/>
          </w:rPr>
          <w:t>String</w:t>
        </w:r>
      </w:hyperlink>
      <w:r>
        <w:t xml:space="preserve">&gt;): *  </w:t>
      </w:r>
      <w:hyperlink r:id="rId429" w:anchor="lineNumber53">
        <w:r>
          <w:rPr>
            <w:rStyle w:val="Hyperlink"/>
          </w:rPr>
          <w:t>source</w:t>
        </w:r>
        <w:bookmarkEnd w:id="531"/>
      </w:hyperlink>
      <w:r>
        <w:t xml:space="preserve"> </w:t>
      </w:r>
    </w:p>
    <w:p w:rsidR="00F80760" w:rsidRDefault="00F80760">
      <w:proofErr w:type="gramStart"/>
      <w:r>
        <w:t>Sets the userIDs.</w:t>
      </w:r>
      <w:proofErr w:type="gramEnd"/>
    </w:p>
    <w:p w:rsidR="00F80760" w:rsidRDefault="00F80760" w:rsidP="00F80760">
      <w:pPr>
        <w:pStyle w:val="Heading3"/>
        <w:numPr>
          <w:ilvl w:val="3"/>
          <w:numId w:val="3"/>
        </w:numPr>
        <w:pBdr>
          <w:bottom w:val="none" w:sz="0" w:space="0" w:color="auto"/>
        </w:pBdr>
      </w:pPr>
      <w:bookmarkStart w:id="532" w:name="instance-get-userIDs"/>
      <w:bookmarkStart w:id="533" w:name="_Toc443159365"/>
      <w:bookmarkEnd w:id="532"/>
      <w:proofErr w:type="gramStart"/>
      <w:r>
        <w:t>public</w:t>
      </w:r>
      <w:proofErr w:type="gramEnd"/>
      <w:r>
        <w:t xml:space="preserve"> get userIDs: List&lt;</w:t>
      </w:r>
      <w:hyperlink r:id="rId430">
        <w:r>
          <w:rPr>
            <w:rStyle w:val="Hyperlink"/>
          </w:rPr>
          <w:t>String</w:t>
        </w:r>
      </w:hyperlink>
      <w:r>
        <w:t xml:space="preserve">&gt;: *  </w:t>
      </w:r>
      <w:hyperlink r:id="rId431" w:anchor="lineNumber45">
        <w:r>
          <w:rPr>
            <w:rStyle w:val="Hyperlink"/>
          </w:rPr>
          <w:t>source</w:t>
        </w:r>
        <w:bookmarkEnd w:id="533"/>
      </w:hyperlink>
      <w:r>
        <w:t xml:space="preserve"> </w:t>
      </w:r>
    </w:p>
    <w:p w:rsidR="00F80760" w:rsidRDefault="00F80760">
      <w:proofErr w:type="gramStart"/>
      <w:r>
        <w:t>Returns the user IDs.</w:t>
      </w:r>
      <w:proofErr w:type="gramEnd"/>
    </w:p>
    <w:p w:rsidR="00F80760" w:rsidRDefault="00F80760" w:rsidP="00F80760">
      <w:pPr>
        <w:pStyle w:val="Heading4"/>
        <w:numPr>
          <w:ilvl w:val="4"/>
          <w:numId w:val="3"/>
        </w:numPr>
      </w:pPr>
      <w:bookmarkStart w:id="534" w:name="return-28"/>
      <w:bookmarkEnd w:id="534"/>
      <w:r>
        <w:t>Return:</w:t>
      </w:r>
    </w:p>
    <w:tbl>
      <w:tblPr>
        <w:tblW w:w="5000" w:type="pct"/>
        <w:tblLook w:val="04A0"/>
      </w:tblPr>
      <w:tblGrid>
        <w:gridCol w:w="2760"/>
        <w:gridCol w:w="6527"/>
      </w:tblGrid>
      <w:tr w:rsidR="00F80760">
        <w:tc>
          <w:tcPr>
            <w:tcW w:w="0" w:type="auto"/>
          </w:tcPr>
          <w:p w:rsidR="00F80760" w:rsidRDefault="00F80760">
            <w:pPr>
              <w:jc w:val="left"/>
            </w:pPr>
            <w:r>
              <w:t>List&lt;</w:t>
            </w:r>
            <w:hyperlink r:id="rId432">
              <w:r>
                <w:rPr>
                  <w:rStyle w:val="Hyperlink"/>
                </w:rPr>
                <w:t>String</w:t>
              </w:r>
            </w:hyperlink>
            <w:r>
              <w:t>&gt;</w:t>
            </w:r>
          </w:p>
        </w:tc>
        <w:tc>
          <w:tcPr>
            <w:tcW w:w="0" w:type="auto"/>
          </w:tcPr>
          <w:p w:rsidR="00F80760" w:rsidRDefault="00F80760">
            <w:pPr>
              <w:jc w:val="left"/>
            </w:pPr>
            <w:proofErr w:type="gramStart"/>
            <w:r>
              <w:t>userIDs</w:t>
            </w:r>
            <w:proofErr w:type="gramEnd"/>
            <w:r>
              <w:t xml:space="preserve"> UserIDs of the contact.</w:t>
            </w:r>
          </w:p>
        </w:tc>
      </w:tr>
    </w:tbl>
    <w:p w:rsidR="00F80760" w:rsidRDefault="00F80760">
      <w:r>
        <w:t xml:space="preserve">Generated by </w:t>
      </w:r>
      <w:hyperlink r:id="rId43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35" w:name="hypertydiscovery"/>
      <w:bookmarkStart w:id="536" w:name="_Toc443159366"/>
      <w:bookmarkEnd w:id="535"/>
      <w:r>
        <w:t>HypertyDiscovery</w:t>
      </w:r>
      <w:bookmarkEnd w:id="536"/>
    </w:p>
    <w:p w:rsidR="00F80760" w:rsidRDefault="00F80760">
      <w:r>
        <w:t>Core HypertyDiscovery interface Class to allow applications to search for hyperties using the message bus</w:t>
      </w:r>
    </w:p>
    <w:p w:rsidR="00F80760" w:rsidRDefault="00F80760" w:rsidP="00F80760">
      <w:pPr>
        <w:pStyle w:val="Heading2"/>
        <w:numPr>
          <w:ilvl w:val="2"/>
          <w:numId w:val="3"/>
        </w:numPr>
        <w:pBdr>
          <w:bottom w:val="none" w:sz="0" w:space="0" w:color="auto"/>
        </w:pBdr>
      </w:pPr>
      <w:bookmarkStart w:id="537" w:name="constructor-summary-6"/>
      <w:bookmarkStart w:id="538" w:name="_Toc443159367"/>
      <w:bookmarkEnd w:id="537"/>
      <w:r>
        <w:t>Constructor Summary</w:t>
      </w:r>
      <w:bookmarkEnd w:id="538"/>
    </w:p>
    <w:p w:rsidR="00F80760" w:rsidRDefault="00F80760">
      <w:r>
        <w:t xml:space="preserve">Public Constructor public </w:t>
      </w:r>
    </w:p>
    <w:p w:rsidR="00F80760" w:rsidRDefault="006020F6">
      <w:pPr>
        <w:pStyle w:val="BodyText"/>
      </w:pPr>
      <w:hyperlink r:id="rId434" w:anchor="instance-constructor-constructor">
        <w:r w:rsidR="00F80760">
          <w:rPr>
            <w:rStyle w:val="Hyperlink"/>
          </w:rPr>
          <w:t>constructor</w:t>
        </w:r>
      </w:hyperlink>
      <w:r w:rsidR="00F80760">
        <w:t>(</w:t>
      </w:r>
      <w:proofErr w:type="gramStart"/>
      <w:r w:rsidR="00F80760">
        <w:t>msgbus</w:t>
      </w:r>
      <w:proofErr w:type="gramEnd"/>
      <w:r w:rsidR="00F80760">
        <w:t xml:space="preserve">: </w:t>
      </w:r>
      <w:hyperlink r:id="rId435">
        <w:r w:rsidR="00F80760">
          <w:rPr>
            <w:rStyle w:val="Hyperlink"/>
          </w:rPr>
          <w:t>MessageBus</w:t>
        </w:r>
      </w:hyperlink>
      <w:r w:rsidR="00F80760">
        <w:t>, runtimeURL: RuntimeURL)</w:t>
      </w:r>
    </w:p>
    <w:p w:rsidR="00F80760" w:rsidRDefault="00F80760">
      <w:pPr>
        <w:pStyle w:val="BodyText"/>
      </w:pPr>
      <w:r>
        <w:t xml:space="preserve">To initialise the HypertyDiscover, </w:t>
      </w:r>
      <w:proofErr w:type="gramStart"/>
      <w:r>
        <w:t>which will provide the support for hyperties to query users registered in outside the internal core.</w:t>
      </w:r>
      <w:proofErr w:type="gramEnd"/>
    </w:p>
    <w:p w:rsidR="00F80760" w:rsidRDefault="00F80760" w:rsidP="00F80760">
      <w:pPr>
        <w:pStyle w:val="Heading2"/>
        <w:numPr>
          <w:ilvl w:val="2"/>
          <w:numId w:val="3"/>
        </w:numPr>
        <w:pBdr>
          <w:bottom w:val="none" w:sz="0" w:space="0" w:color="auto"/>
        </w:pBdr>
      </w:pPr>
      <w:bookmarkStart w:id="539" w:name="method-summary-6"/>
      <w:bookmarkStart w:id="540" w:name="_Toc443159368"/>
      <w:bookmarkEnd w:id="539"/>
      <w:r>
        <w:t>Method Summary</w:t>
      </w:r>
      <w:bookmarkEnd w:id="540"/>
    </w:p>
    <w:p w:rsidR="00F80760" w:rsidRDefault="00F80760">
      <w:r>
        <w:t xml:space="preserve">Public Methods public </w:t>
      </w:r>
    </w:p>
    <w:p w:rsidR="00F80760" w:rsidRDefault="006020F6">
      <w:pPr>
        <w:pStyle w:val="BodyText"/>
      </w:pPr>
      <w:hyperlink r:id="rId436" w:anchor="instance-method-discoverHypertyPerUser">
        <w:r w:rsidR="00F80760">
          <w:rPr>
            <w:rStyle w:val="Hyperlink"/>
          </w:rPr>
          <w:t>discoverHypertyPerUser</w:t>
        </w:r>
      </w:hyperlink>
      <w:r w:rsidR="00F80760">
        <w:t>(</w:t>
      </w:r>
      <w:proofErr w:type="gramStart"/>
      <w:r w:rsidR="00F80760">
        <w:t>email</w:t>
      </w:r>
      <w:proofErr w:type="gramEnd"/>
      <w:r w:rsidR="00F80760">
        <w:t xml:space="preserve">: email): </w:t>
      </w:r>
      <w:hyperlink r:id="rId437">
        <w:r w:rsidR="00F80760">
          <w:rPr>
            <w:rStyle w:val="Hyperlink"/>
          </w:rPr>
          <w:t>Promise</w:t>
        </w:r>
      </w:hyperlink>
    </w:p>
    <w:p w:rsidR="00F80760" w:rsidRDefault="00F80760">
      <w:pPr>
        <w:pStyle w:val="BodyText"/>
      </w:pPr>
      <w:proofErr w:type="gramStart"/>
      <w:r>
        <w:t>function</w:t>
      </w:r>
      <w:proofErr w:type="gramEnd"/>
      <w:r>
        <w:t xml:space="preserve"> to request about users registered in domain registry, and return the hyperty instance if found.</w:t>
      </w:r>
    </w:p>
    <w:p w:rsidR="00F80760" w:rsidRDefault="00F80760" w:rsidP="00F80760">
      <w:pPr>
        <w:pStyle w:val="Heading2"/>
        <w:numPr>
          <w:ilvl w:val="2"/>
          <w:numId w:val="3"/>
        </w:numPr>
        <w:pBdr>
          <w:bottom w:val="none" w:sz="0" w:space="0" w:color="auto"/>
        </w:pBdr>
      </w:pPr>
      <w:bookmarkStart w:id="541" w:name="_Toc443159369"/>
      <w:r>
        <w:t>Public Constructors</w:t>
      </w:r>
      <w:bookmarkEnd w:id="541"/>
    </w:p>
    <w:p w:rsidR="00F80760" w:rsidRDefault="00F80760" w:rsidP="00F80760">
      <w:pPr>
        <w:pStyle w:val="Heading3"/>
        <w:numPr>
          <w:ilvl w:val="3"/>
          <w:numId w:val="3"/>
        </w:numPr>
        <w:pBdr>
          <w:bottom w:val="none" w:sz="0" w:space="0" w:color="auto"/>
        </w:pBdr>
      </w:pPr>
      <w:bookmarkStart w:id="542" w:name="_Toc443159370"/>
      <w:proofErr w:type="gramStart"/>
      <w:r>
        <w:t>public</w:t>
      </w:r>
      <w:proofErr w:type="gramEnd"/>
      <w:r>
        <w:t xml:space="preserve"> constructor(msgbus: </w:t>
      </w:r>
      <w:hyperlink r:id="rId438">
        <w:r>
          <w:rPr>
            <w:rStyle w:val="Hyperlink"/>
          </w:rPr>
          <w:t>MessageBus</w:t>
        </w:r>
      </w:hyperlink>
      <w:r>
        <w:t xml:space="preserve">, runtimeURL: RuntimeURL)  </w:t>
      </w:r>
      <w:hyperlink r:id="rId439" w:anchor="lineNumber15">
        <w:r>
          <w:rPr>
            <w:rStyle w:val="Hyperlink"/>
          </w:rPr>
          <w:t>source</w:t>
        </w:r>
        <w:bookmarkEnd w:id="542"/>
      </w:hyperlink>
      <w:r>
        <w:t xml:space="preserve"> </w:t>
      </w:r>
    </w:p>
    <w:p w:rsidR="00F80760" w:rsidRDefault="00F80760">
      <w:r>
        <w:t xml:space="preserve">To initialise the HypertyDiscover, </w:t>
      </w:r>
      <w:proofErr w:type="gramStart"/>
      <w:r>
        <w:t>which will provide the support for hyperties to query users registered in outside the internal core.</w:t>
      </w:r>
      <w:proofErr w:type="gramEnd"/>
    </w:p>
    <w:p w:rsidR="00F80760" w:rsidRDefault="00F80760" w:rsidP="00F80760">
      <w:pPr>
        <w:pStyle w:val="Heading4"/>
        <w:numPr>
          <w:ilvl w:val="4"/>
          <w:numId w:val="3"/>
        </w:numPr>
      </w:pPr>
      <w:r>
        <w:t>Params:</w:t>
      </w:r>
    </w:p>
    <w:p w:rsidR="00F80760" w:rsidRDefault="00F80760">
      <w:r>
        <w:t xml:space="preserve">Name Type Attribute Description msgbus </w:t>
      </w:r>
      <w:hyperlink r:id="rId440">
        <w:r>
          <w:rPr>
            <w:rStyle w:val="Hyperlink"/>
          </w:rPr>
          <w:t>MessageBus</w:t>
        </w:r>
      </w:hyperlink>
      <w:r>
        <w:t xml:space="preserve"> msgbus</w:t>
      </w:r>
    </w:p>
    <w:p w:rsidR="00F80760" w:rsidRDefault="00F80760">
      <w:pPr>
        <w:pStyle w:val="BodyText"/>
      </w:pPr>
      <w:proofErr w:type="gramStart"/>
      <w:r>
        <w:t>runtimeURL</w:t>
      </w:r>
      <w:proofErr w:type="gramEnd"/>
      <w:r>
        <w:t xml:space="preserve"> RuntimeURL runtimeURL</w:t>
      </w:r>
    </w:p>
    <w:p w:rsidR="00F80760" w:rsidRDefault="00F80760" w:rsidP="00F80760">
      <w:pPr>
        <w:pStyle w:val="Heading2"/>
        <w:numPr>
          <w:ilvl w:val="2"/>
          <w:numId w:val="3"/>
        </w:numPr>
        <w:pBdr>
          <w:bottom w:val="none" w:sz="0" w:space="0" w:color="auto"/>
        </w:pBdr>
      </w:pPr>
      <w:bookmarkStart w:id="543" w:name="_Toc443159371"/>
      <w:r>
        <w:t>Public Methods</w:t>
      </w:r>
      <w:bookmarkEnd w:id="543"/>
    </w:p>
    <w:p w:rsidR="00F80760" w:rsidRDefault="00F80760" w:rsidP="00F80760">
      <w:pPr>
        <w:pStyle w:val="Heading3"/>
        <w:numPr>
          <w:ilvl w:val="3"/>
          <w:numId w:val="3"/>
        </w:numPr>
        <w:pBdr>
          <w:bottom w:val="none" w:sz="0" w:space="0" w:color="auto"/>
        </w:pBdr>
      </w:pPr>
      <w:bookmarkStart w:id="544" w:name="instance-method-discoverHypertyPerUser"/>
      <w:bookmarkStart w:id="545" w:name="_Toc443159372"/>
      <w:bookmarkEnd w:id="544"/>
      <w:proofErr w:type="gramStart"/>
      <w:r>
        <w:t>public</w:t>
      </w:r>
      <w:proofErr w:type="gramEnd"/>
      <w:r>
        <w:t xml:space="preserve"> discoverHypertyPerUser(email: email): </w:t>
      </w:r>
      <w:hyperlink r:id="rId441">
        <w:r>
          <w:rPr>
            <w:rStyle w:val="Hyperlink"/>
          </w:rPr>
          <w:t>Promise</w:t>
        </w:r>
      </w:hyperlink>
      <w:r>
        <w:t xml:space="preserve">  </w:t>
      </w:r>
      <w:hyperlink r:id="rId442" w:anchor="lineNumber29">
        <w:r>
          <w:rPr>
            <w:rStyle w:val="Hyperlink"/>
          </w:rPr>
          <w:t>source</w:t>
        </w:r>
        <w:bookmarkEnd w:id="545"/>
      </w:hyperlink>
      <w:r>
        <w:t xml:space="preserve"> </w:t>
      </w:r>
    </w:p>
    <w:p w:rsidR="00F80760" w:rsidRDefault="00F80760">
      <w:proofErr w:type="gramStart"/>
      <w:r>
        <w:t>function</w:t>
      </w:r>
      <w:proofErr w:type="gramEnd"/>
      <w:r>
        <w:t xml:space="preserve"> to request about users registered in domain registry, and return the hyperty instance if found.</w:t>
      </w:r>
    </w:p>
    <w:p w:rsidR="00F80760" w:rsidRDefault="00F80760" w:rsidP="00F80760">
      <w:pPr>
        <w:pStyle w:val="Heading4"/>
        <w:numPr>
          <w:ilvl w:val="4"/>
          <w:numId w:val="3"/>
        </w:numPr>
      </w:pPr>
      <w:r>
        <w:lastRenderedPageBreak/>
        <w:t>Params:</w:t>
      </w:r>
    </w:p>
    <w:p w:rsidR="00F80760" w:rsidRDefault="00F80760">
      <w:r>
        <w:t>Name Type Attribute Description email email</w:t>
      </w:r>
    </w:p>
    <w:p w:rsidR="00F80760" w:rsidRDefault="00F80760" w:rsidP="00F80760">
      <w:pPr>
        <w:pStyle w:val="Heading4"/>
        <w:numPr>
          <w:ilvl w:val="4"/>
          <w:numId w:val="3"/>
        </w:numPr>
      </w:pPr>
      <w:bookmarkStart w:id="546" w:name="return-29"/>
      <w:bookmarkEnd w:id="546"/>
      <w:r>
        <w:t>Return:</w:t>
      </w:r>
    </w:p>
    <w:tbl>
      <w:tblPr>
        <w:tblW w:w="5000" w:type="pct"/>
        <w:tblLook w:val="04A0"/>
      </w:tblPr>
      <w:tblGrid>
        <w:gridCol w:w="7612"/>
        <w:gridCol w:w="1675"/>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w:t>
            </w:r>
          </w:p>
        </w:tc>
      </w:tr>
    </w:tbl>
    <w:p w:rsidR="00F80760" w:rsidRDefault="00F80760">
      <w:r>
        <w:t xml:space="preserve">Generated by </w:t>
      </w:r>
      <w:hyperlink r:id="rId44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47" w:name="hypertyinstance"/>
      <w:bookmarkStart w:id="548" w:name="_Toc443159373"/>
      <w:bookmarkEnd w:id="547"/>
      <w:r>
        <w:t>HypertyInstance</w:t>
      </w:r>
      <w:bookmarkEnd w:id="548"/>
    </w:p>
    <w:p w:rsidR="00F80760" w:rsidRDefault="00F80760" w:rsidP="00F80760">
      <w:pPr>
        <w:pStyle w:val="Heading4"/>
        <w:numPr>
          <w:ilvl w:val="4"/>
          <w:numId w:val="3"/>
        </w:numPr>
      </w:pPr>
      <w:bookmarkStart w:id="549" w:name="extends"/>
      <w:bookmarkEnd w:id="549"/>
      <w:r>
        <w:t>Extends:</w:t>
      </w:r>
    </w:p>
    <w:p w:rsidR="00F80760" w:rsidRDefault="006020F6">
      <w:hyperlink r:id="rId444">
        <w:r w:rsidR="00F80760">
          <w:rPr>
            <w:rStyle w:val="Hyperlink"/>
          </w:rPr>
          <w:t>RegistryDataModel</w:t>
        </w:r>
      </w:hyperlink>
      <w:r w:rsidR="00F80760">
        <w:t xml:space="preserve"> → HypertyInstance</w:t>
      </w:r>
    </w:p>
    <w:p w:rsidR="00F80760" w:rsidRDefault="00F80760">
      <w:pPr>
        <w:pStyle w:val="BodyText"/>
      </w:pPr>
      <w:r>
        <w:t>@author: Gil Dias (gil.dias@tecnico.ulisboa.pt) HypertyInstance Data Model used to model instances of Hyperties running in devices and servers.</w:t>
      </w:r>
    </w:p>
    <w:p w:rsidR="00F80760" w:rsidRDefault="00F80760" w:rsidP="00F80760">
      <w:pPr>
        <w:pStyle w:val="Heading2"/>
        <w:numPr>
          <w:ilvl w:val="2"/>
          <w:numId w:val="3"/>
        </w:numPr>
        <w:pBdr>
          <w:bottom w:val="none" w:sz="0" w:space="0" w:color="auto"/>
        </w:pBdr>
      </w:pPr>
      <w:bookmarkStart w:id="550" w:name="constructor-summary-7"/>
      <w:bookmarkStart w:id="551" w:name="_Toc443159374"/>
      <w:bookmarkEnd w:id="550"/>
      <w:r>
        <w:t>Constructor Summary</w:t>
      </w:r>
      <w:bookmarkEnd w:id="551"/>
    </w:p>
    <w:p w:rsidR="00F80760" w:rsidRDefault="00F80760">
      <w:r>
        <w:t xml:space="preserve">Public Constructor public </w:t>
      </w:r>
    </w:p>
    <w:p w:rsidR="00F80760" w:rsidRDefault="006020F6">
      <w:pPr>
        <w:pStyle w:val="BodyText"/>
      </w:pPr>
      <w:hyperlink r:id="rId445" w:anchor="instance-constructor-constructor">
        <w:r w:rsidR="00F80760">
          <w:rPr>
            <w:rStyle w:val="Hyperlink"/>
          </w:rPr>
          <w:t>constructor</w:t>
        </w:r>
      </w:hyperlink>
      <w:r w:rsidR="00F80760">
        <w:t>(</w:t>
      </w:r>
      <w:proofErr w:type="gramStart"/>
      <w:r w:rsidR="00F80760">
        <w:t>id</w:t>
      </w:r>
      <w:proofErr w:type="gramEnd"/>
      <w:r w:rsidR="00F80760">
        <w:t>: *, url: *, descriptor: *, hypertyURL: *, user: *, guid: *, runtime: *, context: *)</w:t>
      </w:r>
    </w:p>
    <w:p w:rsidR="00F80760" w:rsidRDefault="00F80760" w:rsidP="00F80760">
      <w:pPr>
        <w:pStyle w:val="Heading2"/>
        <w:numPr>
          <w:ilvl w:val="2"/>
          <w:numId w:val="3"/>
        </w:numPr>
        <w:pBdr>
          <w:bottom w:val="none" w:sz="0" w:space="0" w:color="auto"/>
        </w:pBdr>
      </w:pPr>
      <w:bookmarkStart w:id="552" w:name="member-summary-5"/>
      <w:bookmarkStart w:id="553" w:name="_Toc443159375"/>
      <w:bookmarkEnd w:id="552"/>
      <w:r>
        <w:t>Member Summary</w:t>
      </w:r>
      <w:bookmarkEnd w:id="553"/>
    </w:p>
    <w:p w:rsidR="00F80760" w:rsidRDefault="00F80760">
      <w:r>
        <w:t xml:space="preserve">Public Members public get </w:t>
      </w:r>
    </w:p>
    <w:p w:rsidR="00F80760" w:rsidRDefault="006020F6">
      <w:pPr>
        <w:pStyle w:val="BodyText"/>
      </w:pPr>
      <w:hyperlink r:id="rId446" w:anchor="instance-get-hypertyURL">
        <w:r w:rsidR="00F80760">
          <w:rPr>
            <w:rStyle w:val="Hyperlink"/>
          </w:rPr>
          <w:t>hypertyURL</w:t>
        </w:r>
      </w:hyperlink>
      <w:r w:rsidR="00F80760">
        <w:t>: *</w:t>
      </w:r>
    </w:p>
    <w:p w:rsidR="00F80760" w:rsidRDefault="00F80760">
      <w:proofErr w:type="gramStart"/>
      <w:r>
        <w:t>public</w:t>
      </w:r>
      <w:proofErr w:type="gramEnd"/>
      <w:r>
        <w:t xml:space="preserve"> set </w:t>
      </w:r>
    </w:p>
    <w:p w:rsidR="00F80760" w:rsidRDefault="006020F6">
      <w:pPr>
        <w:pStyle w:val="BodyText"/>
      </w:pPr>
      <w:hyperlink r:id="rId447" w:anchor="instance-set-user">
        <w:r w:rsidR="00F80760">
          <w:rPr>
            <w:rStyle w:val="Hyperlink"/>
          </w:rPr>
          <w:t>user</w:t>
        </w:r>
      </w:hyperlink>
      <w:r w:rsidR="00F80760">
        <w:t>: *</w:t>
      </w:r>
    </w:p>
    <w:p w:rsidR="00F80760" w:rsidRDefault="00F80760">
      <w:proofErr w:type="gramStart"/>
      <w:r>
        <w:t>public</w:t>
      </w:r>
      <w:proofErr w:type="gramEnd"/>
      <w:r>
        <w:t xml:space="preserve"> get </w:t>
      </w:r>
    </w:p>
    <w:p w:rsidR="00F80760" w:rsidRDefault="006020F6">
      <w:pPr>
        <w:pStyle w:val="BodyText"/>
      </w:pPr>
      <w:hyperlink r:id="rId448" w:anchor="instance-get-user">
        <w:r w:rsidR="00F80760">
          <w:rPr>
            <w:rStyle w:val="Hyperlink"/>
          </w:rPr>
          <w:t>user</w:t>
        </w:r>
      </w:hyperlink>
      <w:r w:rsidR="00F80760">
        <w:t>: *</w:t>
      </w:r>
    </w:p>
    <w:p w:rsidR="00F80760" w:rsidRDefault="00F80760" w:rsidP="00F80760">
      <w:pPr>
        <w:pStyle w:val="Heading2"/>
        <w:numPr>
          <w:ilvl w:val="2"/>
          <w:numId w:val="3"/>
        </w:numPr>
        <w:pBdr>
          <w:bottom w:val="none" w:sz="0" w:space="0" w:color="auto"/>
        </w:pBdr>
      </w:pPr>
      <w:bookmarkStart w:id="554" w:name="inherited-summary"/>
      <w:bookmarkStart w:id="555" w:name="_Toc443159376"/>
      <w:bookmarkEnd w:id="554"/>
      <w:r>
        <w:t>Inherited Summary</w:t>
      </w:r>
      <w:bookmarkEnd w:id="555"/>
    </w:p>
    <w:p w:rsidR="00F80760" w:rsidRDefault="00F80760">
      <w:r>
        <w:t xml:space="preserve"> From class </w:t>
      </w:r>
      <w:hyperlink r:id="rId449">
        <w:r>
          <w:rPr>
            <w:rStyle w:val="Hyperlink"/>
          </w:rPr>
          <w:t>RegistryDataModel</w:t>
        </w:r>
      </w:hyperlink>
      <w:r>
        <w:t xml:space="preserve"> public get </w:t>
      </w:r>
    </w:p>
    <w:p w:rsidR="00F80760" w:rsidRDefault="006020F6">
      <w:pPr>
        <w:pStyle w:val="BodyText"/>
      </w:pPr>
      <w:hyperlink r:id="rId450" w:anchor="instance-get-descriptor">
        <w:r w:rsidR="00F80760">
          <w:rPr>
            <w:rStyle w:val="Hyperlink"/>
          </w:rPr>
          <w:t>descriptor</w:t>
        </w:r>
      </w:hyperlink>
      <w:r w:rsidR="00F80760">
        <w:t>: *</w:t>
      </w:r>
    </w:p>
    <w:p w:rsidR="00F80760" w:rsidRDefault="00F80760">
      <w:proofErr w:type="gramStart"/>
      <w:r>
        <w:t>public</w:t>
      </w:r>
      <w:proofErr w:type="gramEnd"/>
      <w:r>
        <w:t xml:space="preserve"> get </w:t>
      </w:r>
    </w:p>
    <w:p w:rsidR="00F80760" w:rsidRDefault="006020F6">
      <w:pPr>
        <w:pStyle w:val="BodyText"/>
      </w:pPr>
      <w:hyperlink r:id="rId451" w:anchor="instance-get-id">
        <w:r w:rsidR="00F80760">
          <w:rPr>
            <w:rStyle w:val="Hyperlink"/>
          </w:rPr>
          <w:t>id</w:t>
        </w:r>
      </w:hyperlink>
      <w:r w:rsidR="00F80760">
        <w:t>: *</w:t>
      </w:r>
    </w:p>
    <w:p w:rsidR="00F80760" w:rsidRDefault="00F80760">
      <w:proofErr w:type="gramStart"/>
      <w:r>
        <w:t>public</w:t>
      </w:r>
      <w:proofErr w:type="gramEnd"/>
      <w:r>
        <w:t xml:space="preserve"> get </w:t>
      </w:r>
    </w:p>
    <w:p w:rsidR="00F80760" w:rsidRDefault="006020F6">
      <w:pPr>
        <w:pStyle w:val="BodyText"/>
      </w:pPr>
      <w:hyperlink r:id="rId452"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556" w:name="_Toc443159377"/>
      <w:r>
        <w:t>Public Constructors</w:t>
      </w:r>
      <w:bookmarkEnd w:id="556"/>
    </w:p>
    <w:p w:rsidR="00F80760" w:rsidRDefault="00F80760" w:rsidP="00F80760">
      <w:pPr>
        <w:pStyle w:val="Heading3"/>
        <w:numPr>
          <w:ilvl w:val="3"/>
          <w:numId w:val="3"/>
        </w:numPr>
        <w:pBdr>
          <w:bottom w:val="none" w:sz="0" w:space="0" w:color="auto"/>
        </w:pBdr>
      </w:pPr>
      <w:bookmarkStart w:id="557" w:name="_Toc443159378"/>
      <w:proofErr w:type="gramStart"/>
      <w:r>
        <w:t>public</w:t>
      </w:r>
      <w:proofErr w:type="gramEnd"/>
      <w:r>
        <w:t xml:space="preserve"> constructor(id: *, url: *, descriptor: *, hypertyURL: *, user: *, guid: *, runtime: *, context: *)  </w:t>
      </w:r>
      <w:hyperlink r:id="rId453" w:anchor="lineNumber9">
        <w:r>
          <w:rPr>
            <w:rStyle w:val="Hyperlink"/>
          </w:rPr>
          <w:t>source</w:t>
        </w:r>
        <w:bookmarkEnd w:id="557"/>
      </w:hyperlink>
      <w:r>
        <w:t xml:space="preserve"> </w:t>
      </w:r>
    </w:p>
    <w:p w:rsidR="00F80760" w:rsidRDefault="00F80760" w:rsidP="00F80760">
      <w:pPr>
        <w:pStyle w:val="Heading4"/>
        <w:numPr>
          <w:ilvl w:val="4"/>
          <w:numId w:val="3"/>
        </w:numPr>
      </w:pPr>
      <w:bookmarkStart w:id="558" w:name="override"/>
      <w:bookmarkEnd w:id="558"/>
      <w:r>
        <w:t>Override:</w:t>
      </w:r>
    </w:p>
    <w:p w:rsidR="00F80760" w:rsidRDefault="006020F6">
      <w:hyperlink r:id="rId454" w:anchor="instance-constructor-constructor">
        <w:r w:rsidR="00F80760">
          <w:rPr>
            <w:rStyle w:val="Hyperlink"/>
          </w:rPr>
          <w:t>RegistryDataModel#constructor</w:t>
        </w:r>
      </w:hyperlink>
    </w:p>
    <w:p w:rsidR="00F80760" w:rsidRDefault="00F80760" w:rsidP="00F80760">
      <w:pPr>
        <w:pStyle w:val="Heading4"/>
        <w:numPr>
          <w:ilvl w:val="4"/>
          <w:numId w:val="3"/>
        </w:numPr>
      </w:pPr>
      <w:r>
        <w:lastRenderedPageBreak/>
        <w:t>Params:</w:t>
      </w:r>
    </w:p>
    <w:p w:rsidR="00F80760" w:rsidRDefault="00F80760">
      <w:r>
        <w:t xml:space="preserve">Name Type Attribute Description id * </w:t>
      </w:r>
      <w:proofErr w:type="gramStart"/>
      <w:r>
        <w:t>url</w:t>
      </w:r>
      <w:proofErr w:type="gramEnd"/>
      <w:r>
        <w:t xml:space="preserve"> * descriptor * hypertyURL * user * guid * runtime * context *</w:t>
      </w:r>
    </w:p>
    <w:p w:rsidR="00F80760" w:rsidRDefault="00F80760" w:rsidP="00F80760">
      <w:pPr>
        <w:pStyle w:val="Heading2"/>
        <w:numPr>
          <w:ilvl w:val="2"/>
          <w:numId w:val="3"/>
        </w:numPr>
        <w:pBdr>
          <w:bottom w:val="none" w:sz="0" w:space="0" w:color="auto"/>
        </w:pBdr>
      </w:pPr>
      <w:bookmarkStart w:id="559" w:name="_Toc443159379"/>
      <w:r>
        <w:t>Public Members</w:t>
      </w:r>
      <w:bookmarkEnd w:id="559"/>
    </w:p>
    <w:p w:rsidR="00F80760" w:rsidRDefault="00F80760" w:rsidP="00F80760">
      <w:pPr>
        <w:pStyle w:val="Heading3"/>
        <w:numPr>
          <w:ilvl w:val="3"/>
          <w:numId w:val="3"/>
        </w:numPr>
        <w:pBdr>
          <w:bottom w:val="none" w:sz="0" w:space="0" w:color="auto"/>
        </w:pBdr>
      </w:pPr>
      <w:bookmarkStart w:id="560" w:name="instance-get-hypertyURL"/>
      <w:bookmarkStart w:id="561" w:name="_Toc443159380"/>
      <w:bookmarkEnd w:id="560"/>
      <w:proofErr w:type="gramStart"/>
      <w:r>
        <w:t>public</w:t>
      </w:r>
      <w:proofErr w:type="gramEnd"/>
      <w:r>
        <w:t xml:space="preserve"> get hypertyURL: *  </w:t>
      </w:r>
      <w:hyperlink r:id="rId455" w:anchor="lineNumber29">
        <w:r>
          <w:rPr>
            <w:rStyle w:val="Hyperlink"/>
          </w:rPr>
          <w:t>source</w:t>
        </w:r>
        <w:bookmarkEnd w:id="561"/>
      </w:hyperlink>
      <w:r>
        <w:t xml:space="preserve"> </w:t>
      </w:r>
    </w:p>
    <w:p w:rsidR="00F80760" w:rsidRDefault="00F80760" w:rsidP="00F80760">
      <w:pPr>
        <w:pStyle w:val="Heading3"/>
        <w:numPr>
          <w:ilvl w:val="3"/>
          <w:numId w:val="3"/>
        </w:numPr>
        <w:pBdr>
          <w:bottom w:val="none" w:sz="0" w:space="0" w:color="auto"/>
        </w:pBdr>
      </w:pPr>
      <w:bookmarkStart w:id="562" w:name="instance-set-user"/>
      <w:bookmarkStart w:id="563" w:name="_Toc443159381"/>
      <w:bookmarkEnd w:id="562"/>
      <w:proofErr w:type="gramStart"/>
      <w:r>
        <w:t>public</w:t>
      </w:r>
      <w:proofErr w:type="gramEnd"/>
      <w:r>
        <w:t xml:space="preserve"> set user: *  </w:t>
      </w:r>
      <w:hyperlink r:id="rId456" w:anchor="lineNumber19">
        <w:r>
          <w:rPr>
            <w:rStyle w:val="Hyperlink"/>
          </w:rPr>
          <w:t>source</w:t>
        </w:r>
        <w:bookmarkEnd w:id="563"/>
      </w:hyperlink>
      <w:r>
        <w:t xml:space="preserve"> </w:t>
      </w:r>
    </w:p>
    <w:p w:rsidR="00F80760" w:rsidRDefault="00F80760" w:rsidP="00F80760">
      <w:pPr>
        <w:pStyle w:val="Heading3"/>
        <w:numPr>
          <w:ilvl w:val="3"/>
          <w:numId w:val="3"/>
        </w:numPr>
        <w:pBdr>
          <w:bottom w:val="none" w:sz="0" w:space="0" w:color="auto"/>
        </w:pBdr>
      </w:pPr>
      <w:bookmarkStart w:id="564" w:name="instance-get-user"/>
      <w:bookmarkStart w:id="565" w:name="_Toc443159382"/>
      <w:bookmarkEnd w:id="564"/>
      <w:proofErr w:type="gramStart"/>
      <w:r>
        <w:t>public</w:t>
      </w:r>
      <w:proofErr w:type="gramEnd"/>
      <w:r>
        <w:t xml:space="preserve"> get user: *  </w:t>
      </w:r>
      <w:hyperlink r:id="rId457" w:anchor="lineNumber24">
        <w:r>
          <w:rPr>
            <w:rStyle w:val="Hyperlink"/>
          </w:rPr>
          <w:t>source</w:t>
        </w:r>
        <w:bookmarkEnd w:id="565"/>
      </w:hyperlink>
      <w:r>
        <w:t xml:space="preserve"> </w:t>
      </w:r>
    </w:p>
    <w:p w:rsidR="00F80760" w:rsidRDefault="00F80760">
      <w:r>
        <w:t xml:space="preserve">Generated by </w:t>
      </w:r>
      <w:hyperlink r:id="rId45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66" w:name="identitymodule"/>
      <w:bookmarkStart w:id="567" w:name="_Toc443159383"/>
      <w:bookmarkEnd w:id="566"/>
      <w:r>
        <w:t>IdentityModule</w:t>
      </w:r>
      <w:bookmarkEnd w:id="567"/>
    </w:p>
    <w:p w:rsidR="00F80760" w:rsidRDefault="00F80760">
      <w:r>
        <w:t xml:space="preserve">The Identity Module (Id Module)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method for authentication. This module will thus able to support multiple Identity acquisition methods, such as OpenID connect 1.0, Kerberos System, or authentication through smart cards. For example, a user with a Google account can use the Google as an Identity Provider to provide Identity Tokens, which can be used by the Identity Module to associate it with a Hyperty instance. The Identity Module uses a node package, the HelloJS, which is a client-side JavaScript API for authentication that facilitates the requests for the OpenID connect protocol. This method allows for some abstraction when making requests for different Identity Providers, such as OpenID connect used by Google, Facebook, Microsoft, for example. When a request for a user identity is made using the method </w:t>
      </w:r>
      <w:proofErr w:type="gramStart"/>
      <w:r>
        <w:t>loginWithRP(</w:t>
      </w:r>
      <w:proofErr w:type="gramEnd"/>
      <w:r>
        <w:t xml:space="preserve">identifier, scope), this method will analyse the Identity Provider chosen to obtain an identity and will use the HelloJS node package with the selected Identity Provider and identity scope. After the HelloJS request for an Access Token to the Identity Providers, the user will be prompted to authenticate towards the Identity Provider. Upon receiving the Access Token, this token is validated with a RESTful web service request to an endpoint on the Identity Provider Authorization Server, and after the validation is done, an ID token is obtained with the information according to the scope required. This ID token is then preserved in this module that can obtained through the </w:t>
      </w:r>
      <w:proofErr w:type="gramStart"/>
      <w:r>
        <w:t>getIdentities(</w:t>
      </w:r>
      <w:proofErr w:type="gramEnd"/>
      <w:r>
        <w:t>) and is passed as return value of the loginWithRP function. The methods generateAssertion and validateAssertion have not yet been developed.</w:t>
      </w:r>
    </w:p>
    <w:p w:rsidR="00F80760" w:rsidRDefault="00F80760" w:rsidP="00F80760">
      <w:pPr>
        <w:pStyle w:val="Heading2"/>
        <w:numPr>
          <w:ilvl w:val="2"/>
          <w:numId w:val="3"/>
        </w:numPr>
        <w:pBdr>
          <w:bottom w:val="none" w:sz="0" w:space="0" w:color="auto"/>
        </w:pBdr>
      </w:pPr>
      <w:bookmarkStart w:id="568" w:name="constructor-summary-8"/>
      <w:bookmarkStart w:id="569" w:name="_Toc443159384"/>
      <w:bookmarkEnd w:id="568"/>
      <w:r>
        <w:t>Constructor Summary</w:t>
      </w:r>
      <w:bookmarkEnd w:id="569"/>
    </w:p>
    <w:p w:rsidR="00F80760" w:rsidRDefault="00F80760">
      <w:r>
        <w:t xml:space="preserve">Public Constructor public </w:t>
      </w:r>
    </w:p>
    <w:p w:rsidR="00F80760" w:rsidRDefault="006020F6">
      <w:pPr>
        <w:pStyle w:val="BodyText"/>
      </w:pPr>
      <w:hyperlink r:id="rId459" w:anchor="instance-constructor-constructor">
        <w:r w:rsidR="00F80760">
          <w:rPr>
            <w:rStyle w:val="Hyperlink"/>
          </w:rPr>
          <w:t>constructor</w:t>
        </w:r>
      </w:hyperlink>
    </w:p>
    <w:p w:rsidR="00F80760" w:rsidRDefault="00F80760">
      <w:pPr>
        <w:pStyle w:val="BodyText"/>
      </w:pPr>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570" w:name="method-summary-7"/>
      <w:bookmarkStart w:id="571" w:name="_Toc443159385"/>
      <w:bookmarkEnd w:id="570"/>
      <w:r>
        <w:t>Method Summary</w:t>
      </w:r>
      <w:bookmarkEnd w:id="571"/>
    </w:p>
    <w:p w:rsidR="00F80760" w:rsidRDefault="00F80760">
      <w:r>
        <w:t xml:space="preserve">Public Methods public </w:t>
      </w:r>
    </w:p>
    <w:p w:rsidR="00F80760" w:rsidRDefault="006020F6">
      <w:pPr>
        <w:pStyle w:val="BodyText"/>
      </w:pPr>
      <w:hyperlink r:id="rId460" w:anchor="instance-method-generateAssertion">
        <w:r w:rsidR="00F80760">
          <w:rPr>
            <w:rStyle w:val="Hyperlink"/>
          </w:rPr>
          <w:t>generateAssertion</w:t>
        </w:r>
      </w:hyperlink>
      <w:r w:rsidR="00F80760">
        <w:t>(</w:t>
      </w:r>
      <w:proofErr w:type="gramStart"/>
      <w:r w:rsidR="00F80760">
        <w:t>contents</w:t>
      </w:r>
      <w:proofErr w:type="gramEnd"/>
      <w:r w:rsidR="00F80760">
        <w:t>: DOMString, origin: DOMString, usernameHint: DOMString): IdAssertion</w:t>
      </w:r>
    </w:p>
    <w:p w:rsidR="00F80760" w:rsidRDefault="00F80760">
      <w:pPr>
        <w:pStyle w:val="BodyText"/>
      </w:pPr>
      <w:r>
        <w:t>Generates an Identity Assertion</w:t>
      </w:r>
    </w:p>
    <w:p w:rsidR="00F80760" w:rsidRDefault="00F80760">
      <w:proofErr w:type="gramStart"/>
      <w:r>
        <w:t>public</w:t>
      </w:r>
      <w:proofErr w:type="gramEnd"/>
      <w:r>
        <w:t xml:space="preserve"> </w:t>
      </w:r>
    </w:p>
    <w:p w:rsidR="00F80760" w:rsidRDefault="006020F6">
      <w:pPr>
        <w:pStyle w:val="BodyText"/>
      </w:pPr>
      <w:hyperlink r:id="rId461" w:anchor="instance-method-getAssertionTrustLevel">
        <w:r w:rsidR="00F80760">
          <w:rPr>
            <w:rStyle w:val="Hyperlink"/>
          </w:rPr>
          <w:t>getAssertionTrustLevel</w:t>
        </w:r>
      </w:hyperlink>
      <w:r w:rsidR="00F80760">
        <w:t>(</w:t>
      </w:r>
      <w:proofErr w:type="gramStart"/>
      <w:r w:rsidR="00F80760">
        <w:t>assertion</w:t>
      </w:r>
      <w:proofErr w:type="gramEnd"/>
      <w:r w:rsidR="00F80760">
        <w:t>: DOMString)</w:t>
      </w:r>
    </w:p>
    <w:p w:rsidR="00F80760" w:rsidRDefault="00F80760">
      <w:pPr>
        <w:pStyle w:val="BodyText"/>
      </w:pPr>
      <w:r>
        <w:t>Trust level evaluation of a received IdAssertion</w:t>
      </w:r>
    </w:p>
    <w:p w:rsidR="00F80760" w:rsidRDefault="00F80760">
      <w:proofErr w:type="gramStart"/>
      <w:r>
        <w:t>public</w:t>
      </w:r>
      <w:proofErr w:type="gramEnd"/>
      <w:r>
        <w:t xml:space="preserve"> </w:t>
      </w:r>
    </w:p>
    <w:p w:rsidR="00F80760" w:rsidRDefault="006020F6">
      <w:pPr>
        <w:pStyle w:val="BodyText"/>
      </w:pPr>
      <w:hyperlink r:id="rId462" w:anchor="instance-method-getIdentities">
        <w:r w:rsidR="00F80760">
          <w:rPr>
            <w:rStyle w:val="Hyperlink"/>
          </w:rPr>
          <w:t>getIdentities</w:t>
        </w:r>
      </w:hyperlink>
      <w:proofErr w:type="gramStart"/>
      <w:r w:rsidR="00F80760">
        <w:t>():</w:t>
      </w:r>
      <w:proofErr w:type="gramEnd"/>
      <w:r w:rsidR="00F80760">
        <w:t xml:space="preserve"> </w:t>
      </w:r>
      <w:hyperlink r:id="rId463">
        <w:r w:rsidR="00F80760">
          <w:rPr>
            <w:rStyle w:val="Hyperlink"/>
          </w:rPr>
          <w:t>Array</w:t>
        </w:r>
      </w:hyperlink>
      <w:r w:rsidR="00F80760">
        <w:t>&lt;Identities&gt;</w:t>
      </w:r>
    </w:p>
    <w:p w:rsidR="00F80760" w:rsidRDefault="00F80760">
      <w:pPr>
        <w:pStyle w:val="BodyText"/>
      </w:pPr>
      <w:r>
        <w:t>Function to return all the identities registered within a session by a user.</w:t>
      </w:r>
    </w:p>
    <w:p w:rsidR="00F80760" w:rsidRPr="00F80760" w:rsidRDefault="00F80760">
      <w:pPr>
        <w:rPr>
          <w:lang w:val="fr-FR"/>
        </w:rPr>
      </w:pPr>
      <w:proofErr w:type="gramStart"/>
      <w:r w:rsidRPr="00F80760">
        <w:rPr>
          <w:lang w:val="fr-FR"/>
        </w:rPr>
        <w:t>public</w:t>
      </w:r>
      <w:proofErr w:type="gramEnd"/>
      <w:r w:rsidRPr="00F80760">
        <w:rPr>
          <w:lang w:val="fr-FR"/>
        </w:rPr>
        <w:t xml:space="preserve"> </w:t>
      </w:r>
    </w:p>
    <w:p w:rsidR="00F80760" w:rsidRPr="00F80760" w:rsidRDefault="006020F6">
      <w:pPr>
        <w:pStyle w:val="BodyText"/>
        <w:rPr>
          <w:lang w:val="fr-FR"/>
        </w:rPr>
      </w:pPr>
      <w:hyperlink r:id="rId464" w:anchor="instance-method-loginWithRP">
        <w:r w:rsidR="00F80760" w:rsidRPr="00F80760">
          <w:rPr>
            <w:rStyle w:val="Hyperlink"/>
            <w:lang w:val="fr-FR"/>
          </w:rPr>
          <w:t>loginWithRP</w:t>
        </w:r>
      </w:hyperlink>
      <w:r w:rsidR="00F80760" w:rsidRPr="00F80760">
        <w:rPr>
          <w:lang w:val="fr-FR"/>
        </w:rPr>
        <w:t>(</w:t>
      </w:r>
      <w:proofErr w:type="gramStart"/>
      <w:r w:rsidR="00F80760" w:rsidRPr="00F80760">
        <w:rPr>
          <w:lang w:val="fr-FR"/>
        </w:rPr>
        <w:t>identifier</w:t>
      </w:r>
      <w:proofErr w:type="gramEnd"/>
      <w:r w:rsidR="00F80760" w:rsidRPr="00F80760">
        <w:rPr>
          <w:lang w:val="fr-FR"/>
        </w:rPr>
        <w:t xml:space="preserve">: Identifier, scope: Scope): </w:t>
      </w:r>
      <w:hyperlink r:id="rId465">
        <w:r w:rsidR="00F80760" w:rsidRPr="00F80760">
          <w:rPr>
            <w:rStyle w:val="Hyperlink"/>
            <w:lang w:val="fr-FR"/>
          </w:rPr>
          <w:t>Promise</w:t>
        </w:r>
      </w:hyperlink>
    </w:p>
    <w:p w:rsidR="00F80760" w:rsidRDefault="00F80760">
      <w:pPr>
        <w:pStyle w:val="BodyText"/>
      </w:pPr>
      <w:r>
        <w:t>Function to request an ID Token from a user.</w:t>
      </w:r>
    </w:p>
    <w:p w:rsidR="00F80760" w:rsidRDefault="00F80760">
      <w:proofErr w:type="gramStart"/>
      <w:r>
        <w:t>public</w:t>
      </w:r>
      <w:proofErr w:type="gramEnd"/>
      <w:r>
        <w:t xml:space="preserve"> </w:t>
      </w:r>
    </w:p>
    <w:p w:rsidR="00F80760" w:rsidRDefault="006020F6">
      <w:pPr>
        <w:pStyle w:val="BodyText"/>
      </w:pPr>
      <w:hyperlink r:id="rId466" w:anchor="instance-method-registerIdentity">
        <w:r w:rsidR="00F80760">
          <w:rPr>
            <w:rStyle w:val="Hyperlink"/>
          </w:rPr>
          <w:t>registerIdentity</w:t>
        </w:r>
      </w:hyperlink>
      <w:r w:rsidR="00F80760">
        <w:t>()</w:t>
      </w:r>
    </w:p>
    <w:p w:rsidR="00F80760" w:rsidRDefault="00F80760">
      <w:pPr>
        <w:pStyle w:val="BodyText"/>
      </w:pPr>
      <w:r>
        <w:t>Register a new Identity with an Identity Provider</w:t>
      </w:r>
    </w:p>
    <w:p w:rsidR="00F80760" w:rsidRDefault="00F80760">
      <w:proofErr w:type="gramStart"/>
      <w:r>
        <w:t>public</w:t>
      </w:r>
      <w:proofErr w:type="gramEnd"/>
      <w:r>
        <w:t xml:space="preserve"> </w:t>
      </w:r>
    </w:p>
    <w:p w:rsidR="00F80760" w:rsidRDefault="006020F6">
      <w:pPr>
        <w:pStyle w:val="BodyText"/>
      </w:pPr>
      <w:hyperlink r:id="rId467" w:anchor="instance-method-registerWithRP">
        <w:r w:rsidR="00F80760">
          <w:rPr>
            <w:rStyle w:val="Hyperlink"/>
          </w:rPr>
          <w:t>registerWithRP</w:t>
        </w:r>
      </w:hyperlink>
      <w:r w:rsidR="00F80760">
        <w:t>()</w:t>
      </w:r>
    </w:p>
    <w:p w:rsidR="00F80760" w:rsidRDefault="00F80760">
      <w:pPr>
        <w:pStyle w:val="BodyText"/>
      </w:pPr>
      <w:r>
        <w:t>In relation with a classical Relying Party: Registration</w:t>
      </w:r>
    </w:p>
    <w:p w:rsidR="00F80760" w:rsidRDefault="00F80760">
      <w:proofErr w:type="gramStart"/>
      <w:r>
        <w:t>public</w:t>
      </w:r>
      <w:proofErr w:type="gramEnd"/>
      <w:r>
        <w:t xml:space="preserve"> </w:t>
      </w:r>
    </w:p>
    <w:p w:rsidR="00F80760" w:rsidRDefault="006020F6">
      <w:pPr>
        <w:pStyle w:val="BodyText"/>
      </w:pPr>
      <w:hyperlink r:id="rId468" w:anchor="instance-method-setHypertyIdentity">
        <w:r w:rsidR="00F80760">
          <w:rPr>
            <w:rStyle w:val="Hyperlink"/>
          </w:rPr>
          <w:t>setHypertyIdentity</w:t>
        </w:r>
      </w:hyperlink>
      <w:r w:rsidR="00F80760">
        <w:t>()</w:t>
      </w:r>
    </w:p>
    <w:p w:rsidR="00F80760" w:rsidRDefault="00F80760">
      <w:pPr>
        <w:pStyle w:val="BodyText"/>
      </w:pPr>
      <w:r>
        <w:t>In relation with a Hyperty Instance: Associate identity</w:t>
      </w:r>
    </w:p>
    <w:p w:rsidR="00F80760" w:rsidRDefault="00F80760">
      <w:proofErr w:type="gramStart"/>
      <w:r>
        <w:t>public</w:t>
      </w:r>
      <w:proofErr w:type="gramEnd"/>
      <w:r>
        <w:t xml:space="preserve"> </w:t>
      </w:r>
    </w:p>
    <w:p w:rsidR="00F80760" w:rsidRDefault="006020F6">
      <w:pPr>
        <w:pStyle w:val="BodyText"/>
      </w:pPr>
      <w:hyperlink r:id="rId469" w:anchor="instance-method-validateAssertion">
        <w:r w:rsidR="00F80760">
          <w:rPr>
            <w:rStyle w:val="Hyperlink"/>
          </w:rPr>
          <w:t>validateAssertion</w:t>
        </w:r>
      </w:hyperlink>
      <w:r w:rsidR="00F80760">
        <w:t>(</w:t>
      </w:r>
      <w:proofErr w:type="gramStart"/>
      <w:r w:rsidR="00F80760">
        <w:t>assertion</w:t>
      </w:r>
      <w:proofErr w:type="gramEnd"/>
      <w:r w:rsidR="00F80760">
        <w:t xml:space="preserve">: DOMString): </w:t>
      </w:r>
      <w:hyperlink r:id="rId470">
        <w:r w:rsidR="00F80760">
          <w:rPr>
            <w:rStyle w:val="Hyperlink"/>
          </w:rPr>
          <w:t>Promise</w:t>
        </w:r>
      </w:hyperlink>
    </w:p>
    <w:p w:rsidR="00F80760" w:rsidRDefault="00F80760">
      <w:pPr>
        <w:pStyle w:val="BodyText"/>
      </w:pPr>
      <w:r>
        <w:t>Function to validate an identity assertion generated previously.</w:t>
      </w:r>
    </w:p>
    <w:p w:rsidR="00F80760" w:rsidRDefault="00F80760" w:rsidP="00F80760">
      <w:pPr>
        <w:pStyle w:val="Heading2"/>
        <w:numPr>
          <w:ilvl w:val="2"/>
          <w:numId w:val="3"/>
        </w:numPr>
        <w:pBdr>
          <w:bottom w:val="none" w:sz="0" w:space="0" w:color="auto"/>
        </w:pBdr>
      </w:pPr>
      <w:bookmarkStart w:id="572" w:name="_Toc443159386"/>
      <w:r>
        <w:t>Public Constructors</w:t>
      </w:r>
      <w:bookmarkEnd w:id="572"/>
    </w:p>
    <w:p w:rsidR="00F80760" w:rsidRDefault="00F80760" w:rsidP="00F80760">
      <w:pPr>
        <w:pStyle w:val="Heading3"/>
        <w:numPr>
          <w:ilvl w:val="3"/>
          <w:numId w:val="3"/>
        </w:numPr>
        <w:pBdr>
          <w:bottom w:val="none" w:sz="0" w:space="0" w:color="auto"/>
        </w:pBdr>
      </w:pPr>
      <w:bookmarkStart w:id="573" w:name="_Toc443159387"/>
      <w:proofErr w:type="gramStart"/>
      <w:r>
        <w:t>public</w:t>
      </w:r>
      <w:proofErr w:type="gramEnd"/>
      <w:r>
        <w:t xml:space="preserve"> constructor  </w:t>
      </w:r>
      <w:hyperlink r:id="rId471" w:anchor="lineNumber36">
        <w:r>
          <w:rPr>
            <w:rStyle w:val="Hyperlink"/>
          </w:rPr>
          <w:t>source</w:t>
        </w:r>
        <w:bookmarkEnd w:id="573"/>
      </w:hyperlink>
      <w:r>
        <w:t xml:space="preserve"> </w:t>
      </w:r>
    </w:p>
    <w:p w:rsidR="00F80760" w:rsidRDefault="00F80760">
      <w:r>
        <w:t>This is the constructor to initialise the Identity Module it does not require any input.</w:t>
      </w:r>
    </w:p>
    <w:p w:rsidR="00F80760" w:rsidRDefault="00F80760" w:rsidP="00F80760">
      <w:pPr>
        <w:pStyle w:val="Heading2"/>
        <w:numPr>
          <w:ilvl w:val="2"/>
          <w:numId w:val="3"/>
        </w:numPr>
        <w:pBdr>
          <w:bottom w:val="none" w:sz="0" w:space="0" w:color="auto"/>
        </w:pBdr>
      </w:pPr>
      <w:bookmarkStart w:id="574" w:name="_Toc443159388"/>
      <w:r>
        <w:t>Public Methods</w:t>
      </w:r>
      <w:bookmarkEnd w:id="574"/>
    </w:p>
    <w:p w:rsidR="00F80760" w:rsidRDefault="00F80760" w:rsidP="00F80760">
      <w:pPr>
        <w:pStyle w:val="Heading3"/>
        <w:numPr>
          <w:ilvl w:val="3"/>
          <w:numId w:val="3"/>
        </w:numPr>
        <w:pBdr>
          <w:bottom w:val="none" w:sz="0" w:space="0" w:color="auto"/>
        </w:pBdr>
      </w:pPr>
      <w:bookmarkStart w:id="575" w:name="instance-method-generateAssertion"/>
      <w:bookmarkStart w:id="576" w:name="_Toc443159389"/>
      <w:bookmarkEnd w:id="575"/>
      <w:proofErr w:type="gramStart"/>
      <w:r>
        <w:t>public</w:t>
      </w:r>
      <w:proofErr w:type="gramEnd"/>
      <w:r>
        <w:t xml:space="preserve"> generateAssertion(contents: DOMString, origin: DOMString, usernameHint: DOMString): IdAssertion  </w:t>
      </w:r>
      <w:hyperlink r:id="rId472" w:anchor="lineNumber219">
        <w:r>
          <w:rPr>
            <w:rStyle w:val="Hyperlink"/>
          </w:rPr>
          <w:t>source</w:t>
        </w:r>
        <w:bookmarkEnd w:id="576"/>
      </w:hyperlink>
      <w:r>
        <w:t xml:space="preserve"> </w:t>
      </w:r>
    </w:p>
    <w:p w:rsidR="00F80760" w:rsidRDefault="00F80760">
      <w:r>
        <w:t>Generates an Identity Assertion</w:t>
      </w:r>
    </w:p>
    <w:p w:rsidR="00F80760" w:rsidRDefault="00F80760" w:rsidP="00F80760">
      <w:pPr>
        <w:pStyle w:val="Heading4"/>
        <w:numPr>
          <w:ilvl w:val="4"/>
          <w:numId w:val="3"/>
        </w:numPr>
      </w:pPr>
      <w:r>
        <w:t>Params:</w:t>
      </w:r>
    </w:p>
    <w:p w:rsidR="00F80760" w:rsidRDefault="00F80760">
      <w:r>
        <w:t>Name Type Attribute Description contents DOMString contents</w:t>
      </w:r>
    </w:p>
    <w:p w:rsidR="00F80760" w:rsidRDefault="00F80760">
      <w:pPr>
        <w:pStyle w:val="BodyText"/>
      </w:pPr>
      <w:proofErr w:type="gramStart"/>
      <w:r>
        <w:t>origin</w:t>
      </w:r>
      <w:proofErr w:type="gramEnd"/>
      <w:r>
        <w:t xml:space="preserve"> DOMString origin</w:t>
      </w:r>
    </w:p>
    <w:p w:rsidR="00F80760" w:rsidRDefault="00F80760">
      <w:pPr>
        <w:pStyle w:val="BodyText"/>
      </w:pPr>
      <w:proofErr w:type="gramStart"/>
      <w:r>
        <w:t>usernameHint</w:t>
      </w:r>
      <w:proofErr w:type="gramEnd"/>
      <w:r>
        <w:t xml:space="preserve"> DOMString usernameHint</w:t>
      </w:r>
    </w:p>
    <w:p w:rsidR="00F80760" w:rsidRDefault="00F80760" w:rsidP="00F80760">
      <w:pPr>
        <w:pStyle w:val="Heading4"/>
        <w:numPr>
          <w:ilvl w:val="4"/>
          <w:numId w:val="3"/>
        </w:numPr>
      </w:pPr>
      <w:bookmarkStart w:id="577" w:name="return-30"/>
      <w:bookmarkEnd w:id="577"/>
      <w:r>
        <w:t>Return:</w:t>
      </w:r>
    </w:p>
    <w:tbl>
      <w:tblPr>
        <w:tblW w:w="5000" w:type="pct"/>
        <w:tblLook w:val="04A0"/>
      </w:tblPr>
      <w:tblGrid>
        <w:gridCol w:w="4643"/>
        <w:gridCol w:w="4644"/>
      </w:tblGrid>
      <w:tr w:rsidR="00F80760">
        <w:tc>
          <w:tcPr>
            <w:tcW w:w="0" w:type="auto"/>
          </w:tcPr>
          <w:p w:rsidR="00F80760" w:rsidRDefault="00F80760">
            <w:pPr>
              <w:jc w:val="left"/>
            </w:pPr>
            <w:r>
              <w:t>IdAssertion</w:t>
            </w:r>
          </w:p>
        </w:tc>
        <w:tc>
          <w:tcPr>
            <w:tcW w:w="0" w:type="auto"/>
          </w:tcPr>
          <w:p w:rsidR="00F80760" w:rsidRDefault="00F80760">
            <w:pPr>
              <w:jc w:val="left"/>
            </w:pPr>
            <w:r>
              <w:t>IdAssertion</w:t>
            </w:r>
          </w:p>
        </w:tc>
      </w:tr>
    </w:tbl>
    <w:p w:rsidR="00F80760" w:rsidRDefault="00F80760" w:rsidP="00F80760">
      <w:pPr>
        <w:pStyle w:val="Heading3"/>
        <w:numPr>
          <w:ilvl w:val="3"/>
          <w:numId w:val="3"/>
        </w:numPr>
        <w:pBdr>
          <w:bottom w:val="none" w:sz="0" w:space="0" w:color="auto"/>
        </w:pBdr>
      </w:pPr>
      <w:bookmarkStart w:id="578" w:name="instance-method-getAssertionTrustLevel"/>
      <w:bookmarkStart w:id="579" w:name="_Toc443159390"/>
      <w:bookmarkEnd w:id="578"/>
      <w:proofErr w:type="gramStart"/>
      <w:r>
        <w:lastRenderedPageBreak/>
        <w:t>public</w:t>
      </w:r>
      <w:proofErr w:type="gramEnd"/>
      <w:r>
        <w:t xml:space="preserve"> getAssertionTrustLevel(assertion: DOMString)  </w:t>
      </w:r>
      <w:hyperlink r:id="rId473" w:anchor="lineNumber241">
        <w:r>
          <w:rPr>
            <w:rStyle w:val="Hyperlink"/>
          </w:rPr>
          <w:t>source</w:t>
        </w:r>
        <w:bookmarkEnd w:id="579"/>
      </w:hyperlink>
      <w:r>
        <w:t xml:space="preserve"> </w:t>
      </w:r>
    </w:p>
    <w:p w:rsidR="00F80760" w:rsidRDefault="00F80760">
      <w:r>
        <w:t>Trust level evaluation of a received IdAssertion</w:t>
      </w:r>
    </w:p>
    <w:p w:rsidR="00F80760" w:rsidRDefault="00F80760" w:rsidP="00F80760">
      <w:pPr>
        <w:pStyle w:val="Heading4"/>
        <w:numPr>
          <w:ilvl w:val="4"/>
          <w:numId w:val="3"/>
        </w:numPr>
      </w:pPr>
      <w:r>
        <w:t>Params:</w:t>
      </w:r>
    </w:p>
    <w:p w:rsidR="00F80760" w:rsidRDefault="00F80760">
      <w:r>
        <w:t>Name Type Attribute Description assertion DOMString assertion</w:t>
      </w:r>
    </w:p>
    <w:p w:rsidR="00F80760" w:rsidRDefault="00F80760" w:rsidP="00F80760">
      <w:pPr>
        <w:pStyle w:val="Heading3"/>
        <w:numPr>
          <w:ilvl w:val="3"/>
          <w:numId w:val="3"/>
        </w:numPr>
        <w:pBdr>
          <w:bottom w:val="none" w:sz="0" w:space="0" w:color="auto"/>
        </w:pBdr>
      </w:pPr>
      <w:bookmarkStart w:id="580" w:name="instance-method-getIdentities"/>
      <w:bookmarkStart w:id="581" w:name="_Toc443159391"/>
      <w:bookmarkEnd w:id="580"/>
      <w:proofErr w:type="gramStart"/>
      <w:r>
        <w:t>public</w:t>
      </w:r>
      <w:proofErr w:type="gramEnd"/>
      <w:r>
        <w:t xml:space="preserve"> getIdentities(): </w:t>
      </w:r>
      <w:hyperlink r:id="rId474">
        <w:r>
          <w:rPr>
            <w:rStyle w:val="Hyperlink"/>
          </w:rPr>
          <w:t>Array</w:t>
        </w:r>
      </w:hyperlink>
      <w:r>
        <w:t xml:space="preserve">&lt;Identities&gt;  </w:t>
      </w:r>
      <w:hyperlink r:id="rId475" w:anchor="lineNumber61">
        <w:r>
          <w:rPr>
            <w:rStyle w:val="Hyperlink"/>
          </w:rPr>
          <w:t>source</w:t>
        </w:r>
        <w:bookmarkEnd w:id="581"/>
      </w:hyperlink>
      <w:r>
        <w:t xml:space="preserve"> </w:t>
      </w:r>
    </w:p>
    <w:p w:rsidR="00F80760" w:rsidRDefault="00F80760">
      <w:r>
        <w:t>Function to return all the identities registered within a session by a user. These identities are returned in an array containing a JSON package for each user identity.</w:t>
      </w:r>
    </w:p>
    <w:p w:rsidR="00F80760" w:rsidRDefault="00F80760" w:rsidP="00F80760">
      <w:pPr>
        <w:pStyle w:val="Heading4"/>
        <w:numPr>
          <w:ilvl w:val="4"/>
          <w:numId w:val="3"/>
        </w:numPr>
      </w:pPr>
      <w:bookmarkStart w:id="582" w:name="return-31"/>
      <w:bookmarkEnd w:id="582"/>
      <w:r>
        <w:t>Return:</w:t>
      </w:r>
    </w:p>
    <w:tbl>
      <w:tblPr>
        <w:tblW w:w="5000" w:type="pct"/>
        <w:tblLook w:val="04A0"/>
      </w:tblPr>
      <w:tblGrid>
        <w:gridCol w:w="7174"/>
        <w:gridCol w:w="2113"/>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 /span&gt; &lt;Identities&gt;</w:t>
            </w:r>
          </w:p>
        </w:tc>
        <w:tc>
          <w:tcPr>
            <w:tcW w:w="0" w:type="auto"/>
          </w:tcPr>
          <w:p w:rsidR="00F80760" w:rsidRDefault="00F80760">
            <w:pPr>
              <w:jc w:val="left"/>
            </w:pPr>
            <w:r>
              <w:t>Array Identities</w:t>
            </w:r>
          </w:p>
        </w:tc>
      </w:tr>
    </w:tbl>
    <w:p w:rsidR="00F80760" w:rsidRDefault="00F80760" w:rsidP="00F80760">
      <w:pPr>
        <w:pStyle w:val="Heading3"/>
        <w:numPr>
          <w:ilvl w:val="3"/>
          <w:numId w:val="3"/>
        </w:numPr>
        <w:pBdr>
          <w:bottom w:val="none" w:sz="0" w:space="0" w:color="auto"/>
        </w:pBdr>
      </w:pPr>
      <w:bookmarkStart w:id="583" w:name="instance-method-loginWithRP"/>
      <w:bookmarkStart w:id="584" w:name="_Toc443159392"/>
      <w:bookmarkEnd w:id="583"/>
      <w:proofErr w:type="gramStart"/>
      <w:r>
        <w:t>public</w:t>
      </w:r>
      <w:proofErr w:type="gramEnd"/>
      <w:r>
        <w:t xml:space="preserve"> loginWithRP(identifier: Identifier, scope: Scope): </w:t>
      </w:r>
      <w:hyperlink r:id="rId476">
        <w:r>
          <w:rPr>
            <w:rStyle w:val="Hyperlink"/>
          </w:rPr>
          <w:t>Promise</w:t>
        </w:r>
      </w:hyperlink>
      <w:r>
        <w:t xml:space="preserve">  </w:t>
      </w:r>
      <w:hyperlink r:id="rId477" w:anchor="lineNumber76">
        <w:r>
          <w:rPr>
            <w:rStyle w:val="Hyperlink"/>
          </w:rPr>
          <w:t>source</w:t>
        </w:r>
        <w:bookmarkEnd w:id="584"/>
      </w:hyperlink>
      <w:r>
        <w:t xml:space="preserve"> </w:t>
      </w:r>
    </w:p>
    <w:p w:rsidR="00F80760" w:rsidRDefault="00F80760">
      <w:r>
        <w:t>Function to request an ID Token from a user. If no token exists, the Identity Module will try to obtain one from an Identity Provider, and the user will be asked to authenticate towards the Identity Provider. The function returns a promise with a token containing the user information.</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 xml:space="preserve">Name Type Attribute Description </w:t>
      </w:r>
      <w:proofErr w:type="gramStart"/>
      <w:r w:rsidRPr="00F80760">
        <w:rPr>
          <w:lang w:val="fr-FR"/>
        </w:rPr>
        <w:t>identifier</w:t>
      </w:r>
      <w:proofErr w:type="gramEnd"/>
      <w:r w:rsidRPr="00F80760">
        <w:rPr>
          <w:lang w:val="fr-FR"/>
        </w:rPr>
        <w:t xml:space="preserve"> Identifier identifier</w:t>
      </w:r>
    </w:p>
    <w:p w:rsidR="00F80760" w:rsidRDefault="00F80760">
      <w:pPr>
        <w:pStyle w:val="BodyText"/>
      </w:pPr>
      <w:proofErr w:type="gramStart"/>
      <w:r>
        <w:t>scope</w:t>
      </w:r>
      <w:proofErr w:type="gramEnd"/>
      <w:r>
        <w:t xml:space="preserve"> Scope scope</w:t>
      </w:r>
    </w:p>
    <w:p w:rsidR="00F80760" w:rsidRDefault="00F80760" w:rsidP="00F80760">
      <w:pPr>
        <w:pStyle w:val="Heading4"/>
        <w:numPr>
          <w:ilvl w:val="4"/>
          <w:numId w:val="3"/>
        </w:numPr>
      </w:pPr>
      <w:bookmarkStart w:id="585" w:name="return-32"/>
      <w:bookmarkEnd w:id="585"/>
      <w:r>
        <w:t>Return:</w:t>
      </w:r>
    </w:p>
    <w:tbl>
      <w:tblPr>
        <w:tblW w:w="5000" w:type="pct"/>
        <w:tblLook w:val="04A0"/>
      </w:tblPr>
      <w:tblGrid>
        <w:gridCol w:w="4474"/>
        <w:gridCol w:w="4813"/>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IDToken containing the user information</w:t>
            </w:r>
          </w:p>
        </w:tc>
      </w:tr>
    </w:tbl>
    <w:p w:rsidR="00F80760" w:rsidRDefault="00F80760" w:rsidP="00F80760">
      <w:pPr>
        <w:pStyle w:val="Heading3"/>
        <w:numPr>
          <w:ilvl w:val="3"/>
          <w:numId w:val="3"/>
        </w:numPr>
        <w:pBdr>
          <w:bottom w:val="none" w:sz="0" w:space="0" w:color="auto"/>
        </w:pBdr>
      </w:pPr>
      <w:bookmarkStart w:id="586" w:name="instance-method-registerIdentity"/>
      <w:bookmarkStart w:id="587" w:name="_Toc443159393"/>
      <w:bookmarkEnd w:id="586"/>
      <w:proofErr w:type="gramStart"/>
      <w:r>
        <w:t>public</w:t>
      </w:r>
      <w:proofErr w:type="gramEnd"/>
      <w:r>
        <w:t xml:space="preserve"> registerIdentity()  </w:t>
      </w:r>
      <w:hyperlink r:id="rId478" w:anchor="lineNumber45">
        <w:r>
          <w:rPr>
            <w:rStyle w:val="Hyperlink"/>
          </w:rPr>
          <w:t>source</w:t>
        </w:r>
        <w:bookmarkEnd w:id="587"/>
      </w:hyperlink>
      <w:r>
        <w:t xml:space="preserve"> </w:t>
      </w:r>
    </w:p>
    <w:p w:rsidR="00F80760" w:rsidRDefault="00F80760">
      <w:r>
        <w:t>Register a new Identity with an Identity Provider</w:t>
      </w:r>
    </w:p>
    <w:p w:rsidR="00F80760" w:rsidRDefault="00F80760" w:rsidP="00F80760">
      <w:pPr>
        <w:pStyle w:val="Heading3"/>
        <w:numPr>
          <w:ilvl w:val="3"/>
          <w:numId w:val="3"/>
        </w:numPr>
        <w:pBdr>
          <w:bottom w:val="none" w:sz="0" w:space="0" w:color="auto"/>
        </w:pBdr>
      </w:pPr>
      <w:bookmarkStart w:id="588" w:name="instance-method-registerWithRP"/>
      <w:bookmarkStart w:id="589" w:name="_Toc443159394"/>
      <w:bookmarkEnd w:id="588"/>
      <w:proofErr w:type="gramStart"/>
      <w:r>
        <w:t>public</w:t>
      </w:r>
      <w:proofErr w:type="gramEnd"/>
      <w:r>
        <w:t xml:space="preserve"> registerWithRP()  </w:t>
      </w:r>
      <w:hyperlink r:id="rId479" w:anchor="lineNumber52">
        <w:r>
          <w:rPr>
            <w:rStyle w:val="Hyperlink"/>
          </w:rPr>
          <w:t>source</w:t>
        </w:r>
        <w:bookmarkEnd w:id="589"/>
      </w:hyperlink>
      <w:r>
        <w:t xml:space="preserve"> </w:t>
      </w:r>
    </w:p>
    <w:p w:rsidR="00F80760" w:rsidRDefault="00F80760">
      <w:r>
        <w:t>In relation with a classical Relying Party: Registration</w:t>
      </w:r>
    </w:p>
    <w:p w:rsidR="00F80760" w:rsidRDefault="00F80760" w:rsidP="00F80760">
      <w:pPr>
        <w:pStyle w:val="Heading3"/>
        <w:numPr>
          <w:ilvl w:val="3"/>
          <w:numId w:val="3"/>
        </w:numPr>
        <w:pBdr>
          <w:bottom w:val="none" w:sz="0" w:space="0" w:color="auto"/>
        </w:pBdr>
      </w:pPr>
      <w:bookmarkStart w:id="590" w:name="instance-method-setHypertyIdentity"/>
      <w:bookmarkStart w:id="591" w:name="_Toc443159395"/>
      <w:bookmarkEnd w:id="590"/>
      <w:proofErr w:type="gramStart"/>
      <w:r>
        <w:t>public</w:t>
      </w:r>
      <w:proofErr w:type="gramEnd"/>
      <w:r>
        <w:t xml:space="preserve"> setHypertyIdentity()  </w:t>
      </w:r>
      <w:hyperlink r:id="rId480" w:anchor="lineNumber207">
        <w:r>
          <w:rPr>
            <w:rStyle w:val="Hyperlink"/>
          </w:rPr>
          <w:t>source</w:t>
        </w:r>
        <w:bookmarkEnd w:id="591"/>
      </w:hyperlink>
      <w:r>
        <w:t xml:space="preserve"> </w:t>
      </w:r>
    </w:p>
    <w:p w:rsidR="00F80760" w:rsidRDefault="00F80760">
      <w:r>
        <w:t>In relation with a Hyperty Instance: Associate identity</w:t>
      </w:r>
    </w:p>
    <w:p w:rsidR="00F80760" w:rsidRDefault="00F80760" w:rsidP="00F80760">
      <w:pPr>
        <w:pStyle w:val="Heading3"/>
        <w:numPr>
          <w:ilvl w:val="3"/>
          <w:numId w:val="3"/>
        </w:numPr>
        <w:pBdr>
          <w:bottom w:val="none" w:sz="0" w:space="0" w:color="auto"/>
        </w:pBdr>
      </w:pPr>
      <w:bookmarkStart w:id="592" w:name="instance-method-validateAssertion"/>
      <w:bookmarkStart w:id="593" w:name="_Toc443159396"/>
      <w:bookmarkEnd w:id="592"/>
      <w:proofErr w:type="gramStart"/>
      <w:r>
        <w:t>public</w:t>
      </w:r>
      <w:proofErr w:type="gramEnd"/>
      <w:r>
        <w:t xml:space="preserve"> validateAssertion(assertion: DOMString): </w:t>
      </w:r>
      <w:hyperlink r:id="rId481">
        <w:r>
          <w:rPr>
            <w:rStyle w:val="Hyperlink"/>
          </w:rPr>
          <w:t>Promise</w:t>
        </w:r>
      </w:hyperlink>
      <w:r>
        <w:t xml:space="preserve">  </w:t>
      </w:r>
      <w:hyperlink r:id="rId482" w:anchor="lineNumber233">
        <w:r>
          <w:rPr>
            <w:rStyle w:val="Hyperlink"/>
          </w:rPr>
          <w:t>source</w:t>
        </w:r>
        <w:bookmarkEnd w:id="593"/>
      </w:hyperlink>
      <w:r>
        <w:t xml:space="preserve"> </w:t>
      </w:r>
    </w:p>
    <w:p w:rsidR="00F80760" w:rsidRDefault="00F80760">
      <w:r>
        <w:t xml:space="preserve">Function to validate an identity assertion generated previously. </w:t>
      </w:r>
      <w:proofErr w:type="gramStart"/>
      <w:r>
        <w:t>Returns a promise with the result from the validation.</w:t>
      </w:r>
      <w:proofErr w:type="gramEnd"/>
    </w:p>
    <w:p w:rsidR="00F80760" w:rsidRDefault="00F80760" w:rsidP="00F80760">
      <w:pPr>
        <w:pStyle w:val="Heading4"/>
        <w:numPr>
          <w:ilvl w:val="4"/>
          <w:numId w:val="3"/>
        </w:numPr>
      </w:pPr>
      <w:r>
        <w:t>Params:</w:t>
      </w:r>
    </w:p>
    <w:p w:rsidR="00F80760" w:rsidRDefault="00F80760">
      <w:r>
        <w:t>Name Type Attribute Description assertion DOMString</w:t>
      </w:r>
    </w:p>
    <w:p w:rsidR="00F80760" w:rsidRDefault="00F80760" w:rsidP="00F80760">
      <w:pPr>
        <w:pStyle w:val="Heading4"/>
        <w:numPr>
          <w:ilvl w:val="4"/>
          <w:numId w:val="3"/>
        </w:numPr>
      </w:pPr>
      <w:bookmarkStart w:id="594" w:name="return-33"/>
      <w:bookmarkEnd w:id="594"/>
      <w:r>
        <w:t>Return:</w:t>
      </w:r>
    </w:p>
    <w:tbl>
      <w:tblPr>
        <w:tblW w:w="5000" w:type="pct"/>
        <w:tblLook w:val="04A0"/>
      </w:tblPr>
      <w:tblGrid>
        <w:gridCol w:w="4363"/>
        <w:gridCol w:w="4924"/>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w:t>
            </w:r>
          </w:p>
        </w:tc>
        <w:tc>
          <w:tcPr>
            <w:tcW w:w="0" w:type="auto"/>
          </w:tcPr>
          <w:p w:rsidR="00F80760" w:rsidRDefault="00F80760">
            <w:pPr>
              <w:jc w:val="left"/>
            </w:pPr>
            <w:r>
              <w:t>Promise promise with the result from the validation</w:t>
            </w:r>
          </w:p>
        </w:tc>
      </w:tr>
    </w:tbl>
    <w:p w:rsidR="00F80760" w:rsidRDefault="00F80760">
      <w:r>
        <w:t xml:space="preserve">Generated by </w:t>
      </w:r>
      <w:hyperlink r:id="rId483">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595" w:name="messagebus"/>
      <w:bookmarkStart w:id="596" w:name="_Toc443159397"/>
      <w:bookmarkEnd w:id="595"/>
      <w:r>
        <w:lastRenderedPageBreak/>
        <w:t>MessageBus</w:t>
      </w:r>
      <w:bookmarkEnd w:id="596"/>
    </w:p>
    <w:p w:rsidR="00F80760" w:rsidRDefault="00F80760" w:rsidP="00F80760">
      <w:pPr>
        <w:pStyle w:val="Heading4"/>
        <w:numPr>
          <w:ilvl w:val="4"/>
          <w:numId w:val="3"/>
        </w:numPr>
      </w:pPr>
      <w:bookmarkStart w:id="597" w:name="extends-1"/>
      <w:bookmarkEnd w:id="597"/>
      <w:r>
        <w:t>Extends:</w:t>
      </w:r>
    </w:p>
    <w:p w:rsidR="00F80760" w:rsidRDefault="006020F6">
      <w:hyperlink r:id="rId484">
        <w:r w:rsidR="00F80760">
          <w:rPr>
            <w:rStyle w:val="Hyperlink"/>
          </w:rPr>
          <w:t>Bus</w:t>
        </w:r>
      </w:hyperlink>
      <w:r w:rsidR="00F80760">
        <w:t xml:space="preserve"> → MessageBus</w:t>
      </w:r>
    </w:p>
    <w:p w:rsidR="00F80760" w:rsidRDefault="00F80760">
      <w:pPr>
        <w:pStyle w:val="BodyText"/>
      </w:pPr>
      <w:r>
        <w:t xml:space="preserve">Message BUS Interface is an extension of the MiniBus It doesn’t support the default ‘*’ listener, instead it uses the </w:t>
      </w:r>
      <w:proofErr w:type="gramStart"/>
      <w:r>
        <w:t>registry.resolve(</w:t>
      </w:r>
      <w:proofErr w:type="gramEnd"/>
      <w:r>
        <w:t>..)</w:t>
      </w:r>
    </w:p>
    <w:p w:rsidR="00F80760" w:rsidRDefault="00F80760" w:rsidP="00F80760">
      <w:pPr>
        <w:pStyle w:val="Heading2"/>
        <w:numPr>
          <w:ilvl w:val="2"/>
          <w:numId w:val="3"/>
        </w:numPr>
        <w:pBdr>
          <w:bottom w:val="none" w:sz="0" w:space="0" w:color="auto"/>
        </w:pBdr>
      </w:pPr>
      <w:bookmarkStart w:id="598" w:name="constructor-summary-9"/>
      <w:bookmarkStart w:id="599" w:name="_Toc443159398"/>
      <w:bookmarkEnd w:id="598"/>
      <w:r>
        <w:t>Constructor Summary</w:t>
      </w:r>
      <w:bookmarkEnd w:id="599"/>
    </w:p>
    <w:p w:rsidR="00F80760" w:rsidRDefault="00F80760">
      <w:r>
        <w:t xml:space="preserve">Public Constructor public </w:t>
      </w:r>
    </w:p>
    <w:p w:rsidR="00F80760" w:rsidRDefault="006020F6">
      <w:pPr>
        <w:pStyle w:val="BodyText"/>
      </w:pPr>
      <w:hyperlink r:id="rId485" w:anchor="instance-constructor-constructor">
        <w:r w:rsidR="00F80760">
          <w:rPr>
            <w:rStyle w:val="Hyperlink"/>
          </w:rPr>
          <w:t>constructor</w:t>
        </w:r>
      </w:hyperlink>
      <w:r w:rsidR="00F80760">
        <w:t>(</w:t>
      </w:r>
      <w:proofErr w:type="gramStart"/>
      <w:r w:rsidR="00F80760">
        <w:t>registry</w:t>
      </w:r>
      <w:proofErr w:type="gramEnd"/>
      <w:r w:rsidR="00F80760">
        <w:t>: *)</w:t>
      </w:r>
    </w:p>
    <w:p w:rsidR="00F80760" w:rsidRDefault="00F80760" w:rsidP="00F80760">
      <w:pPr>
        <w:pStyle w:val="Heading2"/>
        <w:numPr>
          <w:ilvl w:val="2"/>
          <w:numId w:val="3"/>
        </w:numPr>
        <w:pBdr>
          <w:bottom w:val="none" w:sz="0" w:space="0" w:color="auto"/>
        </w:pBdr>
      </w:pPr>
      <w:bookmarkStart w:id="600" w:name="member-summary-6"/>
      <w:bookmarkStart w:id="601" w:name="_Toc443159399"/>
      <w:bookmarkEnd w:id="600"/>
      <w:r>
        <w:t>Member Summary</w:t>
      </w:r>
      <w:bookmarkEnd w:id="601"/>
    </w:p>
    <w:p w:rsidR="00F80760" w:rsidRDefault="00F80760">
      <w:r>
        <w:t xml:space="preserve">Public Members public get </w:t>
      </w:r>
    </w:p>
    <w:p w:rsidR="00F80760" w:rsidRDefault="006020F6">
      <w:pPr>
        <w:pStyle w:val="BodyText"/>
      </w:pPr>
      <w:hyperlink r:id="rId486" w:anchor="instance-get-pipeline">
        <w:r w:rsidR="00F80760">
          <w:rPr>
            <w:rStyle w:val="Hyperlink"/>
          </w:rPr>
          <w:t>pipeline</w:t>
        </w:r>
      </w:hyperlink>
      <w:r w:rsidR="00F80760">
        <w:t>: *</w:t>
      </w:r>
    </w:p>
    <w:p w:rsidR="00F80760" w:rsidRDefault="00F80760" w:rsidP="00F80760">
      <w:pPr>
        <w:pStyle w:val="Heading2"/>
        <w:numPr>
          <w:ilvl w:val="2"/>
          <w:numId w:val="3"/>
        </w:numPr>
        <w:pBdr>
          <w:bottom w:val="none" w:sz="0" w:space="0" w:color="auto"/>
        </w:pBdr>
      </w:pPr>
      <w:bookmarkStart w:id="602" w:name="method-summary-8"/>
      <w:bookmarkStart w:id="603" w:name="_Toc443159400"/>
      <w:bookmarkEnd w:id="602"/>
      <w:r>
        <w:t>Method Summary</w:t>
      </w:r>
      <w:bookmarkEnd w:id="603"/>
    </w:p>
    <w:p w:rsidR="00F80760" w:rsidRDefault="00F80760">
      <w:r>
        <w:t xml:space="preserve">Public Methods public </w:t>
      </w:r>
    </w:p>
    <w:p w:rsidR="00F80760" w:rsidRDefault="006020F6">
      <w:pPr>
        <w:pStyle w:val="BodyText"/>
      </w:pPr>
      <w:hyperlink r:id="rId487" w:anchor="instance-method-addForward">
        <w:r w:rsidR="00F80760">
          <w:rPr>
            <w:rStyle w:val="Hyperlink"/>
          </w:rPr>
          <w:t>addForward</w:t>
        </w:r>
      </w:hyperlink>
      <w:r w:rsidR="00F80760">
        <w:t>(</w:t>
      </w:r>
      <w:proofErr w:type="gramStart"/>
      <w:r w:rsidR="00F80760">
        <w:t>from</w:t>
      </w:r>
      <w:proofErr w:type="gramEnd"/>
      <w:r w:rsidR="00F80760">
        <w:t>: *, to: *): *</w:t>
      </w:r>
    </w:p>
    <w:p w:rsidR="00F80760" w:rsidRDefault="00F80760">
      <w:proofErr w:type="gramStart"/>
      <w:r>
        <w:t>public</w:t>
      </w:r>
      <w:proofErr w:type="gramEnd"/>
      <w:r>
        <w:t xml:space="preserve"> </w:t>
      </w:r>
    </w:p>
    <w:p w:rsidR="00F80760" w:rsidRDefault="006020F6">
      <w:pPr>
        <w:pStyle w:val="BodyText"/>
      </w:pPr>
      <w:hyperlink r:id="rId488" w:anchor="instance-method-postMessage">
        <w:r w:rsidR="00F80760">
          <w:rPr>
            <w:rStyle w:val="Hyperlink"/>
          </w:rPr>
          <w:t>postMessage</w:t>
        </w:r>
      </w:hyperlink>
      <w:r w:rsidR="00F80760">
        <w:t>(</w:t>
      </w:r>
      <w:proofErr w:type="gramStart"/>
      <w:r w:rsidR="00F80760">
        <w:t>inMsg</w:t>
      </w:r>
      <w:proofErr w:type="gramEnd"/>
      <w:r w:rsidR="00F80760">
        <w:t>: *, responseCallback: *): *</w:t>
      </w:r>
    </w:p>
    <w:p w:rsidR="00F80760" w:rsidRDefault="00F80760" w:rsidP="00F80760">
      <w:pPr>
        <w:pStyle w:val="Heading2"/>
        <w:numPr>
          <w:ilvl w:val="2"/>
          <w:numId w:val="3"/>
        </w:numPr>
        <w:pBdr>
          <w:bottom w:val="none" w:sz="0" w:space="0" w:color="auto"/>
        </w:pBdr>
      </w:pPr>
      <w:bookmarkStart w:id="604" w:name="inherited-summary-1"/>
      <w:bookmarkStart w:id="605" w:name="_Toc443159401"/>
      <w:bookmarkEnd w:id="604"/>
      <w:r>
        <w:t>Inherited Summary</w:t>
      </w:r>
      <w:bookmarkEnd w:id="605"/>
    </w:p>
    <w:p w:rsidR="00F80760" w:rsidRDefault="00F80760">
      <w:r>
        <w:t xml:space="preserve"> From class </w:t>
      </w:r>
      <w:hyperlink r:id="rId489">
        <w:r>
          <w:rPr>
            <w:rStyle w:val="Hyperlink"/>
          </w:rPr>
          <w:t>Bus</w:t>
        </w:r>
      </w:hyperlink>
      <w:r>
        <w:t xml:space="preserve"> public </w:t>
      </w:r>
    </w:p>
    <w:p w:rsidR="00F80760" w:rsidRDefault="006020F6">
      <w:pPr>
        <w:pStyle w:val="BodyText"/>
      </w:pPr>
      <w:hyperlink r:id="rId490"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6020F6">
      <w:pPr>
        <w:pStyle w:val="BodyText"/>
      </w:pPr>
      <w:hyperlink r:id="rId491"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492">
        <w:r w:rsidR="00F80760">
          <w:rPr>
            <w:rStyle w:val="Hyperlink"/>
          </w:rPr>
          <w:t>number</w:t>
        </w:r>
      </w:hyperlink>
      <w:r w:rsidR="00F80760">
        <w:t xml:space="preserve">, responseListener: </w:t>
      </w:r>
      <w:hyperlink r:id="rId493">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6020F6">
      <w:pPr>
        <w:pStyle w:val="BodyText"/>
      </w:pPr>
      <w:hyperlink r:id="rId494"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495">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6020F6">
      <w:pPr>
        <w:pStyle w:val="BodyText"/>
      </w:pPr>
      <w:hyperlink r:id="rId496"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497">
        <w:r w:rsidR="00F80760">
          <w:rPr>
            <w:rStyle w:val="Hyperlink"/>
          </w:rPr>
          <w:t>Function</w:t>
        </w:r>
      </w:hyperlink>
      <w:r w:rsidR="00F80760">
        <w:t xml:space="preserve">): </w:t>
      </w:r>
      <w:hyperlink r:id="rId498">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6020F6">
      <w:pPr>
        <w:pStyle w:val="BodyText"/>
      </w:pPr>
      <w:hyperlink r:id="rId499"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6020F6">
      <w:pPr>
        <w:pStyle w:val="BodyText"/>
      </w:pPr>
      <w:hyperlink r:id="rId500"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501">
        <w:r w:rsidR="00F80760">
          <w:rPr>
            <w:rStyle w:val="Hyperlink"/>
          </w:rPr>
          <w:t>number</w:t>
        </w:r>
      </w:hyperlink>
      <w:r w:rsidR="00F80760">
        <w:t>)</w:t>
      </w:r>
    </w:p>
    <w:p w:rsidR="00F80760" w:rsidRDefault="00F80760">
      <w:pPr>
        <w:pStyle w:val="BodyText"/>
      </w:pPr>
      <w:r>
        <w:lastRenderedPageBreak/>
        <w:t>Remove the response listener.</w:t>
      </w:r>
    </w:p>
    <w:p w:rsidR="00F80760" w:rsidRDefault="00F80760" w:rsidP="00F80760">
      <w:pPr>
        <w:pStyle w:val="Heading2"/>
        <w:numPr>
          <w:ilvl w:val="2"/>
          <w:numId w:val="3"/>
        </w:numPr>
        <w:pBdr>
          <w:bottom w:val="none" w:sz="0" w:space="0" w:color="auto"/>
        </w:pBdr>
      </w:pPr>
      <w:bookmarkStart w:id="606" w:name="_Toc443159402"/>
      <w:r>
        <w:t>Public Constructors</w:t>
      </w:r>
      <w:bookmarkEnd w:id="606"/>
    </w:p>
    <w:p w:rsidR="00F80760" w:rsidRDefault="00F80760" w:rsidP="00F80760">
      <w:pPr>
        <w:pStyle w:val="Heading3"/>
        <w:numPr>
          <w:ilvl w:val="3"/>
          <w:numId w:val="3"/>
        </w:numPr>
        <w:pBdr>
          <w:bottom w:val="none" w:sz="0" w:space="0" w:color="auto"/>
        </w:pBdr>
      </w:pPr>
      <w:bookmarkStart w:id="607" w:name="_Toc443159403"/>
      <w:proofErr w:type="gramStart"/>
      <w:r>
        <w:t>public</w:t>
      </w:r>
      <w:proofErr w:type="gramEnd"/>
      <w:r>
        <w:t xml:space="preserve"> constructor(registry: *)  </w:t>
      </w:r>
      <w:hyperlink r:id="rId502" w:anchor="lineNumber19">
        <w:r>
          <w:rPr>
            <w:rStyle w:val="Hyperlink"/>
          </w:rPr>
          <w:t>source</w:t>
        </w:r>
        <w:bookmarkEnd w:id="607"/>
      </w:hyperlink>
      <w:r>
        <w:t xml:space="preserve"> </w:t>
      </w:r>
    </w:p>
    <w:p w:rsidR="00F80760" w:rsidRDefault="00F80760" w:rsidP="00F80760">
      <w:pPr>
        <w:pStyle w:val="Heading4"/>
        <w:numPr>
          <w:ilvl w:val="4"/>
          <w:numId w:val="3"/>
        </w:numPr>
      </w:pPr>
      <w:bookmarkStart w:id="608" w:name="override-1"/>
      <w:bookmarkEnd w:id="608"/>
      <w:r>
        <w:t>Override:</w:t>
      </w:r>
    </w:p>
    <w:p w:rsidR="00F80760" w:rsidRDefault="006020F6">
      <w:hyperlink r:id="rId503" w:anchor="instance-constructor-constructor">
        <w:r w:rsidR="00F80760">
          <w:rPr>
            <w:rStyle w:val="Hyperlink"/>
          </w:rPr>
          <w:t>Bus#constructor</w:t>
        </w:r>
      </w:hyperlink>
    </w:p>
    <w:p w:rsidR="00F80760" w:rsidRDefault="00F80760" w:rsidP="00F80760">
      <w:pPr>
        <w:pStyle w:val="Heading4"/>
        <w:numPr>
          <w:ilvl w:val="4"/>
          <w:numId w:val="3"/>
        </w:numPr>
      </w:pPr>
      <w:r>
        <w:t>Params:</w:t>
      </w:r>
    </w:p>
    <w:p w:rsidR="00F80760" w:rsidRDefault="00F80760">
      <w:r>
        <w:t>Name Type Attribute Description registry *</w:t>
      </w:r>
    </w:p>
    <w:p w:rsidR="00F80760" w:rsidRDefault="00F80760" w:rsidP="00F80760">
      <w:pPr>
        <w:pStyle w:val="Heading2"/>
        <w:numPr>
          <w:ilvl w:val="2"/>
          <w:numId w:val="3"/>
        </w:numPr>
        <w:pBdr>
          <w:bottom w:val="none" w:sz="0" w:space="0" w:color="auto"/>
        </w:pBdr>
      </w:pPr>
      <w:bookmarkStart w:id="609" w:name="_Toc443159404"/>
      <w:r>
        <w:t>Public Members</w:t>
      </w:r>
      <w:bookmarkEnd w:id="609"/>
    </w:p>
    <w:p w:rsidR="00F80760" w:rsidRDefault="00F80760" w:rsidP="00F80760">
      <w:pPr>
        <w:pStyle w:val="Heading3"/>
        <w:numPr>
          <w:ilvl w:val="3"/>
          <w:numId w:val="3"/>
        </w:numPr>
        <w:pBdr>
          <w:bottom w:val="none" w:sz="0" w:space="0" w:color="auto"/>
        </w:pBdr>
      </w:pPr>
      <w:bookmarkStart w:id="610" w:name="instance-get-pipeline"/>
      <w:bookmarkStart w:id="611" w:name="_Toc443159405"/>
      <w:bookmarkEnd w:id="610"/>
      <w:proofErr w:type="gramStart"/>
      <w:r>
        <w:t>public</w:t>
      </w:r>
      <w:proofErr w:type="gramEnd"/>
      <w:r>
        <w:t xml:space="preserve"> get pipeline: *  </w:t>
      </w:r>
      <w:hyperlink r:id="rId504" w:anchor="lineNumber29">
        <w:r>
          <w:rPr>
            <w:rStyle w:val="Hyperlink"/>
          </w:rPr>
          <w:t>source</w:t>
        </w:r>
        <w:bookmarkEnd w:id="611"/>
      </w:hyperlink>
      <w:r>
        <w:t xml:space="preserve"> </w:t>
      </w:r>
    </w:p>
    <w:p w:rsidR="00F80760" w:rsidRDefault="00F80760" w:rsidP="00F80760">
      <w:pPr>
        <w:pStyle w:val="Heading2"/>
        <w:numPr>
          <w:ilvl w:val="2"/>
          <w:numId w:val="3"/>
        </w:numPr>
        <w:pBdr>
          <w:bottom w:val="none" w:sz="0" w:space="0" w:color="auto"/>
        </w:pBdr>
      </w:pPr>
      <w:bookmarkStart w:id="612" w:name="_Toc443159406"/>
      <w:r>
        <w:t>Public Methods</w:t>
      </w:r>
      <w:bookmarkEnd w:id="612"/>
    </w:p>
    <w:p w:rsidR="00F80760" w:rsidRDefault="00F80760" w:rsidP="00F80760">
      <w:pPr>
        <w:pStyle w:val="Heading3"/>
        <w:numPr>
          <w:ilvl w:val="3"/>
          <w:numId w:val="3"/>
        </w:numPr>
        <w:pBdr>
          <w:bottom w:val="none" w:sz="0" w:space="0" w:color="auto"/>
        </w:pBdr>
      </w:pPr>
      <w:bookmarkStart w:id="613" w:name="instance-method-addForward"/>
      <w:bookmarkStart w:id="614" w:name="_Toc443159407"/>
      <w:bookmarkEnd w:id="613"/>
      <w:proofErr w:type="gramStart"/>
      <w:r>
        <w:t>public</w:t>
      </w:r>
      <w:proofErr w:type="gramEnd"/>
      <w:r>
        <w:t xml:space="preserve"> addForward(from: *, to: *): *  </w:t>
      </w:r>
      <w:hyperlink r:id="rId505" w:anchor="lineNumber55">
        <w:r>
          <w:rPr>
            <w:rStyle w:val="Hyperlink"/>
          </w:rPr>
          <w:t>source</w:t>
        </w:r>
        <w:bookmarkEnd w:id="614"/>
      </w:hyperlink>
      <w:r>
        <w:t xml:space="preserve"> </w:t>
      </w:r>
    </w:p>
    <w:p w:rsidR="00F80760" w:rsidRDefault="00F80760" w:rsidP="00F80760">
      <w:pPr>
        <w:pStyle w:val="Heading4"/>
        <w:numPr>
          <w:ilvl w:val="4"/>
          <w:numId w:val="3"/>
        </w:numPr>
      </w:pPr>
      <w:r>
        <w:t>Params:</w:t>
      </w:r>
    </w:p>
    <w:p w:rsidR="00F80760" w:rsidRDefault="00F80760">
      <w:r>
        <w:t>Name Type Attribute Description from * to *</w:t>
      </w:r>
    </w:p>
    <w:p w:rsidR="00F80760" w:rsidRDefault="00F80760" w:rsidP="00F80760">
      <w:pPr>
        <w:pStyle w:val="Heading4"/>
        <w:numPr>
          <w:ilvl w:val="4"/>
          <w:numId w:val="3"/>
        </w:numPr>
      </w:pPr>
      <w:bookmarkStart w:id="615" w:name="return-34"/>
      <w:bookmarkEnd w:id="61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616" w:name="_Toc443159408"/>
      <w:proofErr w:type="gramStart"/>
      <w:r>
        <w:t>public</w:t>
      </w:r>
      <w:proofErr w:type="gramEnd"/>
      <w:r>
        <w:t xml:space="preserve"> postMessage(inMsg: *, responseCallback: *): *  </w:t>
      </w:r>
      <w:hyperlink r:id="rId506" w:anchor="lineNumber31">
        <w:r>
          <w:rPr>
            <w:rStyle w:val="Hyperlink"/>
          </w:rPr>
          <w:t>source</w:t>
        </w:r>
        <w:bookmarkEnd w:id="616"/>
      </w:hyperlink>
      <w:r>
        <w:t xml:space="preserve"> </w:t>
      </w:r>
    </w:p>
    <w:p w:rsidR="00F80760" w:rsidRDefault="00F80760" w:rsidP="00F80760">
      <w:pPr>
        <w:pStyle w:val="Heading4"/>
        <w:numPr>
          <w:ilvl w:val="4"/>
          <w:numId w:val="3"/>
        </w:numPr>
      </w:pPr>
      <w:bookmarkStart w:id="617" w:name="override-2"/>
      <w:bookmarkEnd w:id="617"/>
      <w:r>
        <w:t>Override:</w:t>
      </w:r>
    </w:p>
    <w:p w:rsidR="00F80760" w:rsidRDefault="006020F6">
      <w:hyperlink r:id="rId507" w:anchor="instance-method-postMessage">
        <w:r w:rsidR="00F80760">
          <w:rPr>
            <w:rStyle w:val="Hyperlink"/>
          </w:rPr>
          <w:t>Bus#postMessage</w:t>
        </w:r>
      </w:hyperlink>
    </w:p>
    <w:p w:rsidR="00F80760" w:rsidRDefault="00F80760" w:rsidP="00F80760">
      <w:pPr>
        <w:pStyle w:val="Heading4"/>
        <w:numPr>
          <w:ilvl w:val="4"/>
          <w:numId w:val="3"/>
        </w:numPr>
      </w:pPr>
      <w:r>
        <w:t>Params:</w:t>
      </w:r>
    </w:p>
    <w:p w:rsidR="00F80760" w:rsidRDefault="00F80760">
      <w:r>
        <w:t>Name Type Attribute Description inMsg * responseCallback *</w:t>
      </w:r>
    </w:p>
    <w:p w:rsidR="00F80760" w:rsidRDefault="00F80760" w:rsidP="00F80760">
      <w:pPr>
        <w:pStyle w:val="Heading4"/>
        <w:numPr>
          <w:ilvl w:val="4"/>
          <w:numId w:val="3"/>
        </w:numPr>
      </w:pPr>
      <w:bookmarkStart w:id="618" w:name="return-35"/>
      <w:bookmarkEnd w:id="61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08">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19" w:name="minibus"/>
      <w:bookmarkStart w:id="620" w:name="_Toc443159409"/>
      <w:bookmarkEnd w:id="619"/>
      <w:r>
        <w:t>MiniBus</w:t>
      </w:r>
      <w:bookmarkEnd w:id="620"/>
    </w:p>
    <w:p w:rsidR="00F80760" w:rsidRDefault="00F80760" w:rsidP="00F80760">
      <w:pPr>
        <w:pStyle w:val="Heading4"/>
        <w:numPr>
          <w:ilvl w:val="4"/>
          <w:numId w:val="3"/>
        </w:numPr>
      </w:pPr>
      <w:bookmarkStart w:id="621" w:name="extends-2"/>
      <w:bookmarkEnd w:id="621"/>
      <w:r>
        <w:t>Extends:</w:t>
      </w:r>
    </w:p>
    <w:p w:rsidR="00F80760" w:rsidRDefault="006020F6">
      <w:hyperlink r:id="rId509">
        <w:r w:rsidR="00F80760">
          <w:rPr>
            <w:rStyle w:val="Hyperlink"/>
          </w:rPr>
          <w:t>Bus</w:t>
        </w:r>
      </w:hyperlink>
      <w:r w:rsidR="00F80760">
        <w:t xml:space="preserve"> → MiniBus</w:t>
      </w:r>
    </w:p>
    <w:p w:rsidR="00F80760" w:rsidRDefault="00F80760" w:rsidP="00F80760">
      <w:pPr>
        <w:pStyle w:val="Heading4"/>
        <w:numPr>
          <w:ilvl w:val="4"/>
          <w:numId w:val="3"/>
        </w:numPr>
      </w:pPr>
      <w:bookmarkStart w:id="622" w:name="direct-subclass-2"/>
      <w:bookmarkEnd w:id="622"/>
      <w:r>
        <w:t>Direct Subclass:</w:t>
      </w:r>
    </w:p>
    <w:p w:rsidR="00F80760" w:rsidRDefault="006020F6">
      <w:hyperlink r:id="rId510">
        <w:r w:rsidR="00F80760">
          <w:rPr>
            <w:rStyle w:val="Hyperlink"/>
          </w:rPr>
          <w:t>Sandbox</w:t>
        </w:r>
      </w:hyperlink>
    </w:p>
    <w:p w:rsidR="00F80760" w:rsidRDefault="00F80760" w:rsidP="00F80760">
      <w:pPr>
        <w:pStyle w:val="Heading2"/>
        <w:numPr>
          <w:ilvl w:val="2"/>
          <w:numId w:val="3"/>
        </w:numPr>
        <w:pBdr>
          <w:bottom w:val="none" w:sz="0" w:space="0" w:color="auto"/>
        </w:pBdr>
      </w:pPr>
      <w:bookmarkStart w:id="623" w:name="constructor-summary-10"/>
      <w:bookmarkStart w:id="624" w:name="_Toc443159410"/>
      <w:bookmarkEnd w:id="623"/>
      <w:r>
        <w:lastRenderedPageBreak/>
        <w:t>Constructor Summary</w:t>
      </w:r>
      <w:bookmarkEnd w:id="624"/>
    </w:p>
    <w:p w:rsidR="00F80760" w:rsidRDefault="00F80760">
      <w:r>
        <w:t xml:space="preserve">Public Constructor public </w:t>
      </w:r>
    </w:p>
    <w:p w:rsidR="00F80760" w:rsidRDefault="006020F6">
      <w:pPr>
        <w:pStyle w:val="BodyText"/>
      </w:pPr>
      <w:hyperlink r:id="rId511"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625" w:name="method-summary-9"/>
      <w:bookmarkStart w:id="626" w:name="_Toc443159411"/>
      <w:bookmarkEnd w:id="625"/>
      <w:r>
        <w:t>Method Summary</w:t>
      </w:r>
      <w:bookmarkEnd w:id="626"/>
    </w:p>
    <w:p w:rsidR="00F80760" w:rsidRDefault="00F80760">
      <w:r>
        <w:t xml:space="preserve">Public Methods public </w:t>
      </w:r>
    </w:p>
    <w:p w:rsidR="00F80760" w:rsidRDefault="006020F6">
      <w:pPr>
        <w:pStyle w:val="BodyText"/>
      </w:pPr>
      <w:hyperlink r:id="rId512" w:anchor="instance-method-postMessage">
        <w:r w:rsidR="00F80760">
          <w:rPr>
            <w:rStyle w:val="Hyperlink"/>
          </w:rPr>
          <w:t>postMessage</w:t>
        </w:r>
      </w:hyperlink>
      <w:r w:rsidR="00F80760">
        <w:t>(</w:t>
      </w:r>
      <w:proofErr w:type="gramStart"/>
      <w:r w:rsidR="00F80760">
        <w:t>inMsg</w:t>
      </w:r>
      <w:proofErr w:type="gramEnd"/>
      <w:r w:rsidR="00F80760">
        <w:t>: *, responseCallback: *): *</w:t>
      </w:r>
    </w:p>
    <w:p w:rsidR="00F80760" w:rsidRDefault="00F80760" w:rsidP="00F80760">
      <w:pPr>
        <w:pStyle w:val="Heading2"/>
        <w:numPr>
          <w:ilvl w:val="2"/>
          <w:numId w:val="3"/>
        </w:numPr>
        <w:pBdr>
          <w:bottom w:val="none" w:sz="0" w:space="0" w:color="auto"/>
        </w:pBdr>
      </w:pPr>
      <w:bookmarkStart w:id="627" w:name="inherited-summary-2"/>
      <w:bookmarkStart w:id="628" w:name="_Toc443159412"/>
      <w:bookmarkEnd w:id="627"/>
      <w:r>
        <w:t>Inherited Summary</w:t>
      </w:r>
      <w:bookmarkEnd w:id="628"/>
    </w:p>
    <w:p w:rsidR="00F80760" w:rsidRDefault="00F80760">
      <w:r>
        <w:t xml:space="preserve"> From class </w:t>
      </w:r>
      <w:hyperlink r:id="rId513">
        <w:r>
          <w:rPr>
            <w:rStyle w:val="Hyperlink"/>
          </w:rPr>
          <w:t>Bus</w:t>
        </w:r>
      </w:hyperlink>
      <w:r>
        <w:t xml:space="preserve"> public </w:t>
      </w:r>
    </w:p>
    <w:p w:rsidR="00F80760" w:rsidRDefault="006020F6">
      <w:pPr>
        <w:pStyle w:val="BodyText"/>
      </w:pPr>
      <w:hyperlink r:id="rId514"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6020F6">
      <w:pPr>
        <w:pStyle w:val="BodyText"/>
      </w:pPr>
      <w:hyperlink r:id="rId515"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516">
        <w:r w:rsidR="00F80760">
          <w:rPr>
            <w:rStyle w:val="Hyperlink"/>
          </w:rPr>
          <w:t>number</w:t>
        </w:r>
      </w:hyperlink>
      <w:r w:rsidR="00F80760">
        <w:t xml:space="preserve">, responseListener: </w:t>
      </w:r>
      <w:hyperlink r:id="rId517">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6020F6">
      <w:pPr>
        <w:pStyle w:val="BodyText"/>
      </w:pPr>
      <w:hyperlink r:id="rId518"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519">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6020F6">
      <w:pPr>
        <w:pStyle w:val="BodyText"/>
      </w:pPr>
      <w:hyperlink r:id="rId520"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521">
        <w:r w:rsidR="00F80760">
          <w:rPr>
            <w:rStyle w:val="Hyperlink"/>
          </w:rPr>
          <w:t>Function</w:t>
        </w:r>
      </w:hyperlink>
      <w:r w:rsidR="00F80760">
        <w:t xml:space="preserve">): </w:t>
      </w:r>
      <w:hyperlink r:id="rId522">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6020F6">
      <w:pPr>
        <w:pStyle w:val="BodyText"/>
      </w:pPr>
      <w:hyperlink r:id="rId523"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6020F6">
      <w:pPr>
        <w:pStyle w:val="BodyText"/>
      </w:pPr>
      <w:hyperlink r:id="rId524"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525">
        <w:r w:rsidR="00F80760">
          <w:rPr>
            <w:rStyle w:val="Hyperlink"/>
          </w:rPr>
          <w:t>number</w:t>
        </w:r>
      </w:hyperlink>
      <w:r w:rsidR="00F80760">
        <w:t>)</w:t>
      </w:r>
    </w:p>
    <w:p w:rsidR="00F80760" w:rsidRDefault="00F80760">
      <w:pPr>
        <w:pStyle w:val="BodyText"/>
      </w:pPr>
      <w:r>
        <w:t>Remove the response listener.</w:t>
      </w:r>
    </w:p>
    <w:p w:rsidR="00F80760" w:rsidRDefault="00F80760" w:rsidP="00F80760">
      <w:pPr>
        <w:pStyle w:val="Heading2"/>
        <w:numPr>
          <w:ilvl w:val="2"/>
          <w:numId w:val="3"/>
        </w:numPr>
        <w:pBdr>
          <w:bottom w:val="none" w:sz="0" w:space="0" w:color="auto"/>
        </w:pBdr>
      </w:pPr>
      <w:bookmarkStart w:id="629" w:name="_Toc443159413"/>
      <w:r>
        <w:t>Public Constructors</w:t>
      </w:r>
      <w:bookmarkEnd w:id="629"/>
    </w:p>
    <w:p w:rsidR="00F80760" w:rsidRDefault="00F80760" w:rsidP="00F80760">
      <w:pPr>
        <w:pStyle w:val="Heading3"/>
        <w:numPr>
          <w:ilvl w:val="3"/>
          <w:numId w:val="3"/>
        </w:numPr>
        <w:pBdr>
          <w:bottom w:val="none" w:sz="0" w:space="0" w:color="auto"/>
        </w:pBdr>
      </w:pPr>
      <w:bookmarkStart w:id="630" w:name="_Toc443159414"/>
      <w:proofErr w:type="gramStart"/>
      <w:r>
        <w:t>public</w:t>
      </w:r>
      <w:proofErr w:type="gramEnd"/>
      <w:r>
        <w:t xml:space="preserve"> constructor  </w:t>
      </w:r>
      <w:hyperlink r:id="rId526" w:anchor="lineNumber5">
        <w:r>
          <w:rPr>
            <w:rStyle w:val="Hyperlink"/>
          </w:rPr>
          <w:t>source</w:t>
        </w:r>
        <w:bookmarkEnd w:id="630"/>
      </w:hyperlink>
      <w:r>
        <w:t xml:space="preserve"> </w:t>
      </w:r>
    </w:p>
    <w:p w:rsidR="00F80760" w:rsidRDefault="00F80760" w:rsidP="00F80760">
      <w:pPr>
        <w:pStyle w:val="Heading4"/>
        <w:numPr>
          <w:ilvl w:val="4"/>
          <w:numId w:val="3"/>
        </w:numPr>
      </w:pPr>
      <w:r>
        <w:t>Override:</w:t>
      </w:r>
    </w:p>
    <w:p w:rsidR="00F80760" w:rsidRDefault="006020F6">
      <w:hyperlink r:id="rId527" w:anchor="instance-constructor-constructor">
        <w:r w:rsidR="00F80760">
          <w:rPr>
            <w:rStyle w:val="Hyperlink"/>
          </w:rPr>
          <w:t>Bus#constructor</w:t>
        </w:r>
      </w:hyperlink>
    </w:p>
    <w:p w:rsidR="00F80760" w:rsidRDefault="00F80760" w:rsidP="00F80760">
      <w:pPr>
        <w:pStyle w:val="Heading2"/>
        <w:numPr>
          <w:ilvl w:val="2"/>
          <w:numId w:val="3"/>
        </w:numPr>
        <w:pBdr>
          <w:bottom w:val="none" w:sz="0" w:space="0" w:color="auto"/>
        </w:pBdr>
      </w:pPr>
      <w:bookmarkStart w:id="631" w:name="_Toc443159415"/>
      <w:r>
        <w:t>Public Methods</w:t>
      </w:r>
      <w:bookmarkEnd w:id="631"/>
    </w:p>
    <w:p w:rsidR="00F80760" w:rsidRDefault="00F80760" w:rsidP="00F80760">
      <w:pPr>
        <w:pStyle w:val="Heading3"/>
        <w:numPr>
          <w:ilvl w:val="3"/>
          <w:numId w:val="3"/>
        </w:numPr>
        <w:pBdr>
          <w:bottom w:val="none" w:sz="0" w:space="0" w:color="auto"/>
        </w:pBdr>
      </w:pPr>
      <w:bookmarkStart w:id="632" w:name="instance-method-postMessage"/>
      <w:bookmarkStart w:id="633" w:name="_Toc443159416"/>
      <w:bookmarkEnd w:id="632"/>
      <w:proofErr w:type="gramStart"/>
      <w:r>
        <w:t>public</w:t>
      </w:r>
      <w:proofErr w:type="gramEnd"/>
      <w:r>
        <w:t xml:space="preserve"> postMessage(inMsg: *, responseCallback: *): *  </w:t>
      </w:r>
      <w:hyperlink r:id="rId528" w:anchor="lineNumber9">
        <w:r>
          <w:rPr>
            <w:rStyle w:val="Hyperlink"/>
          </w:rPr>
          <w:t>source</w:t>
        </w:r>
        <w:bookmarkEnd w:id="633"/>
      </w:hyperlink>
      <w:r>
        <w:t xml:space="preserve"> </w:t>
      </w:r>
    </w:p>
    <w:p w:rsidR="00F80760" w:rsidRDefault="00F80760" w:rsidP="00F80760">
      <w:pPr>
        <w:pStyle w:val="Heading4"/>
        <w:numPr>
          <w:ilvl w:val="4"/>
          <w:numId w:val="3"/>
        </w:numPr>
      </w:pPr>
      <w:r>
        <w:t>Override:</w:t>
      </w:r>
    </w:p>
    <w:p w:rsidR="00F80760" w:rsidRDefault="006020F6">
      <w:hyperlink r:id="rId529" w:anchor="instance-method-postMessage">
        <w:r w:rsidR="00F80760">
          <w:rPr>
            <w:rStyle w:val="Hyperlink"/>
          </w:rPr>
          <w:t>Bus#postMessage</w:t>
        </w:r>
      </w:hyperlink>
    </w:p>
    <w:p w:rsidR="00F80760" w:rsidRDefault="00F80760" w:rsidP="00F80760">
      <w:pPr>
        <w:pStyle w:val="Heading4"/>
        <w:numPr>
          <w:ilvl w:val="4"/>
          <w:numId w:val="3"/>
        </w:numPr>
      </w:pPr>
      <w:r>
        <w:lastRenderedPageBreak/>
        <w:t>Params:</w:t>
      </w:r>
    </w:p>
    <w:p w:rsidR="00F80760" w:rsidRDefault="00F80760">
      <w:r>
        <w:t>Name Type Attribute Description inMsg * responseCallback *</w:t>
      </w:r>
    </w:p>
    <w:p w:rsidR="00F80760" w:rsidRDefault="00F80760" w:rsidP="00F80760">
      <w:pPr>
        <w:pStyle w:val="Heading4"/>
        <w:numPr>
          <w:ilvl w:val="4"/>
          <w:numId w:val="3"/>
        </w:numPr>
      </w:pPr>
      <w:bookmarkStart w:id="634" w:name="return-36"/>
      <w:bookmarkEnd w:id="63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53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35" w:name="objectallocation"/>
      <w:bookmarkStart w:id="636" w:name="_Toc443159417"/>
      <w:bookmarkEnd w:id="635"/>
      <w:r>
        <w:t>ObjectAllocation</w:t>
      </w:r>
      <w:bookmarkEnd w:id="636"/>
    </w:p>
    <w:p w:rsidR="00F80760" w:rsidRDefault="00F80760" w:rsidP="00F80760">
      <w:pPr>
        <w:pStyle w:val="Heading2"/>
        <w:numPr>
          <w:ilvl w:val="2"/>
          <w:numId w:val="3"/>
        </w:numPr>
        <w:pBdr>
          <w:bottom w:val="none" w:sz="0" w:space="0" w:color="auto"/>
        </w:pBdr>
      </w:pPr>
      <w:bookmarkStart w:id="637" w:name="constructor-summary-11"/>
      <w:bookmarkStart w:id="638" w:name="_Toc443159418"/>
      <w:bookmarkEnd w:id="637"/>
      <w:r>
        <w:t>Constructor Summary</w:t>
      </w:r>
      <w:bookmarkEnd w:id="638"/>
    </w:p>
    <w:p w:rsidR="00F80760" w:rsidRDefault="00F80760">
      <w:r>
        <w:t xml:space="preserve">Public Constructor public </w:t>
      </w:r>
    </w:p>
    <w:p w:rsidR="00F80760" w:rsidRDefault="006020F6">
      <w:pPr>
        <w:pStyle w:val="BodyText"/>
      </w:pPr>
      <w:hyperlink r:id="rId531" w:anchor="instance-constructor-constructor">
        <w:r w:rsidR="00F80760">
          <w:rPr>
            <w:rStyle w:val="Hyperlink"/>
          </w:rPr>
          <w:t>constructor</w:t>
        </w:r>
      </w:hyperlink>
      <w:r w:rsidR="00F80760">
        <w:t>(</w:t>
      </w:r>
      <w:proofErr w:type="gramStart"/>
      <w:r w:rsidR="00F80760">
        <w:t>url</w:t>
      </w:r>
      <w:proofErr w:type="gramEnd"/>
      <w:r w:rsidR="00F80760">
        <w:t xml:space="preserve">: URL.URL, bus: </w:t>
      </w:r>
      <w:hyperlink r:id="rId532">
        <w:r w:rsidR="00F80760">
          <w:rPr>
            <w:rStyle w:val="Hyperlink"/>
          </w:rPr>
          <w:t>MiniBus</w:t>
        </w:r>
      </w:hyperlink>
      <w:r w:rsidR="00F80760">
        <w:t>)</w:t>
      </w:r>
    </w:p>
    <w:p w:rsidR="00F80760" w:rsidRDefault="00F80760">
      <w:pPr>
        <w:pStyle w:val="BodyText"/>
      </w:pPr>
      <w:r>
        <w:t>Create an Object Allocation</w:t>
      </w:r>
    </w:p>
    <w:p w:rsidR="00F80760" w:rsidRDefault="00F80760" w:rsidP="00F80760">
      <w:pPr>
        <w:pStyle w:val="Heading2"/>
        <w:numPr>
          <w:ilvl w:val="2"/>
          <w:numId w:val="3"/>
        </w:numPr>
        <w:pBdr>
          <w:bottom w:val="none" w:sz="0" w:space="0" w:color="auto"/>
        </w:pBdr>
      </w:pPr>
      <w:bookmarkStart w:id="639" w:name="member-summary-7"/>
      <w:bookmarkStart w:id="640" w:name="_Toc443159419"/>
      <w:bookmarkEnd w:id="639"/>
      <w:r>
        <w:t>Member Summary</w:t>
      </w:r>
      <w:bookmarkEnd w:id="640"/>
    </w:p>
    <w:p w:rsidR="00F80760" w:rsidRDefault="00F80760">
      <w:r>
        <w:t xml:space="preserve">Public Members public get </w:t>
      </w:r>
    </w:p>
    <w:p w:rsidR="00F80760" w:rsidRDefault="006020F6">
      <w:pPr>
        <w:pStyle w:val="BodyText"/>
      </w:pPr>
      <w:hyperlink r:id="rId533" w:anchor="instance-get-url">
        <w:r w:rsidR="00F80760">
          <w:rPr>
            <w:rStyle w:val="Hyperlink"/>
          </w:rPr>
          <w:t>url</w:t>
        </w:r>
      </w:hyperlink>
      <w:r w:rsidR="00F80760">
        <w:t xml:space="preserve">: </w:t>
      </w:r>
      <w:hyperlink r:id="rId534">
        <w:r w:rsidR="00F80760">
          <w:rPr>
            <w:rStyle w:val="Hyperlink"/>
          </w:rPr>
          <w:t>string</w:t>
        </w:r>
      </w:hyperlink>
      <w:r w:rsidR="00F80760">
        <w:t>: *</w:t>
      </w:r>
    </w:p>
    <w:p w:rsidR="00F80760" w:rsidRDefault="00F80760">
      <w:pPr>
        <w:pStyle w:val="BodyText"/>
      </w:pPr>
      <w:proofErr w:type="gramStart"/>
      <w:r>
        <w:t>get</w:t>
      </w:r>
      <w:proofErr w:type="gramEnd"/>
      <w:r>
        <w:t xml:space="preserve"> the URL value</w:t>
      </w:r>
    </w:p>
    <w:p w:rsidR="00F80760" w:rsidRDefault="00F80760" w:rsidP="00F80760">
      <w:pPr>
        <w:pStyle w:val="Heading2"/>
        <w:numPr>
          <w:ilvl w:val="2"/>
          <w:numId w:val="3"/>
        </w:numPr>
        <w:pBdr>
          <w:bottom w:val="none" w:sz="0" w:space="0" w:color="auto"/>
        </w:pBdr>
      </w:pPr>
      <w:bookmarkStart w:id="641" w:name="method-summary-10"/>
      <w:bookmarkStart w:id="642" w:name="_Toc443159420"/>
      <w:bookmarkEnd w:id="641"/>
      <w:r>
        <w:t>Method Summary</w:t>
      </w:r>
      <w:bookmarkEnd w:id="642"/>
    </w:p>
    <w:p w:rsidR="00F80760" w:rsidRDefault="00F80760">
      <w:r>
        <w:t xml:space="preserve">Public Methods public </w:t>
      </w:r>
    </w:p>
    <w:p w:rsidR="00F80760" w:rsidRDefault="006020F6">
      <w:pPr>
        <w:pStyle w:val="BodyText"/>
      </w:pPr>
      <w:hyperlink r:id="rId535" w:anchor="instance-method-create">
        <w:r w:rsidR="00F80760">
          <w:rPr>
            <w:rStyle w:val="Hyperlink"/>
          </w:rPr>
          <w:t>create</w:t>
        </w:r>
      </w:hyperlink>
      <w:r w:rsidR="00F80760">
        <w:t>(</w:t>
      </w:r>
      <w:proofErr w:type="gramStart"/>
      <w:r w:rsidR="00F80760">
        <w:t>domain</w:t>
      </w:r>
      <w:proofErr w:type="gramEnd"/>
      <w:r w:rsidR="00F80760">
        <w:t xml:space="preserve">: Domain, number: </w:t>
      </w:r>
      <w:hyperlink r:id="rId536">
        <w:r w:rsidR="00F80760">
          <w:rPr>
            <w:rStyle w:val="Hyperlink"/>
          </w:rPr>
          <w:t>number</w:t>
        </w:r>
      </w:hyperlink>
      <w:r w:rsidR="00F80760">
        <w:t xml:space="preserve">): </w:t>
      </w:r>
      <w:hyperlink r:id="rId537">
        <w:r w:rsidR="00F80760">
          <w:rPr>
            <w:rStyle w:val="Hyperlink"/>
          </w:rPr>
          <w:t>Promise</w:t>
        </w:r>
      </w:hyperlink>
      <w:r w:rsidR="00F80760">
        <w:t>&lt;ObjectURL&gt;</w:t>
      </w:r>
    </w:p>
    <w:p w:rsidR="00F80760" w:rsidRDefault="00F80760">
      <w:pPr>
        <w:pStyle w:val="BodyText"/>
      </w:pPr>
      <w:r>
        <w:t>Ask for creation of a number of Object addresses, to the domain message node.</w:t>
      </w:r>
    </w:p>
    <w:p w:rsidR="00F80760" w:rsidRDefault="00F80760" w:rsidP="00F80760">
      <w:pPr>
        <w:pStyle w:val="Heading2"/>
        <w:numPr>
          <w:ilvl w:val="2"/>
          <w:numId w:val="3"/>
        </w:numPr>
        <w:pBdr>
          <w:bottom w:val="none" w:sz="0" w:space="0" w:color="auto"/>
        </w:pBdr>
      </w:pPr>
      <w:bookmarkStart w:id="643" w:name="_Toc443159421"/>
      <w:r>
        <w:t>Public Constructors</w:t>
      </w:r>
      <w:bookmarkEnd w:id="643"/>
    </w:p>
    <w:p w:rsidR="00F80760" w:rsidRDefault="00F80760" w:rsidP="00F80760">
      <w:pPr>
        <w:pStyle w:val="Heading3"/>
        <w:numPr>
          <w:ilvl w:val="3"/>
          <w:numId w:val="3"/>
        </w:numPr>
        <w:pBdr>
          <w:bottom w:val="none" w:sz="0" w:space="0" w:color="auto"/>
        </w:pBdr>
      </w:pPr>
      <w:bookmarkStart w:id="644" w:name="_Toc443159422"/>
      <w:proofErr w:type="gramStart"/>
      <w:r>
        <w:t>public</w:t>
      </w:r>
      <w:proofErr w:type="gramEnd"/>
      <w:r>
        <w:t xml:space="preserve"> constructor(url: URL.URL, bus: </w:t>
      </w:r>
      <w:hyperlink r:id="rId538">
        <w:r>
          <w:rPr>
            <w:rStyle w:val="Hyperlink"/>
          </w:rPr>
          <w:t>MiniBus</w:t>
        </w:r>
      </w:hyperlink>
      <w:r>
        <w:t xml:space="preserve">)  </w:t>
      </w:r>
      <w:hyperlink r:id="rId539" w:anchor="lineNumber12">
        <w:r>
          <w:rPr>
            <w:rStyle w:val="Hyperlink"/>
          </w:rPr>
          <w:t>source</w:t>
        </w:r>
        <w:bookmarkEnd w:id="644"/>
      </w:hyperlink>
      <w:r>
        <w:t xml:space="preserve"> </w:t>
      </w:r>
    </w:p>
    <w:p w:rsidR="00F80760" w:rsidRDefault="00F80760">
      <w:r>
        <w:t>Create an Object Allocation</w:t>
      </w:r>
    </w:p>
    <w:p w:rsidR="00F80760" w:rsidRDefault="00F80760" w:rsidP="00F80760">
      <w:pPr>
        <w:pStyle w:val="Heading4"/>
        <w:numPr>
          <w:ilvl w:val="4"/>
          <w:numId w:val="3"/>
        </w:numPr>
      </w:pPr>
      <w:r>
        <w:t>Params:</w:t>
      </w:r>
    </w:p>
    <w:p w:rsidR="00F80760" w:rsidRDefault="00F80760">
      <w:r>
        <w:t xml:space="preserve">Name Type Attribute Description </w:t>
      </w:r>
      <w:proofErr w:type="gramStart"/>
      <w:r>
        <w:t>url</w:t>
      </w:r>
      <w:proofErr w:type="gramEnd"/>
      <w:r>
        <w:t xml:space="preserve"> URL.URL url from who is sending the message</w:t>
      </w:r>
    </w:p>
    <w:p w:rsidR="00F80760" w:rsidRDefault="00F80760">
      <w:pPr>
        <w:pStyle w:val="BodyText"/>
      </w:pPr>
      <w:proofErr w:type="gramStart"/>
      <w:r>
        <w:t>bus</w:t>
      </w:r>
      <w:proofErr w:type="gramEnd"/>
      <w:r>
        <w:t xml:space="preserve"> </w:t>
      </w:r>
      <w:hyperlink r:id="rId540">
        <w:r>
          <w:rPr>
            <w:rStyle w:val="Hyperlink"/>
          </w:rPr>
          <w:t>MiniBus</w:t>
        </w:r>
      </w:hyperlink>
      <w:r>
        <w:t xml:space="preserve"> MiniBus used for address allocation</w:t>
      </w:r>
    </w:p>
    <w:p w:rsidR="00F80760" w:rsidRDefault="00F80760" w:rsidP="00F80760">
      <w:pPr>
        <w:pStyle w:val="Heading2"/>
        <w:numPr>
          <w:ilvl w:val="2"/>
          <w:numId w:val="3"/>
        </w:numPr>
        <w:pBdr>
          <w:bottom w:val="none" w:sz="0" w:space="0" w:color="auto"/>
        </w:pBdr>
      </w:pPr>
      <w:bookmarkStart w:id="645" w:name="_Toc443159423"/>
      <w:r>
        <w:t>Public Members</w:t>
      </w:r>
      <w:bookmarkEnd w:id="645"/>
    </w:p>
    <w:p w:rsidR="00F80760" w:rsidRDefault="00F80760" w:rsidP="00F80760">
      <w:pPr>
        <w:pStyle w:val="Heading3"/>
        <w:numPr>
          <w:ilvl w:val="3"/>
          <w:numId w:val="3"/>
        </w:numPr>
        <w:pBdr>
          <w:bottom w:val="none" w:sz="0" w:space="0" w:color="auto"/>
        </w:pBdr>
      </w:pPr>
      <w:bookmarkStart w:id="646" w:name="_Toc443159424"/>
      <w:proofErr w:type="gramStart"/>
      <w:r>
        <w:t>public</w:t>
      </w:r>
      <w:proofErr w:type="gramEnd"/>
      <w:r>
        <w:t xml:space="preserve"> get url: </w:t>
      </w:r>
      <w:hyperlink r:id="rId541">
        <w:r>
          <w:rPr>
            <w:rStyle w:val="Hyperlink"/>
          </w:rPr>
          <w:t>string</w:t>
        </w:r>
      </w:hyperlink>
      <w:r>
        <w:t xml:space="preserve">: *  </w:t>
      </w:r>
      <w:hyperlink r:id="rId542" w:anchor="lineNumber23">
        <w:r>
          <w:rPr>
            <w:rStyle w:val="Hyperlink"/>
          </w:rPr>
          <w:t>source</w:t>
        </w:r>
        <w:bookmarkEnd w:id="646"/>
      </w:hyperlink>
      <w:r>
        <w:t xml:space="preserve"> </w:t>
      </w:r>
    </w:p>
    <w:p w:rsidR="00F80760" w:rsidRDefault="00F80760">
      <w:proofErr w:type="gramStart"/>
      <w:r>
        <w:t>get</w:t>
      </w:r>
      <w:proofErr w:type="gramEnd"/>
      <w:r>
        <w:t xml:space="preserve"> the URL value</w:t>
      </w:r>
    </w:p>
    <w:p w:rsidR="00F80760" w:rsidRDefault="00F80760" w:rsidP="00F80760">
      <w:pPr>
        <w:pStyle w:val="Heading4"/>
        <w:numPr>
          <w:ilvl w:val="4"/>
          <w:numId w:val="3"/>
        </w:numPr>
      </w:pPr>
      <w:bookmarkStart w:id="647" w:name="return-37"/>
      <w:bookmarkEnd w:id="647"/>
      <w:r>
        <w:t>Return:</w:t>
      </w:r>
    </w:p>
    <w:tbl>
      <w:tblPr>
        <w:tblW w:w="5000" w:type="pct"/>
        <w:tblLook w:val="04A0"/>
      </w:tblPr>
      <w:tblGrid>
        <w:gridCol w:w="6967"/>
        <w:gridCol w:w="2320"/>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&lt;/spa n&gt;</w:t>
            </w:r>
          </w:p>
        </w:tc>
        <w:tc>
          <w:tcPr>
            <w:tcW w:w="0" w:type="auto"/>
          </w:tcPr>
          <w:p w:rsidR="00F80760" w:rsidRDefault="00F80760">
            <w:pPr>
              <w:jc w:val="left"/>
            </w:pPr>
            <w:r>
              <w:t>The url value;</w:t>
            </w:r>
          </w:p>
        </w:tc>
      </w:tr>
    </w:tbl>
    <w:p w:rsidR="00F80760" w:rsidRDefault="00F80760" w:rsidP="00F80760">
      <w:pPr>
        <w:pStyle w:val="Heading2"/>
        <w:numPr>
          <w:ilvl w:val="2"/>
          <w:numId w:val="3"/>
        </w:numPr>
        <w:pBdr>
          <w:bottom w:val="none" w:sz="0" w:space="0" w:color="auto"/>
        </w:pBdr>
      </w:pPr>
      <w:bookmarkStart w:id="648" w:name="_Toc443159425"/>
      <w:r>
        <w:lastRenderedPageBreak/>
        <w:t>Public Methods</w:t>
      </w:r>
      <w:bookmarkEnd w:id="648"/>
    </w:p>
    <w:p w:rsidR="00F80760" w:rsidRDefault="00F80760" w:rsidP="00F80760">
      <w:pPr>
        <w:pStyle w:val="Heading3"/>
        <w:numPr>
          <w:ilvl w:val="3"/>
          <w:numId w:val="3"/>
        </w:numPr>
        <w:pBdr>
          <w:bottom w:val="none" w:sz="0" w:space="0" w:color="auto"/>
        </w:pBdr>
      </w:pPr>
      <w:bookmarkStart w:id="649" w:name="instance-method-create"/>
      <w:bookmarkStart w:id="650" w:name="_Toc443159426"/>
      <w:bookmarkEnd w:id="649"/>
      <w:proofErr w:type="gramStart"/>
      <w:r>
        <w:t>public</w:t>
      </w:r>
      <w:proofErr w:type="gramEnd"/>
      <w:r>
        <w:t xml:space="preserve"> create(domain: Domain, number: </w:t>
      </w:r>
      <w:hyperlink r:id="rId543">
        <w:r>
          <w:rPr>
            <w:rStyle w:val="Hyperlink"/>
          </w:rPr>
          <w:t>number</w:t>
        </w:r>
      </w:hyperlink>
      <w:r>
        <w:t xml:space="preserve">): </w:t>
      </w:r>
      <w:hyperlink r:id="rId544">
        <w:r>
          <w:rPr>
            <w:rStyle w:val="Hyperlink"/>
          </w:rPr>
          <w:t>Promise</w:t>
        </w:r>
      </w:hyperlink>
      <w:r>
        <w:t xml:space="preserve">&lt;ObjectURL&gt;  </w:t>
      </w:r>
      <w:hyperlink r:id="rId545" w:anchor="lineNumber31">
        <w:r>
          <w:rPr>
            <w:rStyle w:val="Hyperlink"/>
          </w:rPr>
          <w:t>source</w:t>
        </w:r>
        <w:bookmarkEnd w:id="650"/>
      </w:hyperlink>
      <w:r>
        <w:t xml:space="preserve"> </w:t>
      </w:r>
    </w:p>
    <w:p w:rsidR="00F80760" w:rsidRDefault="00F80760">
      <w:r>
        <w:t>Ask for creation of a number of Object addresses, to the domain message node.</w:t>
      </w:r>
    </w:p>
    <w:p w:rsidR="00F80760" w:rsidRDefault="00F80760" w:rsidP="00F80760">
      <w:pPr>
        <w:pStyle w:val="Heading4"/>
        <w:numPr>
          <w:ilvl w:val="4"/>
          <w:numId w:val="3"/>
        </w:numPr>
      </w:pPr>
      <w:r>
        <w:t>Params:</w:t>
      </w:r>
    </w:p>
    <w:p w:rsidR="00F80760" w:rsidRDefault="00F80760">
      <w:proofErr w:type="gramStart"/>
      <w:r>
        <w:t>Name Type Attribute Description domain Domain Domain of the message node.</w:t>
      </w:r>
      <w:proofErr w:type="gramEnd"/>
    </w:p>
    <w:p w:rsidR="00F80760" w:rsidRDefault="00F80760">
      <w:pPr>
        <w:pStyle w:val="BodyText"/>
      </w:pPr>
      <w:proofErr w:type="gramStart"/>
      <w:r>
        <w:t>number</w:t>
      </w:r>
      <w:proofErr w:type="gramEnd"/>
      <w:r>
        <w:t xml:space="preserve"> </w:t>
      </w:r>
      <w:hyperlink r:id="rId546">
        <w:r>
          <w:rPr>
            <w:rStyle w:val="Hyperlink"/>
          </w:rPr>
          <w:t>number</w:t>
        </w:r>
      </w:hyperlink>
      <w:r>
        <w:t xml:space="preserve"> Number of addresses to request</w:t>
      </w:r>
    </w:p>
    <w:p w:rsidR="00F80760" w:rsidRDefault="00F80760" w:rsidP="00F80760">
      <w:pPr>
        <w:pStyle w:val="Heading4"/>
        <w:numPr>
          <w:ilvl w:val="4"/>
          <w:numId w:val="3"/>
        </w:numPr>
      </w:pPr>
      <w:bookmarkStart w:id="651" w:name="return-38"/>
      <w:bookmarkEnd w:id="651"/>
      <w:r>
        <w:t>Return:</w:t>
      </w:r>
    </w:p>
    <w:tbl>
      <w:tblPr>
        <w:tblW w:w="5000" w:type="pct"/>
        <w:tblLook w:val="04A0"/>
      </w:tblPr>
      <w:tblGrid>
        <w:gridCol w:w="6882"/>
        <w:gridCol w:w="2405"/>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pan&gt;&lt;ObjectURL&amp;gt ;</w:t>
            </w:r>
          </w:p>
        </w:tc>
        <w:tc>
          <w:tcPr>
            <w:tcW w:w="0" w:type="auto"/>
          </w:tcPr>
          <w:p w:rsidR="00F80760" w:rsidRDefault="00F80760">
            <w:pPr>
              <w:jc w:val="left"/>
            </w:pPr>
            <w:r>
              <w:t>A list of ObjectURL’s</w:t>
            </w:r>
          </w:p>
        </w:tc>
      </w:tr>
    </w:tbl>
    <w:p w:rsidR="00F80760" w:rsidRDefault="00F80760">
      <w:r>
        <w:t xml:space="preserve">Generated by </w:t>
      </w:r>
      <w:hyperlink r:id="rId54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52" w:name="pipeline"/>
      <w:bookmarkStart w:id="653" w:name="_Toc443159427"/>
      <w:bookmarkEnd w:id="652"/>
      <w:r>
        <w:t>Pipeline</w:t>
      </w:r>
      <w:bookmarkEnd w:id="653"/>
    </w:p>
    <w:p w:rsidR="00F80760" w:rsidRDefault="00F80760" w:rsidP="00F80760">
      <w:pPr>
        <w:pStyle w:val="Heading2"/>
        <w:numPr>
          <w:ilvl w:val="2"/>
          <w:numId w:val="3"/>
        </w:numPr>
        <w:pBdr>
          <w:bottom w:val="none" w:sz="0" w:space="0" w:color="auto"/>
        </w:pBdr>
      </w:pPr>
      <w:bookmarkStart w:id="654" w:name="constructor-summary-12"/>
      <w:bookmarkStart w:id="655" w:name="_Toc443159428"/>
      <w:bookmarkEnd w:id="654"/>
      <w:r>
        <w:t>Constructor Summary</w:t>
      </w:r>
      <w:bookmarkEnd w:id="655"/>
    </w:p>
    <w:p w:rsidR="00F80760" w:rsidRDefault="00F80760">
      <w:r>
        <w:t xml:space="preserve">Public Constructor public </w:t>
      </w:r>
    </w:p>
    <w:p w:rsidR="00F80760" w:rsidRDefault="006020F6">
      <w:pPr>
        <w:pStyle w:val="BodyText"/>
      </w:pPr>
      <w:hyperlink r:id="rId548" w:anchor="instance-constructor-constructor">
        <w:r w:rsidR="00F80760">
          <w:rPr>
            <w:rStyle w:val="Hyperlink"/>
          </w:rPr>
          <w:t>constructor</w:t>
        </w:r>
      </w:hyperlink>
      <w:r w:rsidR="00F80760">
        <w:t>(_onFail: *)</w:t>
      </w:r>
    </w:p>
    <w:p w:rsidR="00F80760" w:rsidRDefault="00F80760" w:rsidP="00F80760">
      <w:pPr>
        <w:pStyle w:val="Heading2"/>
        <w:numPr>
          <w:ilvl w:val="2"/>
          <w:numId w:val="3"/>
        </w:numPr>
        <w:pBdr>
          <w:bottom w:val="none" w:sz="0" w:space="0" w:color="auto"/>
        </w:pBdr>
      </w:pPr>
      <w:bookmarkStart w:id="656" w:name="method-summary-11"/>
      <w:bookmarkStart w:id="657" w:name="_Toc443159429"/>
      <w:bookmarkEnd w:id="656"/>
      <w:r>
        <w:t>Method Summary</w:t>
      </w:r>
      <w:bookmarkEnd w:id="657"/>
    </w:p>
    <w:p w:rsidR="00F80760" w:rsidRDefault="00F80760">
      <w:r>
        <w:t xml:space="preserve">Public Methods public </w:t>
      </w:r>
    </w:p>
    <w:p w:rsidR="00F80760" w:rsidRDefault="006020F6">
      <w:pPr>
        <w:pStyle w:val="BodyText"/>
      </w:pPr>
      <w:hyperlink r:id="rId549" w:anchor="instance-method-process">
        <w:r w:rsidR="00F80760">
          <w:rPr>
            <w:rStyle w:val="Hyperlink"/>
          </w:rPr>
          <w:t>process</w:t>
        </w:r>
      </w:hyperlink>
      <w:r w:rsidR="00F80760">
        <w:t>(</w:t>
      </w:r>
      <w:proofErr w:type="gramStart"/>
      <w:r w:rsidR="00F80760">
        <w:t>msg</w:t>
      </w:r>
      <w:proofErr w:type="gramEnd"/>
      <w:r w:rsidR="00F80760">
        <w:t>: *, onDeliver: *)</w:t>
      </w:r>
    </w:p>
    <w:p w:rsidR="00F80760" w:rsidRDefault="00F80760" w:rsidP="00F80760">
      <w:pPr>
        <w:pStyle w:val="Heading2"/>
        <w:numPr>
          <w:ilvl w:val="2"/>
          <w:numId w:val="3"/>
        </w:numPr>
        <w:pBdr>
          <w:bottom w:val="none" w:sz="0" w:space="0" w:color="auto"/>
        </w:pBdr>
      </w:pPr>
      <w:bookmarkStart w:id="658" w:name="_Toc443159430"/>
      <w:r>
        <w:t>Public Constructors</w:t>
      </w:r>
      <w:bookmarkEnd w:id="658"/>
    </w:p>
    <w:p w:rsidR="00F80760" w:rsidRDefault="00F80760" w:rsidP="00F80760">
      <w:pPr>
        <w:pStyle w:val="Heading3"/>
        <w:numPr>
          <w:ilvl w:val="3"/>
          <w:numId w:val="3"/>
        </w:numPr>
        <w:pBdr>
          <w:bottom w:val="none" w:sz="0" w:space="0" w:color="auto"/>
        </w:pBdr>
      </w:pPr>
      <w:bookmarkStart w:id="659" w:name="_Toc443159431"/>
      <w:proofErr w:type="gramStart"/>
      <w:r>
        <w:t>public</w:t>
      </w:r>
      <w:proofErr w:type="gramEnd"/>
      <w:r>
        <w:t xml:space="preserve"> constructor(_onFail: *)  </w:t>
      </w:r>
      <w:hyperlink r:id="rId550" w:anchor="lineNumber12">
        <w:r>
          <w:rPr>
            <w:rStyle w:val="Hyperlink"/>
          </w:rPr>
          <w:t>source</w:t>
        </w:r>
        <w:bookmarkEnd w:id="659"/>
      </w:hyperlink>
      <w:r>
        <w:t xml:space="preserve"> </w:t>
      </w:r>
    </w:p>
    <w:p w:rsidR="00F80760" w:rsidRDefault="00F80760" w:rsidP="00F80760">
      <w:pPr>
        <w:pStyle w:val="Heading4"/>
        <w:numPr>
          <w:ilvl w:val="4"/>
          <w:numId w:val="3"/>
        </w:numPr>
      </w:pPr>
      <w:r>
        <w:t>Params:</w:t>
      </w:r>
    </w:p>
    <w:p w:rsidR="00F80760" w:rsidRDefault="00F80760">
      <w:r>
        <w:t>Name Type Attribute Description _onFail *</w:t>
      </w:r>
    </w:p>
    <w:p w:rsidR="00F80760" w:rsidRDefault="00F80760" w:rsidP="00F80760">
      <w:pPr>
        <w:pStyle w:val="Heading2"/>
        <w:numPr>
          <w:ilvl w:val="2"/>
          <w:numId w:val="3"/>
        </w:numPr>
        <w:pBdr>
          <w:bottom w:val="none" w:sz="0" w:space="0" w:color="auto"/>
        </w:pBdr>
      </w:pPr>
      <w:bookmarkStart w:id="660" w:name="_Toc443159432"/>
      <w:r>
        <w:t>Public Methods</w:t>
      </w:r>
      <w:bookmarkEnd w:id="660"/>
    </w:p>
    <w:p w:rsidR="00F80760" w:rsidRDefault="00F80760" w:rsidP="00F80760">
      <w:pPr>
        <w:pStyle w:val="Heading3"/>
        <w:numPr>
          <w:ilvl w:val="3"/>
          <w:numId w:val="3"/>
        </w:numPr>
        <w:pBdr>
          <w:bottom w:val="none" w:sz="0" w:space="0" w:color="auto"/>
        </w:pBdr>
      </w:pPr>
      <w:bookmarkStart w:id="661" w:name="instance-method-process"/>
      <w:bookmarkStart w:id="662" w:name="_Toc443159433"/>
      <w:bookmarkEnd w:id="661"/>
      <w:proofErr w:type="gramStart"/>
      <w:r>
        <w:t>public</w:t>
      </w:r>
      <w:proofErr w:type="gramEnd"/>
      <w:r>
        <w:t xml:space="preserve"> process(msg: *, onDeliver: *)  </w:t>
      </w:r>
      <w:hyperlink r:id="rId551" w:anchor="lineNumber19">
        <w:r>
          <w:rPr>
            <w:rStyle w:val="Hyperlink"/>
          </w:rPr>
          <w:t>source</w:t>
        </w:r>
        <w:bookmarkEnd w:id="662"/>
      </w:hyperlink>
      <w:r>
        <w:t xml:space="preserve"> </w:t>
      </w:r>
    </w:p>
    <w:p w:rsidR="00F80760" w:rsidRDefault="00F80760" w:rsidP="00F80760">
      <w:pPr>
        <w:pStyle w:val="Heading4"/>
        <w:numPr>
          <w:ilvl w:val="4"/>
          <w:numId w:val="3"/>
        </w:numPr>
      </w:pPr>
      <w:r>
        <w:t>Params:</w:t>
      </w:r>
    </w:p>
    <w:p w:rsidR="00F80760" w:rsidRDefault="00F80760">
      <w:r>
        <w:t>Name Type Attribute Description msg * onDeliver *</w:t>
      </w:r>
    </w:p>
    <w:p w:rsidR="00F80760" w:rsidRDefault="00F80760">
      <w:r>
        <w:t xml:space="preserve">Generated by </w:t>
      </w:r>
      <w:hyperlink r:id="rId552">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63" w:name="policyengine"/>
      <w:bookmarkStart w:id="664" w:name="_Toc443159434"/>
      <w:bookmarkEnd w:id="663"/>
      <w:r>
        <w:t>PolicyEngine</w:t>
      </w:r>
      <w:bookmarkEnd w:id="664"/>
    </w:p>
    <w:p w:rsidR="00F80760" w:rsidRDefault="00F80760">
      <w:r>
        <w:t xml:space="preserve">Core Policy Engine (PDP/PEP) Interface According to: </w:t>
      </w:r>
      <w:hyperlink r:id="rId553" w:anchor="core-policy-engine-pdppep-interface">
        <w:r>
          <w:rPr>
            <w:rStyle w:val="Hyperlink"/>
          </w:rPr>
          <w:t>https://github.com/reTHINK-project/core-framework/blob/master/docs/specs/runtime/runtime-apis.md#core-policy-engine-pdppep-interface</w:t>
        </w:r>
      </w:hyperlink>
    </w:p>
    <w:p w:rsidR="00F80760" w:rsidRDefault="00F80760" w:rsidP="00F80760">
      <w:pPr>
        <w:pStyle w:val="Heading2"/>
        <w:numPr>
          <w:ilvl w:val="2"/>
          <w:numId w:val="3"/>
        </w:numPr>
        <w:pBdr>
          <w:bottom w:val="none" w:sz="0" w:space="0" w:color="auto"/>
        </w:pBdr>
      </w:pPr>
      <w:bookmarkStart w:id="665" w:name="constructor-summary-13"/>
      <w:bookmarkStart w:id="666" w:name="_Toc443159435"/>
      <w:bookmarkEnd w:id="665"/>
      <w:r>
        <w:lastRenderedPageBreak/>
        <w:t>Constructor Summary</w:t>
      </w:r>
      <w:bookmarkEnd w:id="666"/>
    </w:p>
    <w:p w:rsidR="00F80760" w:rsidRDefault="00F80760">
      <w:r>
        <w:t xml:space="preserve">Public Constructor public </w:t>
      </w:r>
    </w:p>
    <w:p w:rsidR="00F80760" w:rsidRDefault="006020F6">
      <w:pPr>
        <w:pStyle w:val="BodyText"/>
      </w:pPr>
      <w:hyperlink r:id="rId554" w:anchor="instance-constructor-constructor">
        <w:r w:rsidR="00F80760">
          <w:rPr>
            <w:rStyle w:val="Hyperlink"/>
          </w:rPr>
          <w:t>constructor</w:t>
        </w:r>
      </w:hyperlink>
      <w:r w:rsidR="00F80760">
        <w:t>(IdentityModule: *, Registry: *)</w:t>
      </w:r>
    </w:p>
    <w:p w:rsidR="00F80760" w:rsidRDefault="00F80760">
      <w:pPr>
        <w:pStyle w:val="BodyText"/>
      </w:pPr>
      <w:r>
        <w:t>To initialise the Policy Engine</w:t>
      </w:r>
    </w:p>
    <w:p w:rsidR="00F80760" w:rsidRDefault="00F80760" w:rsidP="00F80760">
      <w:pPr>
        <w:pStyle w:val="Heading2"/>
        <w:numPr>
          <w:ilvl w:val="2"/>
          <w:numId w:val="3"/>
        </w:numPr>
        <w:pBdr>
          <w:bottom w:val="none" w:sz="0" w:space="0" w:color="auto"/>
        </w:pBdr>
      </w:pPr>
      <w:bookmarkStart w:id="667" w:name="method-summary-12"/>
      <w:bookmarkStart w:id="668" w:name="_Toc443159436"/>
      <w:bookmarkEnd w:id="667"/>
      <w:r>
        <w:t>Method Summary</w:t>
      </w:r>
      <w:bookmarkEnd w:id="668"/>
    </w:p>
    <w:p w:rsidR="00F80760" w:rsidRDefault="00F80760">
      <w:r>
        <w:t xml:space="preserve">Public Methods public </w:t>
      </w:r>
    </w:p>
    <w:p w:rsidR="00F80760" w:rsidRDefault="006020F6">
      <w:pPr>
        <w:pStyle w:val="BodyText"/>
      </w:pPr>
      <w:hyperlink r:id="rId555" w:anchor="instance-method-addPolicies">
        <w:r w:rsidR="00F80760">
          <w:rPr>
            <w:rStyle w:val="Hyperlink"/>
          </w:rPr>
          <w:t>addPolicies</w:t>
        </w:r>
      </w:hyperlink>
      <w:r w:rsidR="00F80760">
        <w:t>(</w:t>
      </w:r>
      <w:proofErr w:type="gramStart"/>
      <w:r w:rsidR="00F80760">
        <w:t>hyperty</w:t>
      </w:r>
      <w:proofErr w:type="gramEnd"/>
      <w:r w:rsidR="00F80760">
        <w:t>: URL.HypertyURL, policies: HypertyPolicyList)</w:t>
      </w:r>
    </w:p>
    <w:p w:rsidR="00F80760" w:rsidRDefault="00F80760">
      <w:pPr>
        <w:pStyle w:val="BodyText"/>
      </w:pPr>
      <w:r>
        <w:t xml:space="preserve">To add policies to be enforced </w:t>
      </w:r>
      <w:proofErr w:type="gramStart"/>
      <w:r>
        <w:t>for a</w:t>
      </w:r>
      <w:proofErr w:type="gramEnd"/>
      <w:r>
        <w:t xml:space="preserve"> certain deployed Hyperty Instance Example of an hyperty: hyperty-instance://tecnico.pt/e1b8fb0b-95e2-4f44-aa18-b40984741196 Example of a policy: {subject: ‘message.header.from’, target: ‘blacklist’, action: ‘deny’}</w:t>
      </w:r>
    </w:p>
    <w:p w:rsidR="00F80760" w:rsidRDefault="00F80760">
      <w:proofErr w:type="gramStart"/>
      <w:r>
        <w:t>public</w:t>
      </w:r>
      <w:proofErr w:type="gramEnd"/>
      <w:r>
        <w:t xml:space="preserve"> </w:t>
      </w:r>
    </w:p>
    <w:p w:rsidR="00F80760" w:rsidRDefault="006020F6">
      <w:pPr>
        <w:pStyle w:val="BodyText"/>
      </w:pPr>
      <w:hyperlink r:id="rId556" w:anchor="instance-method-authorise">
        <w:r w:rsidR="00F80760">
          <w:rPr>
            <w:rStyle w:val="Hyperlink"/>
          </w:rPr>
          <w:t>authorise</w:t>
        </w:r>
      </w:hyperlink>
      <w:r w:rsidR="00F80760">
        <w:t>(</w:t>
      </w:r>
      <w:proofErr w:type="gramStart"/>
      <w:r w:rsidR="00F80760">
        <w:t>message</w:t>
      </w:r>
      <w:proofErr w:type="gramEnd"/>
      <w:r w:rsidR="00F80760">
        <w:t>: Message.Message): AuthorisationResponse</w:t>
      </w:r>
    </w:p>
    <w:p w:rsidR="00F80760" w:rsidRDefault="00F80760">
      <w:pPr>
        <w:pStyle w:val="BodyText"/>
      </w:pPr>
      <w:proofErr w:type="gramStart"/>
      <w:r>
        <w:t>Authorisation request to accept a Subscription for a certain resource.</w:t>
      </w:r>
      <w:proofErr w:type="gramEnd"/>
    </w:p>
    <w:p w:rsidR="00F80760" w:rsidRDefault="00F80760">
      <w:proofErr w:type="gramStart"/>
      <w:r>
        <w:t>public</w:t>
      </w:r>
      <w:proofErr w:type="gramEnd"/>
      <w:r>
        <w:t xml:space="preserve"> </w:t>
      </w:r>
    </w:p>
    <w:p w:rsidR="00F80760" w:rsidRDefault="006020F6">
      <w:pPr>
        <w:pStyle w:val="BodyText"/>
      </w:pPr>
      <w:hyperlink r:id="rId557" w:anchor="instance-method-checkPolicies">
        <w:r w:rsidR="00F80760">
          <w:rPr>
            <w:rStyle w:val="Hyperlink"/>
          </w:rPr>
          <w:t>checkPolicies</w:t>
        </w:r>
      </w:hyperlink>
      <w:r w:rsidR="00F80760">
        <w:t>(</w:t>
      </w:r>
      <w:proofErr w:type="gramStart"/>
      <w:r w:rsidR="00F80760">
        <w:t>message</w:t>
      </w:r>
      <w:proofErr w:type="gramEnd"/>
      <w:r w:rsidR="00F80760">
        <w:t xml:space="preserve">: *): </w:t>
      </w:r>
      <w:hyperlink r:id="rId558">
        <w:r w:rsidR="00F80760">
          <w:rPr>
            <w:rStyle w:val="Hyperlink"/>
          </w:rPr>
          <w:t>string</w:t>
        </w:r>
      </w:hyperlink>
    </w:p>
    <w:p w:rsidR="00F80760" w:rsidRDefault="00F80760">
      <w:proofErr w:type="gramStart"/>
      <w:r>
        <w:t>public</w:t>
      </w:r>
      <w:proofErr w:type="gramEnd"/>
      <w:r>
        <w:t xml:space="preserve"> </w:t>
      </w:r>
    </w:p>
    <w:p w:rsidR="00F80760" w:rsidRDefault="006020F6">
      <w:pPr>
        <w:pStyle w:val="BodyText"/>
      </w:pPr>
      <w:hyperlink r:id="rId559" w:anchor="instance-method-removePolicies">
        <w:r w:rsidR="00F80760">
          <w:rPr>
            <w:rStyle w:val="Hyperlink"/>
          </w:rPr>
          <w:t>removePolicies</w:t>
        </w:r>
      </w:hyperlink>
      <w:r w:rsidR="00F80760">
        <w:t>(</w:t>
      </w:r>
      <w:proofErr w:type="gramStart"/>
      <w:r w:rsidR="00F80760">
        <w:t>hyperty</w:t>
      </w:r>
      <w:proofErr w:type="gramEnd"/>
      <w:r w:rsidR="00F80760">
        <w:t>: URL.HypertyURL)</w:t>
      </w:r>
    </w:p>
    <w:p w:rsidR="00F80760" w:rsidRDefault="00F80760">
      <w:pPr>
        <w:pStyle w:val="BodyText"/>
      </w:pPr>
      <w:r>
        <w:t xml:space="preserve">To remove previously added policies </w:t>
      </w:r>
      <w:proofErr w:type="gramStart"/>
      <w:r>
        <w:t>for a</w:t>
      </w:r>
      <w:proofErr w:type="gramEnd"/>
      <w:r>
        <w:t xml:space="preserve"> certain deployed Hyperty Instance</w:t>
      </w:r>
    </w:p>
    <w:p w:rsidR="00F80760" w:rsidRDefault="00F80760" w:rsidP="00F80760">
      <w:pPr>
        <w:pStyle w:val="Heading2"/>
        <w:numPr>
          <w:ilvl w:val="2"/>
          <w:numId w:val="3"/>
        </w:numPr>
        <w:pBdr>
          <w:bottom w:val="none" w:sz="0" w:space="0" w:color="auto"/>
        </w:pBdr>
      </w:pPr>
      <w:bookmarkStart w:id="669" w:name="_Toc443159437"/>
      <w:r>
        <w:t>Public Constructors</w:t>
      </w:r>
      <w:bookmarkEnd w:id="669"/>
    </w:p>
    <w:p w:rsidR="00F80760" w:rsidRDefault="00F80760" w:rsidP="00F80760">
      <w:pPr>
        <w:pStyle w:val="Heading3"/>
        <w:numPr>
          <w:ilvl w:val="3"/>
          <w:numId w:val="3"/>
        </w:numPr>
        <w:pBdr>
          <w:bottom w:val="none" w:sz="0" w:space="0" w:color="auto"/>
        </w:pBdr>
      </w:pPr>
      <w:bookmarkStart w:id="670" w:name="_Toc443159438"/>
      <w:proofErr w:type="gramStart"/>
      <w:r>
        <w:t>public</w:t>
      </w:r>
      <w:proofErr w:type="gramEnd"/>
      <w:r>
        <w:t xml:space="preserve"> constructor(IdentityModule: *, Registry: *)  </w:t>
      </w:r>
      <w:hyperlink r:id="rId560" w:anchor="lineNumber12">
        <w:r>
          <w:rPr>
            <w:rStyle w:val="Hyperlink"/>
          </w:rPr>
          <w:t>source</w:t>
        </w:r>
        <w:bookmarkEnd w:id="670"/>
      </w:hyperlink>
      <w:r>
        <w:t xml:space="preserve"> </w:t>
      </w:r>
    </w:p>
    <w:p w:rsidR="00F80760" w:rsidRDefault="00F80760">
      <w:r>
        <w:t>To initialise the Policy Engine</w:t>
      </w:r>
    </w:p>
    <w:p w:rsidR="00F80760" w:rsidRDefault="00F80760" w:rsidP="00F80760">
      <w:pPr>
        <w:pStyle w:val="Heading4"/>
        <w:numPr>
          <w:ilvl w:val="4"/>
          <w:numId w:val="3"/>
        </w:numPr>
      </w:pPr>
      <w:r>
        <w:t>Params:</w:t>
      </w:r>
    </w:p>
    <w:p w:rsidR="00F80760" w:rsidRDefault="00F80760">
      <w:r>
        <w:t>Name Type Attribute Description IdentityModule * identityModule identityModule</w:t>
      </w:r>
    </w:p>
    <w:p w:rsidR="00F80760" w:rsidRDefault="00F80760">
      <w:pPr>
        <w:pStyle w:val="BodyText"/>
      </w:pPr>
      <w:r>
        <w:t>Registry * runtimeRegistry runtimeRegistry</w:t>
      </w:r>
    </w:p>
    <w:p w:rsidR="00F80760" w:rsidRDefault="00F80760" w:rsidP="00F80760">
      <w:pPr>
        <w:pStyle w:val="Heading2"/>
        <w:numPr>
          <w:ilvl w:val="2"/>
          <w:numId w:val="3"/>
        </w:numPr>
        <w:pBdr>
          <w:bottom w:val="none" w:sz="0" w:space="0" w:color="auto"/>
        </w:pBdr>
      </w:pPr>
      <w:bookmarkStart w:id="671" w:name="_Toc443159439"/>
      <w:r>
        <w:t>Public Methods</w:t>
      </w:r>
      <w:bookmarkEnd w:id="671"/>
    </w:p>
    <w:p w:rsidR="00F80760" w:rsidRDefault="00F80760" w:rsidP="00F80760">
      <w:pPr>
        <w:pStyle w:val="Heading3"/>
        <w:numPr>
          <w:ilvl w:val="3"/>
          <w:numId w:val="3"/>
        </w:numPr>
        <w:pBdr>
          <w:bottom w:val="none" w:sz="0" w:space="0" w:color="auto"/>
        </w:pBdr>
      </w:pPr>
      <w:bookmarkStart w:id="672" w:name="instance-method-addPolicies"/>
      <w:bookmarkStart w:id="673" w:name="_Toc443159440"/>
      <w:bookmarkEnd w:id="672"/>
      <w:proofErr w:type="gramStart"/>
      <w:r>
        <w:t>public</w:t>
      </w:r>
      <w:proofErr w:type="gramEnd"/>
      <w:r>
        <w:t xml:space="preserve"> addPolicies(hyperty: URL.HypertyURL, policies: HypertyPolicyList)  </w:t>
      </w:r>
      <w:hyperlink r:id="rId561" w:anchor="lineNumber29">
        <w:r>
          <w:rPr>
            <w:rStyle w:val="Hyperlink"/>
          </w:rPr>
          <w:t>source</w:t>
        </w:r>
        <w:bookmarkEnd w:id="673"/>
      </w:hyperlink>
      <w:r>
        <w:t xml:space="preserve"> </w:t>
      </w:r>
    </w:p>
    <w:p w:rsidR="00F80760" w:rsidRDefault="00F80760">
      <w:r>
        <w:t xml:space="preserve">To add policies to be enforced </w:t>
      </w:r>
      <w:proofErr w:type="gramStart"/>
      <w:r>
        <w:t>for a</w:t>
      </w:r>
      <w:proofErr w:type="gramEnd"/>
      <w:r>
        <w:t xml:space="preserve"> certain deployed Hyperty Instance Example of an hyperty: hyperty-instance://tecnico.pt/e1b8fb0b-95e2-4f44-aa18-b40984741196 Example of a policy: {subject: ‘message.header.from’, target: ‘blacklist’, action: ‘deny’}</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pPr>
        <w:pStyle w:val="BodyText"/>
      </w:pPr>
      <w:proofErr w:type="gramStart"/>
      <w:r>
        <w:t>policies</w:t>
      </w:r>
      <w:proofErr w:type="gramEnd"/>
      <w:r>
        <w:t xml:space="preserve"> HypertyPolicyList policies</w:t>
      </w:r>
    </w:p>
    <w:p w:rsidR="00F80760" w:rsidRDefault="00F80760" w:rsidP="00F80760">
      <w:pPr>
        <w:pStyle w:val="Heading3"/>
        <w:numPr>
          <w:ilvl w:val="3"/>
          <w:numId w:val="3"/>
        </w:numPr>
        <w:pBdr>
          <w:bottom w:val="none" w:sz="0" w:space="0" w:color="auto"/>
        </w:pBdr>
      </w:pPr>
      <w:bookmarkStart w:id="674" w:name="instance-method-authorise"/>
      <w:bookmarkStart w:id="675" w:name="_Toc443159441"/>
      <w:bookmarkEnd w:id="674"/>
      <w:proofErr w:type="gramStart"/>
      <w:r>
        <w:lastRenderedPageBreak/>
        <w:t>public</w:t>
      </w:r>
      <w:proofErr w:type="gramEnd"/>
      <w:r>
        <w:t xml:space="preserve"> authorise(message: Message.Message): AuthorisationResponse  </w:t>
      </w:r>
      <w:hyperlink r:id="rId562" w:anchor="lineNumber48">
        <w:r>
          <w:rPr>
            <w:rStyle w:val="Hyperlink"/>
          </w:rPr>
          <w:t>source</w:t>
        </w:r>
        <w:bookmarkEnd w:id="675"/>
      </w:hyperlink>
      <w:r>
        <w:t xml:space="preserve"> </w:t>
      </w:r>
    </w:p>
    <w:p w:rsidR="00F80760" w:rsidRDefault="00F80760">
      <w:proofErr w:type="gramStart"/>
      <w:r>
        <w:t>Authorisation request to accept a Subscription for a certain resource.</w:t>
      </w:r>
      <w:proofErr w:type="gramEnd"/>
      <w:r>
        <w:t xml:space="preserve"> Returns a Response Message to be returned to Subscription requester</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message Message.Message message</w:t>
      </w:r>
    </w:p>
    <w:p w:rsidR="00F80760" w:rsidRDefault="00F80760" w:rsidP="00F80760">
      <w:pPr>
        <w:pStyle w:val="Heading4"/>
        <w:numPr>
          <w:ilvl w:val="4"/>
          <w:numId w:val="3"/>
        </w:numPr>
      </w:pPr>
      <w:bookmarkStart w:id="676" w:name="return-39"/>
      <w:bookmarkEnd w:id="676"/>
      <w:r>
        <w:t>Return:</w:t>
      </w:r>
    </w:p>
    <w:tbl>
      <w:tblPr>
        <w:tblW w:w="5000" w:type="pct"/>
        <w:tblLook w:val="04A0"/>
      </w:tblPr>
      <w:tblGrid>
        <w:gridCol w:w="4643"/>
        <w:gridCol w:w="4644"/>
      </w:tblGrid>
      <w:tr w:rsidR="00F80760">
        <w:tc>
          <w:tcPr>
            <w:tcW w:w="0" w:type="auto"/>
          </w:tcPr>
          <w:p w:rsidR="00F80760" w:rsidRDefault="00F80760">
            <w:pPr>
              <w:jc w:val="left"/>
            </w:pPr>
            <w:r>
              <w:t>AuthorisationResponse</w:t>
            </w:r>
          </w:p>
        </w:tc>
        <w:tc>
          <w:tcPr>
            <w:tcW w:w="0" w:type="auto"/>
          </w:tcPr>
          <w:p w:rsidR="00F80760" w:rsidRDefault="00F80760">
            <w:pPr>
              <w:jc w:val="left"/>
            </w:pPr>
            <w:r>
              <w:t>AuthorisationResponse</w:t>
            </w:r>
          </w:p>
        </w:tc>
      </w:tr>
    </w:tbl>
    <w:p w:rsidR="00F80760" w:rsidRDefault="00F80760" w:rsidP="00F80760">
      <w:pPr>
        <w:pStyle w:val="Heading3"/>
        <w:numPr>
          <w:ilvl w:val="3"/>
          <w:numId w:val="3"/>
        </w:numPr>
        <w:pBdr>
          <w:bottom w:val="none" w:sz="0" w:space="0" w:color="auto"/>
        </w:pBdr>
      </w:pPr>
      <w:bookmarkStart w:id="677" w:name="instance-method-checkPolicies"/>
      <w:bookmarkStart w:id="678" w:name="_Toc443159442"/>
      <w:bookmarkEnd w:id="677"/>
      <w:proofErr w:type="gramStart"/>
      <w:r>
        <w:t>public</w:t>
      </w:r>
      <w:proofErr w:type="gramEnd"/>
      <w:r>
        <w:t xml:space="preserve"> checkPolicies(message: *): </w:t>
      </w:r>
      <w:hyperlink r:id="rId563">
        <w:r>
          <w:rPr>
            <w:rStyle w:val="Hyperlink"/>
          </w:rPr>
          <w:t>string</w:t>
        </w:r>
      </w:hyperlink>
      <w:r>
        <w:t xml:space="preserve">  </w:t>
      </w:r>
      <w:hyperlink r:id="rId564" w:anchor="lineNumber90">
        <w:r>
          <w:rPr>
            <w:rStyle w:val="Hyperlink"/>
          </w:rPr>
          <w:t>source</w:t>
        </w:r>
        <w:bookmarkEnd w:id="678"/>
      </w:hyperlink>
      <w:r>
        <w:t xml:space="preserve"> </w:t>
      </w:r>
    </w:p>
    <w:p w:rsidR="00F80760" w:rsidRDefault="00F80760" w:rsidP="00F80760">
      <w:pPr>
        <w:pStyle w:val="Heading4"/>
        <w:numPr>
          <w:ilvl w:val="4"/>
          <w:numId w:val="3"/>
        </w:numPr>
      </w:pPr>
      <w:r>
        <w:t>Params:</w:t>
      </w:r>
    </w:p>
    <w:p w:rsidR="00F80760" w:rsidRDefault="00F80760">
      <w:r>
        <w:t>Name Type Attribute Description message *</w:t>
      </w:r>
    </w:p>
    <w:p w:rsidR="00F80760" w:rsidRDefault="00F80760" w:rsidP="00F80760">
      <w:pPr>
        <w:pStyle w:val="Heading4"/>
        <w:numPr>
          <w:ilvl w:val="4"/>
          <w:numId w:val="3"/>
        </w:numPr>
      </w:pPr>
      <w:bookmarkStart w:id="679" w:name="return-40"/>
      <w:bookmarkEnd w:id="679"/>
      <w:r>
        <w:t>Return:</w:t>
      </w:r>
    </w:p>
    <w:tbl>
      <w:tblPr>
        <w:tblW w:w="0" w:type="pct"/>
        <w:tblLook w:val="04A0"/>
      </w:tblPr>
      <w:tblGrid>
        <w:gridCol w:w="723"/>
      </w:tblGrid>
      <w:tr w:rsidR="00F80760">
        <w:tc>
          <w:tcPr>
            <w:tcW w:w="0" w:type="auto"/>
          </w:tcPr>
          <w:p w:rsidR="00F80760" w:rsidRDefault="006020F6">
            <w:pPr>
              <w:jc w:val="left"/>
            </w:pPr>
            <w:hyperlink r:id="rId565">
              <w:r w:rsidR="00F80760">
                <w:rPr>
                  <w:rStyle w:val="Hyperlink"/>
                </w:rPr>
                <w:t>string</w:t>
              </w:r>
            </w:hyperlink>
          </w:p>
        </w:tc>
      </w:tr>
    </w:tbl>
    <w:p w:rsidR="00F80760" w:rsidRDefault="00F80760" w:rsidP="00F80760">
      <w:pPr>
        <w:pStyle w:val="Heading3"/>
        <w:numPr>
          <w:ilvl w:val="3"/>
          <w:numId w:val="3"/>
        </w:numPr>
        <w:pBdr>
          <w:bottom w:val="none" w:sz="0" w:space="0" w:color="auto"/>
        </w:pBdr>
      </w:pPr>
      <w:bookmarkStart w:id="680" w:name="instance-method-removePolicies"/>
      <w:bookmarkStart w:id="681" w:name="_Toc443159443"/>
      <w:bookmarkEnd w:id="680"/>
      <w:proofErr w:type="gramStart"/>
      <w:r>
        <w:t>public</w:t>
      </w:r>
      <w:proofErr w:type="gramEnd"/>
      <w:r>
        <w:t xml:space="preserve"> removePolicies(hyperty: URL.HypertyURL)  </w:t>
      </w:r>
      <w:hyperlink r:id="rId566" w:anchor="lineNumber38">
        <w:r>
          <w:rPr>
            <w:rStyle w:val="Hyperlink"/>
          </w:rPr>
          <w:t>source</w:t>
        </w:r>
        <w:bookmarkEnd w:id="681"/>
      </w:hyperlink>
      <w:r>
        <w:t xml:space="preserve"> </w:t>
      </w:r>
    </w:p>
    <w:p w:rsidR="00F80760" w:rsidRDefault="00F80760">
      <w:r>
        <w:t xml:space="preserve">To remove previously added policies </w:t>
      </w:r>
      <w:proofErr w:type="gramStart"/>
      <w:r>
        <w:t>for a</w:t>
      </w:r>
      <w:proofErr w:type="gramEnd"/>
      <w:r>
        <w:t xml:space="preserve"> certain deployed Hyperty Instance</w:t>
      </w:r>
    </w:p>
    <w:p w:rsidR="00F80760" w:rsidRDefault="00F80760" w:rsidP="00F80760">
      <w:pPr>
        <w:pStyle w:val="Heading4"/>
        <w:numPr>
          <w:ilvl w:val="4"/>
          <w:numId w:val="3"/>
        </w:numPr>
      </w:pPr>
      <w:r>
        <w:t>Params:</w:t>
      </w:r>
    </w:p>
    <w:p w:rsidR="00F80760" w:rsidRDefault="00F80760">
      <w:r>
        <w:t>Name Type Attribute Description hyperty URL.HypertyURL hyperty</w:t>
      </w:r>
    </w:p>
    <w:p w:rsidR="00F80760" w:rsidRDefault="00F80760">
      <w:r>
        <w:t xml:space="preserve">Generated by </w:t>
      </w:r>
      <w:hyperlink r:id="rId567">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682" w:name="_Toc443159444"/>
      <w:r>
        <w:t>Registry</w:t>
      </w:r>
      <w:bookmarkEnd w:id="682"/>
    </w:p>
    <w:p w:rsidR="00F80760" w:rsidRDefault="00F80760" w:rsidP="00F80760">
      <w:pPr>
        <w:pStyle w:val="Heading4"/>
        <w:numPr>
          <w:ilvl w:val="4"/>
          <w:numId w:val="3"/>
        </w:numPr>
      </w:pPr>
      <w:bookmarkStart w:id="683" w:name="extends-3"/>
      <w:bookmarkEnd w:id="683"/>
      <w:r>
        <w:t>Extends:</w:t>
      </w:r>
    </w:p>
    <w:p w:rsidR="00F80760" w:rsidRDefault="006020F6">
      <w:hyperlink r:id="rId568">
        <w:r w:rsidR="00F80760">
          <w:rPr>
            <w:rStyle w:val="Hyperlink"/>
          </w:rPr>
          <w:t>EventEmitter</w:t>
        </w:r>
      </w:hyperlink>
      <w:r w:rsidR="00F80760">
        <w:t xml:space="preserve"> → Registry</w:t>
      </w:r>
    </w:p>
    <w:p w:rsidR="00F80760" w:rsidRDefault="00F80760">
      <w:pPr>
        <w:pStyle w:val="BodyText"/>
      </w:pPr>
      <w:r>
        <w:t>Runtime Registry Interface</w:t>
      </w:r>
    </w:p>
    <w:p w:rsidR="00F80760" w:rsidRDefault="00F80760" w:rsidP="00F80760">
      <w:pPr>
        <w:pStyle w:val="Heading2"/>
        <w:numPr>
          <w:ilvl w:val="2"/>
          <w:numId w:val="3"/>
        </w:numPr>
        <w:pBdr>
          <w:bottom w:val="none" w:sz="0" w:space="0" w:color="auto"/>
        </w:pBdr>
      </w:pPr>
      <w:bookmarkStart w:id="684" w:name="constructor-summary-14"/>
      <w:bookmarkStart w:id="685" w:name="_Toc443159445"/>
      <w:bookmarkEnd w:id="684"/>
      <w:r>
        <w:t>Constructor Summary</w:t>
      </w:r>
      <w:bookmarkEnd w:id="685"/>
    </w:p>
    <w:p w:rsidR="00F80760" w:rsidRDefault="00F80760">
      <w:r>
        <w:t xml:space="preserve">Public Constructor public </w:t>
      </w:r>
    </w:p>
    <w:p w:rsidR="00F80760" w:rsidRDefault="006020F6">
      <w:pPr>
        <w:pStyle w:val="BodyText"/>
      </w:pPr>
      <w:hyperlink r:id="rId569" w:anchor="instance-constructor-constructor">
        <w:r w:rsidR="00F80760">
          <w:rPr>
            <w:rStyle w:val="Hyperlink"/>
          </w:rPr>
          <w:t>constructor</w:t>
        </w:r>
      </w:hyperlink>
      <w:r w:rsidR="00F80760">
        <w:t>(</w:t>
      </w:r>
      <w:proofErr w:type="gramStart"/>
      <w:r w:rsidR="00F80760">
        <w:t>msgbus</w:t>
      </w:r>
      <w:proofErr w:type="gramEnd"/>
      <w:r w:rsidR="00F80760">
        <w:t xml:space="preserve">: </w:t>
      </w:r>
      <w:hyperlink r:id="rId570">
        <w:r w:rsidR="00F80760">
          <w:rPr>
            <w:rStyle w:val="Hyperlink"/>
          </w:rPr>
          <w:t>MessageBus</w:t>
        </w:r>
      </w:hyperlink>
      <w:r w:rsidR="00F80760">
        <w:t>, runtimeURL: HypertyRuntimeURL, appSandbox: AppSandbox, remoteRegistry: DomainURL)</w:t>
      </w:r>
    </w:p>
    <w:p w:rsidR="00F80760" w:rsidRDefault="00F80760">
      <w:pPr>
        <w:pStyle w:val="BodyText"/>
      </w:pPr>
      <w:r>
        <w:t>To initialise the Runtime Registry with the RuntimeURL that will be the basis to derive the internal runtime addresses when allocating addresses to internal runtime component.</w:t>
      </w:r>
    </w:p>
    <w:p w:rsidR="00F80760" w:rsidRDefault="00F80760" w:rsidP="00F80760">
      <w:pPr>
        <w:pStyle w:val="Heading2"/>
        <w:numPr>
          <w:ilvl w:val="2"/>
          <w:numId w:val="3"/>
        </w:numPr>
        <w:pBdr>
          <w:bottom w:val="none" w:sz="0" w:space="0" w:color="auto"/>
        </w:pBdr>
      </w:pPr>
      <w:bookmarkStart w:id="686" w:name="member-summary-8"/>
      <w:bookmarkStart w:id="687" w:name="_Toc443159446"/>
      <w:bookmarkEnd w:id="686"/>
      <w:r>
        <w:t>Member Summary</w:t>
      </w:r>
      <w:bookmarkEnd w:id="687"/>
    </w:p>
    <w:p w:rsidR="00F80760" w:rsidRDefault="00F80760">
      <w:r>
        <w:t xml:space="preserve">Public Members public get </w:t>
      </w:r>
    </w:p>
    <w:p w:rsidR="00F80760" w:rsidRDefault="006020F6">
      <w:pPr>
        <w:pStyle w:val="BodyText"/>
      </w:pPr>
      <w:hyperlink r:id="rId571" w:anchor="instance-get-messageBus">
        <w:r w:rsidR="00F80760">
          <w:rPr>
            <w:rStyle w:val="Hyperlink"/>
          </w:rPr>
          <w:t>messageBus</w:t>
        </w:r>
      </w:hyperlink>
      <w:r w:rsidR="00F80760">
        <w:t>(</w:t>
      </w:r>
      <w:proofErr w:type="gramStart"/>
      <w:r w:rsidR="00F80760">
        <w:t>messageBus</w:t>
      </w:r>
      <w:proofErr w:type="gramEnd"/>
      <w:r w:rsidR="00F80760">
        <w:t xml:space="preserve">: </w:t>
      </w:r>
      <w:hyperlink r:id="rId572">
        <w:r w:rsidR="00F80760">
          <w:rPr>
            <w:rStyle w:val="Hyperlink"/>
          </w:rPr>
          <w:t>MessageBus</w:t>
        </w:r>
      </w:hyperlink>
      <w:r w:rsidR="00F80760">
        <w:t>): *</w:t>
      </w:r>
    </w:p>
    <w:p w:rsidR="00F80760" w:rsidRDefault="00F80760">
      <w:pPr>
        <w:pStyle w:val="BodyText"/>
      </w:pPr>
      <w:proofErr w:type="gramStart"/>
      <w:r>
        <w:t>return</w:t>
      </w:r>
      <w:proofErr w:type="gramEnd"/>
      <w:r>
        <w:t xml:space="preserve"> the messageBus in this Registry</w:t>
      </w:r>
    </w:p>
    <w:p w:rsidR="00F80760" w:rsidRDefault="00F80760">
      <w:proofErr w:type="gramStart"/>
      <w:r>
        <w:lastRenderedPageBreak/>
        <w:t>public</w:t>
      </w:r>
      <w:proofErr w:type="gramEnd"/>
      <w:r>
        <w:t xml:space="preserve"> set </w:t>
      </w:r>
    </w:p>
    <w:p w:rsidR="00F80760" w:rsidRDefault="006020F6">
      <w:pPr>
        <w:pStyle w:val="BodyText"/>
      </w:pPr>
      <w:hyperlink r:id="rId573" w:anchor="instance-set-messageBus">
        <w:r w:rsidR="00F80760">
          <w:rPr>
            <w:rStyle w:val="Hyperlink"/>
          </w:rPr>
          <w:t>messageBus</w:t>
        </w:r>
      </w:hyperlink>
      <w:r w:rsidR="00F80760">
        <w:t>(</w:t>
      </w:r>
      <w:proofErr w:type="gramStart"/>
      <w:r w:rsidR="00F80760">
        <w:t>messageBus</w:t>
      </w:r>
      <w:proofErr w:type="gramEnd"/>
      <w:r w:rsidR="00F80760">
        <w:t xml:space="preserve">: </w:t>
      </w:r>
      <w:hyperlink r:id="rId574">
        <w:r w:rsidR="00F80760">
          <w:rPr>
            <w:rStyle w:val="Hyperlink"/>
          </w:rPr>
          <w:t>MessageBus</w:t>
        </w:r>
      </w:hyperlink>
      <w:r w:rsidR="00F80760">
        <w:t>): *</w:t>
      </w:r>
    </w:p>
    <w:p w:rsidR="00F80760" w:rsidRDefault="00F80760">
      <w:pPr>
        <w:pStyle w:val="BodyText"/>
      </w:pPr>
      <w:r>
        <w:t>Set the messageBus in this Registry</w:t>
      </w:r>
    </w:p>
    <w:p w:rsidR="00F80760" w:rsidRDefault="00F80760" w:rsidP="00F80760">
      <w:pPr>
        <w:pStyle w:val="Heading2"/>
        <w:numPr>
          <w:ilvl w:val="2"/>
          <w:numId w:val="3"/>
        </w:numPr>
        <w:pBdr>
          <w:bottom w:val="none" w:sz="0" w:space="0" w:color="auto"/>
        </w:pBdr>
      </w:pPr>
      <w:bookmarkStart w:id="688" w:name="method-summary-13"/>
      <w:bookmarkStart w:id="689" w:name="_Toc443159447"/>
      <w:bookmarkEnd w:id="688"/>
      <w:r>
        <w:t>Method Summary</w:t>
      </w:r>
      <w:bookmarkEnd w:id="689"/>
    </w:p>
    <w:p w:rsidR="00F80760" w:rsidRDefault="00F80760">
      <w:r>
        <w:t xml:space="preserve">Public Methods public </w:t>
      </w:r>
    </w:p>
    <w:p w:rsidR="00F80760" w:rsidRDefault="006020F6">
      <w:pPr>
        <w:pStyle w:val="BodyText"/>
      </w:pPr>
      <w:hyperlink r:id="rId575" w:anchor="instance-method-discoverProtostub">
        <w:r w:rsidR="00F80760">
          <w:rPr>
            <w:rStyle w:val="Hyperlink"/>
          </w:rPr>
          <w:t>discoverProtostub</w:t>
        </w:r>
      </w:hyperlink>
      <w:r w:rsidR="00F80760">
        <w:t>(DomainURL: DomainURL): RuntimeURL</w:t>
      </w:r>
    </w:p>
    <w:p w:rsidR="00F80760" w:rsidRDefault="00F80760">
      <w:pPr>
        <w:pStyle w:val="BodyText"/>
      </w:pPr>
      <w:r>
        <w:t>To discover protocol stubs available in the runtime for a certain domain.</w:t>
      </w:r>
    </w:p>
    <w:p w:rsidR="00F80760" w:rsidRDefault="00F80760">
      <w:proofErr w:type="gramStart"/>
      <w:r>
        <w:t>public</w:t>
      </w:r>
      <w:proofErr w:type="gramEnd"/>
      <w:r>
        <w:t xml:space="preserve"> </w:t>
      </w:r>
    </w:p>
    <w:p w:rsidR="00F80760" w:rsidRDefault="006020F6">
      <w:pPr>
        <w:pStyle w:val="BodyText"/>
      </w:pPr>
      <w:hyperlink r:id="rId576" w:anchor="instance-method-getAppSandbox">
        <w:r w:rsidR="00F80760">
          <w:rPr>
            <w:rStyle w:val="Hyperlink"/>
          </w:rPr>
          <w:t>getAppSandbox</w:t>
        </w:r>
      </w:hyperlink>
      <w:r w:rsidR="00F80760">
        <w:t>(): *</w:t>
      </w:r>
    </w:p>
    <w:p w:rsidR="00F80760" w:rsidRDefault="00F80760">
      <w:pPr>
        <w:pStyle w:val="BodyText"/>
      </w:pPr>
      <w:r>
        <w:t>This function is used to return the sandbox instance where the Application is executing.</w:t>
      </w:r>
    </w:p>
    <w:p w:rsidR="00F80760" w:rsidRDefault="00F80760">
      <w:proofErr w:type="gramStart"/>
      <w:r>
        <w:t>public</w:t>
      </w:r>
      <w:proofErr w:type="gramEnd"/>
      <w:r>
        <w:t xml:space="preserve"> </w:t>
      </w:r>
    </w:p>
    <w:p w:rsidR="00F80760" w:rsidRDefault="006020F6">
      <w:pPr>
        <w:pStyle w:val="BodyText"/>
      </w:pPr>
      <w:hyperlink r:id="rId577" w:anchor="instance-method-getSandbox">
        <w:r w:rsidR="00F80760">
          <w:rPr>
            <w:rStyle w:val="Hyperlink"/>
          </w:rPr>
          <w:t>getSandbox</w:t>
        </w:r>
      </w:hyperlink>
      <w:r w:rsidR="00F80760">
        <w:t>(DomainURL: DomainURL): RuntimeSandbox</w:t>
      </w:r>
    </w:p>
    <w:p w:rsidR="00F80760" w:rsidRDefault="00F80760">
      <w:pPr>
        <w:pStyle w:val="BodyText"/>
      </w:pPr>
      <w:proofErr w:type="gramStart"/>
      <w:r>
        <w:t>To discover sandboxes available in the runtime for a certain domain.</w:t>
      </w:r>
      <w:proofErr w:type="gramEnd"/>
    </w:p>
    <w:p w:rsidR="00F80760" w:rsidRDefault="00F80760">
      <w:proofErr w:type="gramStart"/>
      <w:r>
        <w:t>public</w:t>
      </w:r>
      <w:proofErr w:type="gramEnd"/>
      <w:r>
        <w:t xml:space="preserve"> </w:t>
      </w:r>
    </w:p>
    <w:p w:rsidR="00F80760" w:rsidRDefault="006020F6">
      <w:pPr>
        <w:pStyle w:val="BodyText"/>
      </w:pPr>
      <w:hyperlink r:id="rId578" w:anchor="instance-method-getUserHyperty">
        <w:r w:rsidR="00F80760">
          <w:rPr>
            <w:rStyle w:val="Hyperlink"/>
          </w:rPr>
          <w:t>getUserHyperty</w:t>
        </w:r>
      </w:hyperlink>
      <w:r w:rsidR="00F80760">
        <w:t>(</w:t>
      </w:r>
      <w:proofErr w:type="gramStart"/>
      <w:r w:rsidR="00F80760">
        <w:t>email</w:t>
      </w:r>
      <w:proofErr w:type="gramEnd"/>
      <w:r w:rsidR="00F80760">
        <w:t>: *): *</w:t>
      </w:r>
    </w:p>
    <w:p w:rsidR="00F80760" w:rsidRDefault="00F80760">
      <w:pPr>
        <w:pStyle w:val="BodyText"/>
      </w:pPr>
      <w:r>
        <w:t xml:space="preserve">Function to query the Domain registry, with </w:t>
      </w:r>
      <w:proofErr w:type="gramStart"/>
      <w:r>
        <w:t>an</w:t>
      </w:r>
      <w:proofErr w:type="gramEnd"/>
      <w:r>
        <w:t xml:space="preserve"> user email.</w:t>
      </w:r>
    </w:p>
    <w:p w:rsidR="00F80760" w:rsidRDefault="00F80760">
      <w:proofErr w:type="gramStart"/>
      <w:r>
        <w:t>public</w:t>
      </w:r>
      <w:proofErr w:type="gramEnd"/>
      <w:r>
        <w:t xml:space="preserve"> </w:t>
      </w:r>
    </w:p>
    <w:p w:rsidR="00F80760" w:rsidRDefault="006020F6">
      <w:pPr>
        <w:pStyle w:val="BodyText"/>
      </w:pPr>
      <w:hyperlink r:id="rId579" w:anchor="instance-method-onEvent">
        <w:r w:rsidR="00F80760">
          <w:rPr>
            <w:rStyle w:val="Hyperlink"/>
          </w:rPr>
          <w:t>onEvent</w:t>
        </w:r>
      </w:hyperlink>
      <w:r w:rsidR="00F80760">
        <w:t>()</w:t>
      </w:r>
    </w:p>
    <w:p w:rsidR="00F80760" w:rsidRDefault="00F80760">
      <w:pPr>
        <w:pStyle w:val="BodyText"/>
      </w:pPr>
      <w:r>
        <w:t>To receive status events from components registered in the Registry.</w:t>
      </w:r>
    </w:p>
    <w:p w:rsidR="00F80760" w:rsidRDefault="00F80760">
      <w:proofErr w:type="gramStart"/>
      <w:r>
        <w:t>public</w:t>
      </w:r>
      <w:proofErr w:type="gramEnd"/>
      <w:r>
        <w:t xml:space="preserve"> </w:t>
      </w:r>
    </w:p>
    <w:p w:rsidR="00F80760" w:rsidRDefault="006020F6">
      <w:pPr>
        <w:pStyle w:val="BodyText"/>
      </w:pPr>
      <w:hyperlink r:id="rId580" w:anchor="instance-method-registerHyperty">
        <w:r w:rsidR="00F80760">
          <w:rPr>
            <w:rStyle w:val="Hyperlink"/>
          </w:rPr>
          <w:t>registerHyperty</w:t>
        </w:r>
      </w:hyperlink>
      <w:r w:rsidR="00F80760">
        <w:t>(</w:t>
      </w:r>
      <w:proofErr w:type="gramStart"/>
      <w:r w:rsidR="00F80760">
        <w:t>sandbox</w:t>
      </w:r>
      <w:proofErr w:type="gramEnd"/>
      <w:r w:rsidR="00F80760">
        <w:t xml:space="preserve">: </w:t>
      </w:r>
      <w:hyperlink r:id="rId581">
        <w:r w:rsidR="00F80760">
          <w:rPr>
            <w:rStyle w:val="Hyperlink"/>
          </w:rPr>
          <w:t>Sandbox</w:t>
        </w:r>
      </w:hyperlink>
      <w:r w:rsidR="00F80760">
        <w:t>, HypertyCatalogueURL: HypertyCatalogueURL): HypertyURL</w:t>
      </w:r>
    </w:p>
    <w:p w:rsidR="00F80760" w:rsidRDefault="00F80760">
      <w:pPr>
        <w:pStyle w:val="BodyText"/>
      </w:pPr>
      <w:r>
        <w:t>To register a new Hyperty in the runtime which returns the HypertyURL allocated to the new Hyperty.</w:t>
      </w:r>
    </w:p>
    <w:p w:rsidR="00F80760" w:rsidRDefault="00F80760">
      <w:proofErr w:type="gramStart"/>
      <w:r>
        <w:t>public</w:t>
      </w:r>
      <w:proofErr w:type="gramEnd"/>
      <w:r>
        <w:t xml:space="preserve"> </w:t>
      </w:r>
    </w:p>
    <w:p w:rsidR="00F80760" w:rsidRDefault="006020F6">
      <w:pPr>
        <w:pStyle w:val="BodyText"/>
      </w:pPr>
      <w:hyperlink r:id="rId582" w:anchor="instance-method-registerPEP">
        <w:r w:rsidR="00F80760">
          <w:rPr>
            <w:rStyle w:val="Hyperlink"/>
          </w:rPr>
          <w:t>registerPEP</w:t>
        </w:r>
      </w:hyperlink>
      <w:r w:rsidR="00F80760">
        <w:t>(</w:t>
      </w:r>
      <w:proofErr w:type="gramStart"/>
      <w:r w:rsidR="00F80760">
        <w:t>postMessage</w:t>
      </w:r>
      <w:proofErr w:type="gramEnd"/>
      <w:r w:rsidR="00F80760">
        <w:t>: Message.Message, HypertyURL: HypertyURL): HypertyRuntimeURL</w:t>
      </w:r>
    </w:p>
    <w:p w:rsidR="00F80760" w:rsidRDefault="00F80760">
      <w:pPr>
        <w:pStyle w:val="BodyText"/>
      </w:pPr>
      <w:r>
        <w:t>To register a new Policy Enforcer in the runtime including as input parameters the function to postMessage, the HypertyURL associated with the PEP, which returns the RuntimeURL allocated to the new Policy Enforcer component.</w:t>
      </w:r>
    </w:p>
    <w:p w:rsidR="00F80760" w:rsidRDefault="00F80760">
      <w:proofErr w:type="gramStart"/>
      <w:r>
        <w:t>public</w:t>
      </w:r>
      <w:proofErr w:type="gramEnd"/>
      <w:r>
        <w:t xml:space="preserve"> </w:t>
      </w:r>
    </w:p>
    <w:p w:rsidR="00F80760" w:rsidRDefault="006020F6">
      <w:pPr>
        <w:pStyle w:val="BodyText"/>
      </w:pPr>
      <w:hyperlink r:id="rId583" w:anchor="instance-method-registerStub">
        <w:r w:rsidR="00F80760">
          <w:rPr>
            <w:rStyle w:val="Hyperlink"/>
          </w:rPr>
          <w:t>registerStub</w:t>
        </w:r>
      </w:hyperlink>
      <w:r w:rsidR="00F80760">
        <w:t>(Sandbox</w:t>
      </w:r>
      <w:proofErr w:type="gramStart"/>
      <w:r w:rsidR="00F80760">
        <w:t xml:space="preserve">: </w:t>
      </w:r>
      <w:proofErr w:type="gramEnd"/>
      <w:r>
        <w:fldChar w:fldCharType="begin"/>
      </w:r>
      <w:r w:rsidR="0012375D">
        <w:instrText>HYPERLINK "../../../class/src/sandbox/Sandbox.js~Sandbox.html" \h</w:instrText>
      </w:r>
      <w:r>
        <w:fldChar w:fldCharType="separate"/>
      </w:r>
      <w:r w:rsidR="00F80760">
        <w:rPr>
          <w:rStyle w:val="Hyperlink"/>
        </w:rPr>
        <w:t>Sandbox</w:t>
      </w:r>
      <w:r>
        <w:fldChar w:fldCharType="end"/>
      </w:r>
      <w:r w:rsidR="00F80760">
        <w:t>, DomainURL: DomainURL): RuntimeProtoStubURL</w:t>
      </w:r>
    </w:p>
    <w:p w:rsidR="00F80760" w:rsidRDefault="00F80760">
      <w:pPr>
        <w:pStyle w:val="BodyText"/>
      </w:pPr>
      <w:r>
        <w:t>To register a new Protocol Stub in the runtime including as input parameters the function to postMessage, the DomainURL that is connected with the stub, which returns the RuntimeURL allocated to the new ProtocolStub.</w:t>
      </w:r>
    </w:p>
    <w:p w:rsidR="00F80760" w:rsidRDefault="00F80760">
      <w:proofErr w:type="gramStart"/>
      <w:r>
        <w:t>public</w:t>
      </w:r>
      <w:proofErr w:type="gramEnd"/>
      <w:r>
        <w:t xml:space="preserve"> </w:t>
      </w:r>
    </w:p>
    <w:p w:rsidR="00F80760" w:rsidRDefault="006020F6">
      <w:pPr>
        <w:pStyle w:val="BodyText"/>
      </w:pPr>
      <w:hyperlink r:id="rId584" w:anchor="instance-method-resolve">
        <w:r w:rsidR="00F80760">
          <w:rPr>
            <w:rStyle w:val="Hyperlink"/>
          </w:rPr>
          <w:t>resolve</w:t>
        </w:r>
      </w:hyperlink>
      <w:r w:rsidR="00F80760">
        <w:t>(</w:t>
      </w:r>
      <w:proofErr w:type="gramStart"/>
      <w:r w:rsidR="00F80760">
        <w:t>url</w:t>
      </w:r>
      <w:proofErr w:type="gramEnd"/>
      <w:r w:rsidR="00F80760">
        <w:t xml:space="preserve">: URL.URL): </w:t>
      </w:r>
      <w:hyperlink r:id="rId585">
        <w:r w:rsidR="00F80760">
          <w:rPr>
            <w:rStyle w:val="Hyperlink"/>
          </w:rPr>
          <w:t>Promise</w:t>
        </w:r>
      </w:hyperlink>
      <w:r w:rsidR="00F80760">
        <w:t>&lt;URL.URL&gt;</w:t>
      </w:r>
    </w:p>
    <w:p w:rsidR="00F80760" w:rsidRDefault="00F80760">
      <w:pPr>
        <w:pStyle w:val="BodyText"/>
      </w:pPr>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F80760" w:rsidRDefault="00F80760">
      <w:proofErr w:type="gramStart"/>
      <w:r>
        <w:lastRenderedPageBreak/>
        <w:t>public</w:t>
      </w:r>
      <w:proofErr w:type="gramEnd"/>
      <w:r>
        <w:t xml:space="preserve"> </w:t>
      </w:r>
    </w:p>
    <w:p w:rsidR="00F80760" w:rsidRDefault="006020F6">
      <w:pPr>
        <w:pStyle w:val="BodyText"/>
      </w:pPr>
      <w:hyperlink r:id="rId586" w:anchor="instance-method-unregisterHyperty">
        <w:r w:rsidR="00F80760">
          <w:rPr>
            <w:rStyle w:val="Hyperlink"/>
          </w:rPr>
          <w:t>unregisterHyperty</w:t>
        </w:r>
      </w:hyperlink>
      <w:r w:rsidR="00F80760">
        <w:t>(HypertyURL: HypertyURL): *</w:t>
      </w:r>
    </w:p>
    <w:p w:rsidR="00F80760" w:rsidRDefault="00F80760">
      <w:pPr>
        <w:pStyle w:val="BodyText"/>
      </w:pPr>
      <w:r>
        <w:t>To unregister a previously registered Hyperty</w:t>
      </w:r>
    </w:p>
    <w:p w:rsidR="00F80760" w:rsidRDefault="00F80760">
      <w:proofErr w:type="gramStart"/>
      <w:r>
        <w:t>public</w:t>
      </w:r>
      <w:proofErr w:type="gramEnd"/>
      <w:r>
        <w:t xml:space="preserve"> </w:t>
      </w:r>
    </w:p>
    <w:p w:rsidR="00F80760" w:rsidRDefault="006020F6">
      <w:pPr>
        <w:pStyle w:val="BodyText"/>
      </w:pPr>
      <w:hyperlink r:id="rId587" w:anchor="instance-method-unregisterPEP">
        <w:r w:rsidR="00F80760">
          <w:rPr>
            <w:rStyle w:val="Hyperlink"/>
          </w:rPr>
          <w:t>unregisterPEP</w:t>
        </w:r>
      </w:hyperlink>
      <w:r w:rsidR="00F80760">
        <w:t>(HypertyRuntimeURL: HypertyRuntimeURL): *</w:t>
      </w:r>
    </w:p>
    <w:p w:rsidR="00F80760" w:rsidRDefault="00F80760">
      <w:pPr>
        <w:pStyle w:val="BodyText"/>
      </w:pPr>
      <w:r>
        <w:t>To unregister a previously registered protocol stub</w:t>
      </w:r>
    </w:p>
    <w:p w:rsidR="00F80760" w:rsidRDefault="00F80760">
      <w:proofErr w:type="gramStart"/>
      <w:r>
        <w:t>public</w:t>
      </w:r>
      <w:proofErr w:type="gramEnd"/>
      <w:r>
        <w:t xml:space="preserve"> </w:t>
      </w:r>
    </w:p>
    <w:p w:rsidR="00F80760" w:rsidRDefault="006020F6">
      <w:pPr>
        <w:pStyle w:val="BodyText"/>
      </w:pPr>
      <w:hyperlink r:id="rId588" w:anchor="instance-method-unregisterStub">
        <w:r w:rsidR="00F80760">
          <w:rPr>
            <w:rStyle w:val="Hyperlink"/>
          </w:rPr>
          <w:t>unregisterStub</w:t>
        </w:r>
      </w:hyperlink>
      <w:r w:rsidR="00F80760">
        <w:t>(HypertyRuntimeURL: HypertyRuntimeURL): *</w:t>
      </w:r>
    </w:p>
    <w:p w:rsidR="00F80760" w:rsidRDefault="00F80760">
      <w:pPr>
        <w:pStyle w:val="BodyText"/>
      </w:pPr>
      <w:r>
        <w:t>To unregister a previously registered protocol stub</w:t>
      </w:r>
    </w:p>
    <w:p w:rsidR="00F80760" w:rsidRDefault="00F80760" w:rsidP="00F80760">
      <w:pPr>
        <w:pStyle w:val="Heading2"/>
        <w:numPr>
          <w:ilvl w:val="2"/>
          <w:numId w:val="3"/>
        </w:numPr>
        <w:pBdr>
          <w:bottom w:val="none" w:sz="0" w:space="0" w:color="auto"/>
        </w:pBdr>
      </w:pPr>
      <w:bookmarkStart w:id="690" w:name="inherited-summary-3"/>
      <w:bookmarkStart w:id="691" w:name="_Toc443159448"/>
      <w:bookmarkEnd w:id="690"/>
      <w:r>
        <w:t>Inherited Summary</w:t>
      </w:r>
      <w:bookmarkEnd w:id="691"/>
    </w:p>
    <w:p w:rsidR="00F80760" w:rsidRDefault="00F80760">
      <w:r>
        <w:t xml:space="preserve"> From class </w:t>
      </w:r>
      <w:hyperlink r:id="rId589">
        <w:r>
          <w:rPr>
            <w:rStyle w:val="Hyperlink"/>
          </w:rPr>
          <w:t>EventEmitter</w:t>
        </w:r>
      </w:hyperlink>
      <w:r>
        <w:t xml:space="preserve"> public </w:t>
      </w:r>
    </w:p>
    <w:p w:rsidR="00F80760" w:rsidRDefault="006020F6">
      <w:pPr>
        <w:pStyle w:val="BodyText"/>
      </w:pPr>
      <w:hyperlink r:id="rId590" w:anchor="instance-method-addEventListener">
        <w:r w:rsidR="00F80760">
          <w:rPr>
            <w:rStyle w:val="Hyperlink"/>
          </w:rPr>
          <w:t>addEventListener</w:t>
        </w:r>
      </w:hyperlink>
      <w:r w:rsidR="00F80760">
        <w:t>(</w:t>
      </w:r>
      <w:proofErr w:type="gramStart"/>
      <w:r w:rsidR="00F80760">
        <w:t>eventType</w:t>
      </w:r>
      <w:proofErr w:type="gramEnd"/>
      <w:r w:rsidR="00F80760">
        <w:t xml:space="preserve">: </w:t>
      </w:r>
      <w:hyperlink r:id="rId591">
        <w:r w:rsidR="00F80760">
          <w:rPr>
            <w:rStyle w:val="Hyperlink"/>
          </w:rPr>
          <w:t>string</w:t>
        </w:r>
      </w:hyperlink>
      <w:r w:rsidR="00F80760">
        <w:t xml:space="preserve">, cb: </w:t>
      </w:r>
      <w:hyperlink r:id="rId592">
        <w:r w:rsidR="00F80760">
          <w:rPr>
            <w:rStyle w:val="Hyperlink"/>
          </w:rPr>
          <w:t>Function</w:t>
        </w:r>
      </w:hyperlink>
      <w:r w:rsidR="00F80760">
        <w:t>)</w:t>
      </w:r>
    </w:p>
    <w:p w:rsidR="00F80760" w:rsidRDefault="00F80760">
      <w:pPr>
        <w:pStyle w:val="BodyText"/>
      </w:pPr>
      <w:proofErr w:type="gramStart"/>
      <w:r>
        <w:t>addEventListener</w:t>
      </w:r>
      <w:proofErr w:type="gramEnd"/>
      <w:r>
        <w:t xml:space="preserve"> listen for an eventType</w:t>
      </w:r>
    </w:p>
    <w:p w:rsidR="00F80760" w:rsidRDefault="00F80760">
      <w:proofErr w:type="gramStart"/>
      <w:r>
        <w:t>public</w:t>
      </w:r>
      <w:proofErr w:type="gramEnd"/>
      <w:r>
        <w:t xml:space="preserve"> </w:t>
      </w:r>
    </w:p>
    <w:p w:rsidR="00F80760" w:rsidRDefault="006020F6">
      <w:pPr>
        <w:pStyle w:val="BodyText"/>
      </w:pPr>
      <w:hyperlink r:id="rId593" w:anchor="instance-method-trigger">
        <w:r w:rsidR="00F80760">
          <w:rPr>
            <w:rStyle w:val="Hyperlink"/>
          </w:rPr>
          <w:t>trigger</w:t>
        </w:r>
      </w:hyperlink>
      <w:r w:rsidR="00F80760">
        <w:t>(</w:t>
      </w:r>
      <w:proofErr w:type="gramStart"/>
      <w:r w:rsidR="00F80760">
        <w:t>eventType</w:t>
      </w:r>
      <w:proofErr w:type="gramEnd"/>
      <w:r w:rsidR="00F80760">
        <w:t xml:space="preserve">: </w:t>
      </w:r>
      <w:hyperlink r:id="rId594">
        <w:r w:rsidR="00F80760">
          <w:rPr>
            <w:rStyle w:val="Hyperlink"/>
          </w:rPr>
          <w:t>string</w:t>
        </w:r>
      </w:hyperlink>
      <w:r w:rsidR="00F80760">
        <w:t xml:space="preserve">, params: </w:t>
      </w:r>
      <w:hyperlink r:id="rId595">
        <w:r w:rsidR="00F80760">
          <w:rPr>
            <w:rStyle w:val="Hyperlink"/>
          </w:rPr>
          <w:t>object</w:t>
        </w:r>
      </w:hyperlink>
      <w:r w:rsidR="00F80760">
        <w:t>)</w:t>
      </w:r>
    </w:p>
    <w:p w:rsidR="00F80760" w:rsidRDefault="00F80760">
      <w:pPr>
        <w:pStyle w:val="BodyText"/>
      </w:pPr>
      <w:r>
        <w:t>Invoke the eventType</w:t>
      </w:r>
    </w:p>
    <w:p w:rsidR="00F80760" w:rsidRDefault="00F80760" w:rsidP="00F80760">
      <w:pPr>
        <w:pStyle w:val="Heading2"/>
        <w:numPr>
          <w:ilvl w:val="2"/>
          <w:numId w:val="3"/>
        </w:numPr>
        <w:pBdr>
          <w:bottom w:val="none" w:sz="0" w:space="0" w:color="auto"/>
        </w:pBdr>
      </w:pPr>
      <w:bookmarkStart w:id="692" w:name="_Toc443159449"/>
      <w:r>
        <w:t>Public Constructors</w:t>
      </w:r>
      <w:bookmarkEnd w:id="692"/>
    </w:p>
    <w:p w:rsidR="00F80760" w:rsidRDefault="00F80760" w:rsidP="00F80760">
      <w:pPr>
        <w:pStyle w:val="Heading3"/>
        <w:numPr>
          <w:ilvl w:val="3"/>
          <w:numId w:val="3"/>
        </w:numPr>
        <w:pBdr>
          <w:bottom w:val="none" w:sz="0" w:space="0" w:color="auto"/>
        </w:pBdr>
      </w:pPr>
      <w:bookmarkStart w:id="693" w:name="_Toc443159450"/>
      <w:proofErr w:type="gramStart"/>
      <w:r>
        <w:t>public</w:t>
      </w:r>
      <w:proofErr w:type="gramEnd"/>
      <w:r>
        <w:t xml:space="preserve"> constructor(msgbus: </w:t>
      </w:r>
      <w:hyperlink r:id="rId596">
        <w:r>
          <w:rPr>
            <w:rStyle w:val="Hyperlink"/>
          </w:rPr>
          <w:t>MessageBus</w:t>
        </w:r>
      </w:hyperlink>
      <w:r>
        <w:t xml:space="preserve">, runtimeURL: HypertyRuntimeURL, appSandbox: AppSandbox, remoteRegistry: DomainURL)  </w:t>
      </w:r>
      <w:hyperlink r:id="rId597" w:anchor="lineNumber20">
        <w:r>
          <w:rPr>
            <w:rStyle w:val="Hyperlink"/>
          </w:rPr>
          <w:t>source</w:t>
        </w:r>
        <w:bookmarkEnd w:id="693"/>
      </w:hyperlink>
      <w:r>
        <w:t xml:space="preserve"> </w:t>
      </w:r>
    </w:p>
    <w:p w:rsidR="00F80760" w:rsidRDefault="00F80760">
      <w:r>
        <w:t xml:space="preserve">To initialise the Runtime Registry with the RuntimeURL that will be the basis to derive the internal runtime addresses when allocating addresses to internal runtime component. In addition, the Registry domain back-end to be used to remotely register Runtime </w:t>
      </w:r>
      <w:proofErr w:type="gramStart"/>
      <w:r>
        <w:t>components,</w:t>
      </w:r>
      <w:proofErr w:type="gramEnd"/>
      <w:r>
        <w:t xml:space="preserve"> is also passed as input parameter.</w:t>
      </w:r>
    </w:p>
    <w:p w:rsidR="00F80760" w:rsidRDefault="00F80760" w:rsidP="00F80760">
      <w:pPr>
        <w:pStyle w:val="Heading4"/>
        <w:numPr>
          <w:ilvl w:val="4"/>
          <w:numId w:val="3"/>
        </w:numPr>
      </w:pPr>
      <w:r>
        <w:t>Params:</w:t>
      </w:r>
    </w:p>
    <w:p w:rsidR="00F80760" w:rsidRDefault="00F80760">
      <w:r>
        <w:t xml:space="preserve">Name Type Attribute Description msgbus </w:t>
      </w:r>
      <w:hyperlink r:id="rId598">
        <w:r>
          <w:rPr>
            <w:rStyle w:val="Hyperlink"/>
          </w:rPr>
          <w:t>MessageBus</w:t>
        </w:r>
      </w:hyperlink>
      <w:r>
        <w:t xml:space="preserve"> msgbus</w:t>
      </w:r>
    </w:p>
    <w:p w:rsidR="00F80760" w:rsidRDefault="00F80760">
      <w:pPr>
        <w:pStyle w:val="BodyText"/>
      </w:pPr>
      <w:proofErr w:type="gramStart"/>
      <w:r>
        <w:t>runtimeURL</w:t>
      </w:r>
      <w:proofErr w:type="gramEnd"/>
      <w:r>
        <w:t xml:space="preserve"> HypertyRuntimeURL runtimeURL</w:t>
      </w:r>
    </w:p>
    <w:p w:rsidR="00F80760" w:rsidRDefault="00F80760">
      <w:pPr>
        <w:pStyle w:val="BodyText"/>
      </w:pPr>
      <w:proofErr w:type="gramStart"/>
      <w:r>
        <w:t>appSandbox</w:t>
      </w:r>
      <w:proofErr w:type="gramEnd"/>
      <w:r>
        <w:t xml:space="preserve"> AppSandbox appSandbox</w:t>
      </w:r>
    </w:p>
    <w:p w:rsidR="00F80760" w:rsidRDefault="00F80760">
      <w:pPr>
        <w:pStyle w:val="BodyText"/>
      </w:pPr>
      <w:proofErr w:type="gramStart"/>
      <w:r>
        <w:t>remoteRegistry</w:t>
      </w:r>
      <w:proofErr w:type="gramEnd"/>
      <w:r>
        <w:t xml:space="preserve"> DomainURL remoteRegistry</w:t>
      </w:r>
    </w:p>
    <w:p w:rsidR="00F80760" w:rsidRDefault="00F80760" w:rsidP="00F80760">
      <w:pPr>
        <w:pStyle w:val="Heading2"/>
        <w:numPr>
          <w:ilvl w:val="2"/>
          <w:numId w:val="3"/>
        </w:numPr>
        <w:pBdr>
          <w:bottom w:val="none" w:sz="0" w:space="0" w:color="auto"/>
        </w:pBdr>
      </w:pPr>
      <w:bookmarkStart w:id="694" w:name="_Toc443159451"/>
      <w:r>
        <w:t>Public Members</w:t>
      </w:r>
      <w:bookmarkEnd w:id="694"/>
    </w:p>
    <w:p w:rsidR="00F80760" w:rsidRDefault="00F80760" w:rsidP="00F80760">
      <w:pPr>
        <w:pStyle w:val="Heading3"/>
        <w:numPr>
          <w:ilvl w:val="3"/>
          <w:numId w:val="3"/>
        </w:numPr>
        <w:pBdr>
          <w:bottom w:val="none" w:sz="0" w:space="0" w:color="auto"/>
        </w:pBdr>
      </w:pPr>
      <w:bookmarkStart w:id="695" w:name="instance-get-messageBus"/>
      <w:bookmarkStart w:id="696" w:name="_Toc443159452"/>
      <w:bookmarkEnd w:id="695"/>
      <w:proofErr w:type="gramStart"/>
      <w:r>
        <w:t>public</w:t>
      </w:r>
      <w:proofErr w:type="gramEnd"/>
      <w:r>
        <w:t xml:space="preserve"> get messageBus(messageBus: </w:t>
      </w:r>
      <w:hyperlink r:id="rId599">
        <w:r>
          <w:rPr>
            <w:rStyle w:val="Hyperlink"/>
          </w:rPr>
          <w:t>MessageBus</w:t>
        </w:r>
      </w:hyperlink>
      <w:r>
        <w:t xml:space="preserve">): *  </w:t>
      </w:r>
      <w:hyperlink r:id="rId600" w:anchor="lineNumber56">
        <w:r>
          <w:rPr>
            <w:rStyle w:val="Hyperlink"/>
          </w:rPr>
          <w:t>source</w:t>
        </w:r>
        <w:bookmarkEnd w:id="696"/>
      </w:hyperlink>
      <w:r>
        <w:t xml:space="preserve"> </w:t>
      </w:r>
    </w:p>
    <w:p w:rsidR="00F80760" w:rsidRDefault="00F80760">
      <w:proofErr w:type="gramStart"/>
      <w:r>
        <w:t>return</w:t>
      </w:r>
      <w:proofErr w:type="gramEnd"/>
      <w:r>
        <w:t xml:space="preserve"> the messageBus in this Registry</w:t>
      </w:r>
    </w:p>
    <w:p w:rsidR="00F80760" w:rsidRDefault="00F80760" w:rsidP="00F80760">
      <w:pPr>
        <w:pStyle w:val="Heading3"/>
        <w:numPr>
          <w:ilvl w:val="3"/>
          <w:numId w:val="3"/>
        </w:numPr>
        <w:pBdr>
          <w:bottom w:val="none" w:sz="0" w:space="0" w:color="auto"/>
        </w:pBdr>
      </w:pPr>
      <w:bookmarkStart w:id="697" w:name="instance-set-messageBus"/>
      <w:bookmarkStart w:id="698" w:name="_Toc443159453"/>
      <w:bookmarkEnd w:id="697"/>
      <w:proofErr w:type="gramStart"/>
      <w:r>
        <w:t>public</w:t>
      </w:r>
      <w:proofErr w:type="gramEnd"/>
      <w:r>
        <w:t xml:space="preserve"> set messageBus(messageBus: </w:t>
      </w:r>
      <w:hyperlink r:id="rId601">
        <w:r>
          <w:rPr>
            <w:rStyle w:val="Hyperlink"/>
          </w:rPr>
          <w:t>MessageBus</w:t>
        </w:r>
      </w:hyperlink>
      <w:r>
        <w:t xml:space="preserve">): *  </w:t>
      </w:r>
      <w:hyperlink r:id="rId602" w:anchor="lineNumber65">
        <w:r>
          <w:rPr>
            <w:rStyle w:val="Hyperlink"/>
          </w:rPr>
          <w:t>source</w:t>
        </w:r>
        <w:bookmarkEnd w:id="698"/>
      </w:hyperlink>
      <w:r>
        <w:t xml:space="preserve"> </w:t>
      </w:r>
    </w:p>
    <w:p w:rsidR="00F80760" w:rsidRDefault="00F80760">
      <w:r>
        <w:t>Set the messageBus in this Registry</w:t>
      </w:r>
    </w:p>
    <w:p w:rsidR="00F80760" w:rsidRDefault="00F80760" w:rsidP="00F80760">
      <w:pPr>
        <w:pStyle w:val="Heading2"/>
        <w:numPr>
          <w:ilvl w:val="2"/>
          <w:numId w:val="3"/>
        </w:numPr>
        <w:pBdr>
          <w:bottom w:val="none" w:sz="0" w:space="0" w:color="auto"/>
        </w:pBdr>
      </w:pPr>
      <w:bookmarkStart w:id="699" w:name="_Toc443159454"/>
      <w:r>
        <w:lastRenderedPageBreak/>
        <w:t>Public Methods</w:t>
      </w:r>
      <w:bookmarkEnd w:id="699"/>
    </w:p>
    <w:p w:rsidR="00F80760" w:rsidRDefault="00F80760" w:rsidP="00F80760">
      <w:pPr>
        <w:pStyle w:val="Heading3"/>
        <w:numPr>
          <w:ilvl w:val="3"/>
          <w:numId w:val="3"/>
        </w:numPr>
        <w:pBdr>
          <w:bottom w:val="none" w:sz="0" w:space="0" w:color="auto"/>
        </w:pBdr>
      </w:pPr>
      <w:bookmarkStart w:id="700" w:name="instance-method-discoverProtostub"/>
      <w:bookmarkStart w:id="701" w:name="_Toc443159455"/>
      <w:bookmarkEnd w:id="700"/>
      <w:proofErr w:type="gramStart"/>
      <w:r>
        <w:t>public</w:t>
      </w:r>
      <w:proofErr w:type="gramEnd"/>
      <w:r>
        <w:t xml:space="preserve"> discoverProtostub(DomainURL: DomainURL): RuntimeURL  </w:t>
      </w:r>
      <w:hyperlink r:id="rId603" w:anchor="lineNumber224">
        <w:r>
          <w:rPr>
            <w:rStyle w:val="Hyperlink"/>
          </w:rPr>
          <w:t>source</w:t>
        </w:r>
        <w:bookmarkEnd w:id="701"/>
      </w:hyperlink>
      <w:r>
        <w:t xml:space="preserve"> </w:t>
      </w:r>
    </w:p>
    <w:p w:rsidR="00F80760" w:rsidRDefault="00F80760">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(do we need something similar for Hyperties?).</w:t>
      </w:r>
    </w:p>
    <w:p w:rsidR="00F80760" w:rsidRDefault="00F80760" w:rsidP="00F80760">
      <w:pPr>
        <w:pStyle w:val="Heading4"/>
        <w:numPr>
          <w:ilvl w:val="4"/>
          <w:numId w:val="3"/>
        </w:numPr>
      </w:pPr>
      <w:r>
        <w:t>Params:</w:t>
      </w:r>
    </w:p>
    <w:p w:rsidR="00F80760" w:rsidRDefault="00F80760">
      <w:r>
        <w:t xml:space="preserve">Name Type Attribute Description DomainURL DomainURL </w:t>
      </w:r>
      <w:proofErr w:type="gramStart"/>
      <w:r>
        <w:t>url</w:t>
      </w:r>
      <w:proofErr w:type="gramEnd"/>
    </w:p>
    <w:p w:rsidR="00F80760" w:rsidRDefault="00F80760" w:rsidP="00F80760">
      <w:pPr>
        <w:pStyle w:val="Heading4"/>
        <w:numPr>
          <w:ilvl w:val="4"/>
          <w:numId w:val="3"/>
        </w:numPr>
      </w:pPr>
      <w:bookmarkStart w:id="702" w:name="return-41"/>
      <w:bookmarkEnd w:id="702"/>
      <w:r>
        <w:t>Return:</w:t>
      </w:r>
    </w:p>
    <w:tbl>
      <w:tblPr>
        <w:tblW w:w="5000" w:type="pct"/>
        <w:tblLook w:val="04A0"/>
      </w:tblPr>
      <w:tblGrid>
        <w:gridCol w:w="4643"/>
        <w:gridCol w:w="4644"/>
      </w:tblGrid>
      <w:tr w:rsidR="00F80760">
        <w:tc>
          <w:tcPr>
            <w:tcW w:w="0" w:type="auto"/>
          </w:tcPr>
          <w:p w:rsidR="00F80760" w:rsidRDefault="00F80760">
            <w:pPr>
              <w:jc w:val="left"/>
            </w:pPr>
            <w:r>
              <w:t>RuntimeURL</w:t>
            </w:r>
          </w:p>
        </w:tc>
        <w:tc>
          <w:tcPr>
            <w:tcW w:w="0" w:type="auto"/>
          </w:tcPr>
          <w:p w:rsidR="00F80760" w:rsidRDefault="00F80760">
            <w:pPr>
              <w:jc w:val="left"/>
            </w:pPr>
            <w:r>
              <w:t>RuntimeURL</w:t>
            </w:r>
          </w:p>
        </w:tc>
      </w:tr>
    </w:tbl>
    <w:p w:rsidR="00F80760" w:rsidRDefault="00F80760" w:rsidP="00F80760">
      <w:pPr>
        <w:pStyle w:val="Heading3"/>
        <w:numPr>
          <w:ilvl w:val="3"/>
          <w:numId w:val="3"/>
        </w:numPr>
        <w:pBdr>
          <w:bottom w:val="none" w:sz="0" w:space="0" w:color="auto"/>
        </w:pBdr>
      </w:pPr>
      <w:bookmarkStart w:id="703" w:name="instance-method-getAppSandbox"/>
      <w:bookmarkStart w:id="704" w:name="_Toc443159456"/>
      <w:bookmarkEnd w:id="703"/>
      <w:proofErr w:type="gramStart"/>
      <w:r>
        <w:t>public</w:t>
      </w:r>
      <w:proofErr w:type="gramEnd"/>
      <w:r>
        <w:t xml:space="preserve"> getAppSandbox(): *  </w:t>
      </w:r>
      <w:hyperlink r:id="rId604" w:anchor="lineNumber77">
        <w:r>
          <w:rPr>
            <w:rStyle w:val="Hyperlink"/>
          </w:rPr>
          <w:t>source</w:t>
        </w:r>
        <w:bookmarkEnd w:id="704"/>
      </w:hyperlink>
      <w:r>
        <w:t xml:space="preserve"> </w:t>
      </w:r>
    </w:p>
    <w:p w:rsidR="00F80760" w:rsidRDefault="00F80760">
      <w:r>
        <w:t>This function is used to return the sandbox instance where the Application is executing. It is assumed there is just one App per Runtime instance.</w:t>
      </w:r>
    </w:p>
    <w:p w:rsidR="00F80760" w:rsidRDefault="00F80760" w:rsidP="00F80760">
      <w:pPr>
        <w:pStyle w:val="Heading4"/>
        <w:numPr>
          <w:ilvl w:val="4"/>
          <w:numId w:val="3"/>
        </w:numPr>
      </w:pPr>
      <w:bookmarkStart w:id="705" w:name="return-42"/>
      <w:bookmarkEnd w:id="705"/>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06" w:name="instance-method-getSandbox"/>
      <w:bookmarkStart w:id="707" w:name="_Toc443159457"/>
      <w:bookmarkEnd w:id="706"/>
      <w:proofErr w:type="gramStart"/>
      <w:r>
        <w:t>public</w:t>
      </w:r>
      <w:proofErr w:type="gramEnd"/>
      <w:r>
        <w:t xml:space="preserve"> getSandbox(DomainURL: DomainURL): RuntimeSandbox  </w:t>
      </w:r>
      <w:hyperlink r:id="rId605" w:anchor="lineNumber356">
        <w:r>
          <w:rPr>
            <w:rStyle w:val="Hyperlink"/>
          </w:rPr>
          <w:t>source</w:t>
        </w:r>
        <w:bookmarkEnd w:id="707"/>
      </w:hyperlink>
      <w:r>
        <w:t xml:space="preserve"> </w:t>
      </w:r>
    </w:p>
    <w:p w:rsidR="00F80760" w:rsidRDefault="00F80760">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F80760" w:rsidRDefault="00F80760" w:rsidP="00F80760">
      <w:pPr>
        <w:pStyle w:val="Heading4"/>
        <w:numPr>
          <w:ilvl w:val="4"/>
          <w:numId w:val="3"/>
        </w:numPr>
      </w:pPr>
      <w:r>
        <w:t>Params:</w:t>
      </w:r>
    </w:p>
    <w:p w:rsidR="00F80760" w:rsidRDefault="00F80760">
      <w:r>
        <w:t xml:space="preserve">Name Type Attribute Description DomainURL DomainURL </w:t>
      </w:r>
      <w:proofErr w:type="gramStart"/>
      <w:r>
        <w:t>url</w:t>
      </w:r>
      <w:proofErr w:type="gramEnd"/>
    </w:p>
    <w:p w:rsidR="00F80760" w:rsidRDefault="00F80760" w:rsidP="00F80760">
      <w:pPr>
        <w:pStyle w:val="Heading4"/>
        <w:numPr>
          <w:ilvl w:val="4"/>
          <w:numId w:val="3"/>
        </w:numPr>
      </w:pPr>
      <w:bookmarkStart w:id="708" w:name="return-43"/>
      <w:bookmarkEnd w:id="708"/>
      <w:r>
        <w:t>Return:</w:t>
      </w:r>
    </w:p>
    <w:tbl>
      <w:tblPr>
        <w:tblW w:w="5000" w:type="pct"/>
        <w:tblLook w:val="04A0"/>
      </w:tblPr>
      <w:tblGrid>
        <w:gridCol w:w="4643"/>
        <w:gridCol w:w="4644"/>
      </w:tblGrid>
      <w:tr w:rsidR="00F80760">
        <w:tc>
          <w:tcPr>
            <w:tcW w:w="0" w:type="auto"/>
          </w:tcPr>
          <w:p w:rsidR="00F80760" w:rsidRDefault="00F80760">
            <w:pPr>
              <w:jc w:val="left"/>
            </w:pPr>
            <w:r>
              <w:t>RuntimeSandbox</w:t>
            </w:r>
          </w:p>
        </w:tc>
        <w:tc>
          <w:tcPr>
            <w:tcW w:w="0" w:type="auto"/>
          </w:tcPr>
          <w:p w:rsidR="00F80760" w:rsidRDefault="00F80760">
            <w:pPr>
              <w:jc w:val="left"/>
            </w:pPr>
            <w:r>
              <w:t>RuntimeSandbox</w:t>
            </w:r>
          </w:p>
        </w:tc>
      </w:tr>
    </w:tbl>
    <w:p w:rsidR="00F80760" w:rsidRDefault="00F80760" w:rsidP="00F80760">
      <w:pPr>
        <w:pStyle w:val="Heading3"/>
        <w:numPr>
          <w:ilvl w:val="3"/>
          <w:numId w:val="3"/>
        </w:numPr>
        <w:pBdr>
          <w:bottom w:val="none" w:sz="0" w:space="0" w:color="auto"/>
        </w:pBdr>
      </w:pPr>
      <w:bookmarkStart w:id="709" w:name="instance-method-getUserHyperty"/>
      <w:bookmarkStart w:id="710" w:name="_Toc443159458"/>
      <w:bookmarkEnd w:id="709"/>
      <w:proofErr w:type="gramStart"/>
      <w:r>
        <w:t>public</w:t>
      </w:r>
      <w:proofErr w:type="gramEnd"/>
      <w:r>
        <w:t xml:space="preserve"> getUserHyperty(email: *): *  </w:t>
      </w:r>
      <w:hyperlink r:id="rId606" w:anchor="lineNumber85">
        <w:r>
          <w:rPr>
            <w:rStyle w:val="Hyperlink"/>
          </w:rPr>
          <w:t>source</w:t>
        </w:r>
        <w:bookmarkEnd w:id="710"/>
      </w:hyperlink>
      <w:r>
        <w:t xml:space="preserve"> </w:t>
      </w:r>
    </w:p>
    <w:p w:rsidR="00F80760" w:rsidRDefault="00F80760">
      <w:r>
        <w:t xml:space="preserve">Function to query the Domain registry, with </w:t>
      </w:r>
      <w:proofErr w:type="gramStart"/>
      <w:r>
        <w:t>an</w:t>
      </w:r>
      <w:proofErr w:type="gramEnd"/>
      <w:r>
        <w:t xml:space="preserve"> user email.</w:t>
      </w:r>
    </w:p>
    <w:p w:rsidR="00F80760" w:rsidRDefault="00F80760" w:rsidP="00F80760">
      <w:pPr>
        <w:pStyle w:val="Heading4"/>
        <w:numPr>
          <w:ilvl w:val="4"/>
          <w:numId w:val="3"/>
        </w:numPr>
      </w:pPr>
      <w:r>
        <w:t>Params:</w:t>
      </w:r>
    </w:p>
    <w:p w:rsidR="00F80760" w:rsidRDefault="00F80760">
      <w:r>
        <w:t>Name Type Attribute Description email *</w:t>
      </w:r>
    </w:p>
    <w:p w:rsidR="00F80760" w:rsidRDefault="00F80760" w:rsidP="00F80760">
      <w:pPr>
        <w:pStyle w:val="Heading4"/>
        <w:numPr>
          <w:ilvl w:val="4"/>
          <w:numId w:val="3"/>
        </w:numPr>
      </w:pPr>
      <w:bookmarkStart w:id="711" w:name="return-44"/>
      <w:bookmarkEnd w:id="71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12" w:name="instance-method-onEvent"/>
      <w:bookmarkStart w:id="713" w:name="_Toc443159459"/>
      <w:bookmarkEnd w:id="712"/>
      <w:proofErr w:type="gramStart"/>
      <w:r>
        <w:t>public</w:t>
      </w:r>
      <w:proofErr w:type="gramEnd"/>
      <w:r>
        <w:t xml:space="preserve"> onEvent()  </w:t>
      </w:r>
      <w:hyperlink r:id="rId607" w:anchor="lineNumber347">
        <w:r>
          <w:rPr>
            <w:rStyle w:val="Hyperlink"/>
          </w:rPr>
          <w:t>source</w:t>
        </w:r>
        <w:bookmarkEnd w:id="713"/>
      </w:hyperlink>
      <w:r>
        <w:t xml:space="preserve"> </w:t>
      </w:r>
    </w:p>
    <w:p w:rsidR="00F80760" w:rsidRDefault="00F80760">
      <w:r>
        <w:t>To receive status events from components registered in the Registry.</w:t>
      </w:r>
    </w:p>
    <w:p w:rsidR="00F80760" w:rsidRDefault="00F80760" w:rsidP="00F80760">
      <w:pPr>
        <w:pStyle w:val="Heading4"/>
        <w:numPr>
          <w:ilvl w:val="4"/>
          <w:numId w:val="3"/>
        </w:numPr>
      </w:pPr>
      <w:r>
        <w:t>Params:</w:t>
      </w:r>
    </w:p>
    <w:p w:rsidR="00F80760" w:rsidRDefault="00F80760">
      <w:r>
        <w:t>Name Type Attribute Description Message.Message Message.Message event</w:t>
      </w:r>
    </w:p>
    <w:p w:rsidR="00F80760" w:rsidRDefault="00F80760" w:rsidP="00F80760">
      <w:pPr>
        <w:pStyle w:val="Heading3"/>
        <w:numPr>
          <w:ilvl w:val="3"/>
          <w:numId w:val="3"/>
        </w:numPr>
        <w:pBdr>
          <w:bottom w:val="none" w:sz="0" w:space="0" w:color="auto"/>
        </w:pBdr>
      </w:pPr>
      <w:bookmarkStart w:id="714" w:name="_Toc443159460"/>
      <w:proofErr w:type="gramStart"/>
      <w:r>
        <w:lastRenderedPageBreak/>
        <w:t>public</w:t>
      </w:r>
      <w:proofErr w:type="gramEnd"/>
      <w:r>
        <w:t xml:space="preserve"> registerHyperty(sandbox: </w:t>
      </w:r>
      <w:hyperlink r:id="rId608">
        <w:r>
          <w:rPr>
            <w:rStyle w:val="Hyperlink"/>
          </w:rPr>
          <w:t>Sandbox</w:t>
        </w:r>
      </w:hyperlink>
      <w:r>
        <w:t xml:space="preserve">, HypertyCatalogueURL: HypertyCatalogueURL): HypertyURL  </w:t>
      </w:r>
      <w:hyperlink r:id="rId609" w:anchor="lineNumber121">
        <w:r>
          <w:rPr>
            <w:rStyle w:val="Hyperlink"/>
          </w:rPr>
          <w:t>source</w:t>
        </w:r>
        <w:bookmarkEnd w:id="714"/>
      </w:hyperlink>
      <w:r>
        <w:t xml:space="preserve"> </w:t>
      </w:r>
    </w:p>
    <w:p w:rsidR="00F80760" w:rsidRDefault="00F80760">
      <w:r>
        <w:t>To register a new Hyperty in the runtime which returns the HypertyURL allocated to the new Hyperty.</w:t>
      </w:r>
    </w:p>
    <w:p w:rsidR="00F80760" w:rsidRDefault="00F80760" w:rsidP="00F80760">
      <w:pPr>
        <w:pStyle w:val="Heading4"/>
        <w:numPr>
          <w:ilvl w:val="4"/>
          <w:numId w:val="3"/>
        </w:numPr>
      </w:pPr>
      <w:r>
        <w:t>Params:</w:t>
      </w:r>
    </w:p>
    <w:p w:rsidR="00F80760" w:rsidRDefault="00F80760">
      <w:r>
        <w:t xml:space="preserve">Name Type Attribute Description sandbox </w:t>
      </w:r>
      <w:hyperlink r:id="rId610">
        <w:r>
          <w:rPr>
            <w:rStyle w:val="Hyperlink"/>
          </w:rPr>
          <w:t>Sandbox</w:t>
        </w:r>
      </w:hyperlink>
      <w:r>
        <w:t xml:space="preserve"> sandbox</w:t>
      </w:r>
    </w:p>
    <w:p w:rsidR="00F80760" w:rsidRDefault="00F80760">
      <w:pPr>
        <w:pStyle w:val="BodyText"/>
      </w:pPr>
      <w:r>
        <w:t>HypertyCatalogueURL HypertyCatalogueURL descriptor</w:t>
      </w:r>
    </w:p>
    <w:p w:rsidR="00F80760" w:rsidRDefault="00F80760" w:rsidP="00F80760">
      <w:pPr>
        <w:pStyle w:val="Heading4"/>
        <w:numPr>
          <w:ilvl w:val="4"/>
          <w:numId w:val="3"/>
        </w:numPr>
      </w:pPr>
      <w:bookmarkStart w:id="715" w:name="return-45"/>
      <w:bookmarkEnd w:id="715"/>
      <w:r>
        <w:t>Return:</w:t>
      </w:r>
    </w:p>
    <w:tbl>
      <w:tblPr>
        <w:tblW w:w="5000" w:type="pct"/>
        <w:tblLook w:val="04A0"/>
      </w:tblPr>
      <w:tblGrid>
        <w:gridCol w:w="4643"/>
        <w:gridCol w:w="4644"/>
      </w:tblGrid>
      <w:tr w:rsidR="00F80760">
        <w:tc>
          <w:tcPr>
            <w:tcW w:w="0" w:type="auto"/>
          </w:tcPr>
          <w:p w:rsidR="00F80760" w:rsidRDefault="00F80760">
            <w:pPr>
              <w:jc w:val="left"/>
            </w:pPr>
            <w:r>
              <w:t>HypertyURL</w:t>
            </w:r>
          </w:p>
        </w:tc>
        <w:tc>
          <w:tcPr>
            <w:tcW w:w="0" w:type="auto"/>
          </w:tcPr>
          <w:p w:rsidR="00F80760" w:rsidRDefault="00F80760">
            <w:pPr>
              <w:jc w:val="left"/>
            </w:pPr>
            <w:r>
              <w:t>HypertyURL</w:t>
            </w:r>
          </w:p>
        </w:tc>
      </w:tr>
    </w:tbl>
    <w:p w:rsidR="00F80760" w:rsidRDefault="00F80760" w:rsidP="00F80760">
      <w:pPr>
        <w:pStyle w:val="Heading3"/>
        <w:numPr>
          <w:ilvl w:val="3"/>
          <w:numId w:val="3"/>
        </w:numPr>
        <w:pBdr>
          <w:bottom w:val="none" w:sz="0" w:space="0" w:color="auto"/>
        </w:pBdr>
      </w:pPr>
      <w:bookmarkStart w:id="716" w:name="instance-method-registerPEP"/>
      <w:bookmarkStart w:id="717" w:name="_Toc443159461"/>
      <w:bookmarkEnd w:id="716"/>
      <w:proofErr w:type="gramStart"/>
      <w:r>
        <w:t>public</w:t>
      </w:r>
      <w:proofErr w:type="gramEnd"/>
      <w:r>
        <w:t xml:space="preserve"> registerPEP(postMessage: Message.Message, HypertyURL: HypertyURL): HypertyRuntimeURL  </w:t>
      </w:r>
      <w:hyperlink r:id="rId611" w:anchor="lineNumber312">
        <w:r>
          <w:rPr>
            <w:rStyle w:val="Hyperlink"/>
          </w:rPr>
          <w:t>source</w:t>
        </w:r>
        <w:bookmarkEnd w:id="717"/>
      </w:hyperlink>
      <w:r>
        <w:t xml:space="preserve"> </w:t>
      </w:r>
    </w:p>
    <w:p w:rsidR="00F80760" w:rsidRDefault="00F80760">
      <w:r>
        <w:t>To register a new Policy Enforcer in the runtime including as input parameters the function to postMessage, the HypertyURL associated with the PEP, which returns the RuntimeURL allocated to the new Policy Enforcer component.</w:t>
      </w:r>
    </w:p>
    <w:p w:rsidR="00F80760" w:rsidRDefault="00F80760" w:rsidP="00F80760">
      <w:pPr>
        <w:pStyle w:val="Heading4"/>
        <w:numPr>
          <w:ilvl w:val="4"/>
          <w:numId w:val="3"/>
        </w:numPr>
      </w:pPr>
      <w:r>
        <w:t>Params:</w:t>
      </w:r>
    </w:p>
    <w:p w:rsidR="00F80760" w:rsidRDefault="00F80760">
      <w:r>
        <w:t>Name Type Attribute Description postMessage Message.Message postMessage</w:t>
      </w:r>
    </w:p>
    <w:p w:rsidR="00F80760" w:rsidRDefault="00F80760">
      <w:pPr>
        <w:pStyle w:val="BodyText"/>
      </w:pPr>
      <w:r>
        <w:t>HypertyURL HypertyURL hyperty</w:t>
      </w:r>
    </w:p>
    <w:p w:rsidR="00F80760" w:rsidRDefault="00F80760" w:rsidP="00F80760">
      <w:pPr>
        <w:pStyle w:val="Heading4"/>
        <w:numPr>
          <w:ilvl w:val="4"/>
          <w:numId w:val="3"/>
        </w:numPr>
      </w:pPr>
      <w:bookmarkStart w:id="718" w:name="return-46"/>
      <w:bookmarkEnd w:id="718"/>
      <w:r>
        <w:t>Return:</w:t>
      </w:r>
    </w:p>
    <w:tbl>
      <w:tblPr>
        <w:tblW w:w="5000" w:type="pct"/>
        <w:tblLook w:val="04A0"/>
      </w:tblPr>
      <w:tblGrid>
        <w:gridCol w:w="4643"/>
        <w:gridCol w:w="4644"/>
      </w:tblGrid>
      <w:tr w:rsidR="00F80760">
        <w:tc>
          <w:tcPr>
            <w:tcW w:w="0" w:type="auto"/>
          </w:tcPr>
          <w:p w:rsidR="00F80760" w:rsidRDefault="00F80760">
            <w:pPr>
              <w:jc w:val="left"/>
            </w:pPr>
            <w:r>
              <w:t>HypertyRuntimeURL</w:t>
            </w:r>
          </w:p>
        </w:tc>
        <w:tc>
          <w:tcPr>
            <w:tcW w:w="0" w:type="auto"/>
          </w:tcPr>
          <w:p w:rsidR="00F80760" w:rsidRDefault="00F80760">
            <w:pPr>
              <w:jc w:val="left"/>
            </w:pPr>
            <w:r>
              <w:t>HypertyRuntimeURL</w:t>
            </w:r>
          </w:p>
        </w:tc>
      </w:tr>
    </w:tbl>
    <w:p w:rsidR="00F80760" w:rsidRDefault="00F80760" w:rsidP="00F80760">
      <w:pPr>
        <w:pStyle w:val="Heading3"/>
        <w:numPr>
          <w:ilvl w:val="3"/>
          <w:numId w:val="3"/>
        </w:numPr>
        <w:pBdr>
          <w:bottom w:val="none" w:sz="0" w:space="0" w:color="auto"/>
        </w:pBdr>
      </w:pPr>
      <w:bookmarkStart w:id="719" w:name="instance-method-registerStub"/>
      <w:bookmarkStart w:id="720" w:name="_Toc443159462"/>
      <w:bookmarkEnd w:id="719"/>
      <w:proofErr w:type="gramStart"/>
      <w:r>
        <w:t>public</w:t>
      </w:r>
      <w:proofErr w:type="gramEnd"/>
      <w:r>
        <w:t xml:space="preserve"> registerStub(Sandbox: </w:t>
      </w:r>
      <w:hyperlink r:id="rId612">
        <w:r>
          <w:rPr>
            <w:rStyle w:val="Hyperlink"/>
          </w:rPr>
          <w:t>Sandbox</w:t>
        </w:r>
      </w:hyperlink>
      <w:r>
        <w:t xml:space="preserve">, DomainURL: DomainURL): RuntimeProtoStubURL  </w:t>
      </w:r>
      <w:hyperlink r:id="rId613" w:anchor="lineNumber247">
        <w:r>
          <w:rPr>
            <w:rStyle w:val="Hyperlink"/>
          </w:rPr>
          <w:t>source</w:t>
        </w:r>
        <w:bookmarkEnd w:id="720"/>
      </w:hyperlink>
      <w:r>
        <w:t xml:space="preserve"> </w:t>
      </w:r>
    </w:p>
    <w:p w:rsidR="00F80760" w:rsidRDefault="00F80760">
      <w:r>
        <w:t>To register a new Protocol Stub in the runtime including as input parameters the function to postMessage, the DomainURL that is connected with the stub, which returns the RuntimeURL allocated to the new ProtocolStub.</w:t>
      </w:r>
    </w:p>
    <w:p w:rsidR="00F80760" w:rsidRDefault="00F80760" w:rsidP="00F80760">
      <w:pPr>
        <w:pStyle w:val="Heading4"/>
        <w:numPr>
          <w:ilvl w:val="4"/>
          <w:numId w:val="3"/>
        </w:numPr>
      </w:pPr>
      <w:bookmarkStart w:id="721" w:name="params-7"/>
      <w:bookmarkEnd w:id="721"/>
      <w:r>
        <w:t>Params:</w:t>
      </w:r>
    </w:p>
    <w:p w:rsidR="00F80760" w:rsidRDefault="00F80760">
      <w:r>
        <w:t xml:space="preserve">Name Type Attribute Description Sandbox </w:t>
      </w:r>
      <w:hyperlink r:id="rId614">
        <w:r>
          <w:rPr>
            <w:rStyle w:val="Hyperlink"/>
          </w:rPr>
          <w:t>Sandbox</w:t>
        </w:r>
      </w:hyperlink>
      <w:r>
        <w:t xml:space="preserve"> DomainURL DomainURL service provider domain</w:t>
      </w:r>
    </w:p>
    <w:p w:rsidR="00F80760" w:rsidRDefault="00F80760" w:rsidP="00F80760">
      <w:pPr>
        <w:pStyle w:val="Heading4"/>
        <w:numPr>
          <w:ilvl w:val="4"/>
          <w:numId w:val="3"/>
        </w:numPr>
      </w:pPr>
      <w:bookmarkStart w:id="722" w:name="return-47"/>
      <w:bookmarkEnd w:id="722"/>
      <w:r>
        <w:t>Return:</w:t>
      </w:r>
    </w:p>
    <w:tbl>
      <w:tblPr>
        <w:tblW w:w="0" w:type="pct"/>
        <w:tblLook w:val="04A0"/>
      </w:tblPr>
      <w:tblGrid>
        <w:gridCol w:w="2232"/>
      </w:tblGrid>
      <w:tr w:rsidR="00F80760">
        <w:tc>
          <w:tcPr>
            <w:tcW w:w="0" w:type="auto"/>
          </w:tcPr>
          <w:p w:rsidR="00F80760" w:rsidRDefault="00F80760">
            <w:pPr>
              <w:jc w:val="left"/>
            </w:pPr>
            <w:r>
              <w:t>RuntimeProtoStubURL</w:t>
            </w:r>
          </w:p>
        </w:tc>
      </w:tr>
    </w:tbl>
    <w:p w:rsidR="00F80760" w:rsidRDefault="00F80760" w:rsidP="00F80760">
      <w:pPr>
        <w:pStyle w:val="Heading3"/>
        <w:numPr>
          <w:ilvl w:val="3"/>
          <w:numId w:val="3"/>
        </w:numPr>
        <w:pBdr>
          <w:bottom w:val="none" w:sz="0" w:space="0" w:color="auto"/>
        </w:pBdr>
      </w:pPr>
      <w:bookmarkStart w:id="723" w:name="instance-method-resolve"/>
      <w:bookmarkStart w:id="724" w:name="_Toc443159463"/>
      <w:bookmarkEnd w:id="723"/>
      <w:proofErr w:type="gramStart"/>
      <w:r>
        <w:t>public</w:t>
      </w:r>
      <w:proofErr w:type="gramEnd"/>
      <w:r>
        <w:t xml:space="preserve"> resolve(url: URL.URL): </w:t>
      </w:r>
      <w:hyperlink r:id="rId615">
        <w:r>
          <w:rPr>
            <w:rStyle w:val="Hyperlink"/>
          </w:rPr>
          <w:t>Promise</w:t>
        </w:r>
      </w:hyperlink>
      <w:r>
        <w:t xml:space="preserve">&lt;URL.URL&gt;  </w:t>
      </w:r>
      <w:hyperlink r:id="rId616" w:anchor="lineNumber401">
        <w:r>
          <w:rPr>
            <w:rStyle w:val="Hyperlink"/>
          </w:rPr>
          <w:t>source</w:t>
        </w:r>
        <w:bookmarkEnd w:id="724"/>
      </w:hyperlink>
      <w:r>
        <w:t xml:space="preserve"> </w:t>
      </w:r>
    </w:p>
    <w:p w:rsidR="00F80760" w:rsidRDefault="00F80760">
      <w:r>
        <w:t xml:space="preserve">To verify if source is valid and to resolve target runtime </w:t>
      </w:r>
      <w:proofErr w:type="gramStart"/>
      <w:r>
        <w:t>url</w:t>
      </w:r>
      <w:proofErr w:type="gramEnd"/>
      <w:r>
        <w:t xml:space="preserve"> address if needed (eg protostub runtime url in case the message is to be dispatched to a remote endpoint).</w:t>
      </w:r>
    </w:p>
    <w:p w:rsidR="00F80760" w:rsidRDefault="00F80760" w:rsidP="00F80760">
      <w:pPr>
        <w:pStyle w:val="Heading4"/>
        <w:numPr>
          <w:ilvl w:val="4"/>
          <w:numId w:val="3"/>
        </w:numPr>
      </w:pPr>
      <w:bookmarkStart w:id="725" w:name="params-8"/>
      <w:bookmarkEnd w:id="725"/>
      <w:r>
        <w:t>Params:</w:t>
      </w:r>
    </w:p>
    <w:p w:rsidR="00F80760" w:rsidRDefault="00F80760">
      <w:r>
        <w:t xml:space="preserve">Name Type Attribute Description </w:t>
      </w:r>
      <w:proofErr w:type="gramStart"/>
      <w:r>
        <w:t>url</w:t>
      </w:r>
      <w:proofErr w:type="gramEnd"/>
      <w:r>
        <w:t xml:space="preserve"> URL.URL url</w:t>
      </w:r>
    </w:p>
    <w:p w:rsidR="00F80760" w:rsidRDefault="00F80760" w:rsidP="00F80760">
      <w:pPr>
        <w:pStyle w:val="Heading4"/>
        <w:numPr>
          <w:ilvl w:val="4"/>
          <w:numId w:val="3"/>
        </w:numPr>
      </w:pPr>
      <w:bookmarkStart w:id="726" w:name="return-48"/>
      <w:bookmarkEnd w:id="726"/>
      <w:r>
        <w:lastRenderedPageBreak/>
        <w:t>Return:</w:t>
      </w:r>
    </w:p>
    <w:tbl>
      <w:tblPr>
        <w:tblW w:w="5000" w:type="pct"/>
        <w:tblLook w:val="04A0"/>
      </w:tblPr>
      <w:tblGrid>
        <w:gridCol w:w="6757"/>
        <w:gridCol w:w="2530"/>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pan&gt;&lt;URL.URL&gt;</w:t>
            </w:r>
          </w:p>
        </w:tc>
        <w:tc>
          <w:tcPr>
            <w:tcW w:w="0" w:type="auto"/>
          </w:tcPr>
          <w:p w:rsidR="00F80760" w:rsidRDefault="00F80760">
            <w:pPr>
              <w:jc w:val="left"/>
            </w:pPr>
            <w:r>
              <w:t>Promise &lt;URL.URL&gt;</w:t>
            </w:r>
          </w:p>
        </w:tc>
      </w:tr>
    </w:tbl>
    <w:p w:rsidR="00F80760" w:rsidRDefault="00F80760" w:rsidP="00F80760">
      <w:pPr>
        <w:pStyle w:val="Heading3"/>
        <w:numPr>
          <w:ilvl w:val="3"/>
          <w:numId w:val="3"/>
        </w:numPr>
        <w:pBdr>
          <w:bottom w:val="none" w:sz="0" w:space="0" w:color="auto"/>
        </w:pBdr>
      </w:pPr>
      <w:bookmarkStart w:id="727" w:name="instance-method-unregisterHyperty"/>
      <w:bookmarkStart w:id="728" w:name="_Toc443159464"/>
      <w:bookmarkEnd w:id="727"/>
      <w:proofErr w:type="gramStart"/>
      <w:r>
        <w:t>public</w:t>
      </w:r>
      <w:proofErr w:type="gramEnd"/>
      <w:r>
        <w:t xml:space="preserve"> unregisterHyperty(HypertyURL: HypertyURL): *  </w:t>
      </w:r>
      <w:hyperlink r:id="rId617" w:anchor="lineNumber191">
        <w:r>
          <w:rPr>
            <w:rStyle w:val="Hyperlink"/>
          </w:rPr>
          <w:t>source</w:t>
        </w:r>
        <w:bookmarkEnd w:id="728"/>
      </w:hyperlink>
      <w:r>
        <w:t xml:space="preserve"> </w:t>
      </w:r>
    </w:p>
    <w:p w:rsidR="00F80760" w:rsidRDefault="00F80760">
      <w:r>
        <w:t>To unregister a previously registered Hyperty</w:t>
      </w:r>
    </w:p>
    <w:p w:rsidR="00F80760" w:rsidRDefault="00F80760" w:rsidP="00F80760">
      <w:pPr>
        <w:pStyle w:val="Heading4"/>
        <w:numPr>
          <w:ilvl w:val="4"/>
          <w:numId w:val="3"/>
        </w:numPr>
      </w:pPr>
      <w:bookmarkStart w:id="729" w:name="params-9"/>
      <w:bookmarkEnd w:id="729"/>
      <w:r>
        <w:t>Params:</w:t>
      </w:r>
    </w:p>
    <w:p w:rsidR="00F80760" w:rsidRDefault="00F80760">
      <w:r>
        <w:t xml:space="preserve">Name Type Attribute Description HypertyURL HypertyURL </w:t>
      </w:r>
      <w:proofErr w:type="gramStart"/>
      <w:r>
        <w:t>url</w:t>
      </w:r>
      <w:proofErr w:type="gramEnd"/>
      <w:r>
        <w:t xml:space="preserve"> url</w:t>
      </w:r>
    </w:p>
    <w:p w:rsidR="00F80760" w:rsidRDefault="00F80760" w:rsidP="00F80760">
      <w:pPr>
        <w:pStyle w:val="Heading4"/>
        <w:numPr>
          <w:ilvl w:val="4"/>
          <w:numId w:val="3"/>
        </w:numPr>
      </w:pPr>
      <w:bookmarkStart w:id="730" w:name="return-49"/>
      <w:bookmarkEnd w:id="730"/>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31" w:name="instance-method-unregisterPEP"/>
      <w:bookmarkStart w:id="732" w:name="_Toc443159465"/>
      <w:bookmarkEnd w:id="731"/>
      <w:proofErr w:type="gramStart"/>
      <w:r>
        <w:t>public</w:t>
      </w:r>
      <w:proofErr w:type="gramEnd"/>
      <w:r>
        <w:t xml:space="preserve"> unregisterPEP(HypertyRuntimeURL: HypertyRuntimeURL): *  </w:t>
      </w:r>
      <w:hyperlink r:id="rId618" w:anchor="lineNumber327">
        <w:r>
          <w:rPr>
            <w:rStyle w:val="Hyperlink"/>
          </w:rPr>
          <w:t>source</w:t>
        </w:r>
        <w:bookmarkEnd w:id="732"/>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33" w:name="params-10"/>
      <w:bookmarkEnd w:id="733"/>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34" w:name="return-50"/>
      <w:bookmarkEnd w:id="734"/>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35" w:name="instance-method-unregisterStub"/>
      <w:bookmarkStart w:id="736" w:name="_Toc443159466"/>
      <w:bookmarkEnd w:id="735"/>
      <w:proofErr w:type="gramStart"/>
      <w:r>
        <w:t>public</w:t>
      </w:r>
      <w:proofErr w:type="gramEnd"/>
      <w:r>
        <w:t xml:space="preserve"> unregisterStub(HypertyRuntimeURL: HypertyRuntimeURL): *  </w:t>
      </w:r>
      <w:hyperlink r:id="rId619" w:anchor="lineNumber288">
        <w:r>
          <w:rPr>
            <w:rStyle w:val="Hyperlink"/>
          </w:rPr>
          <w:t>source</w:t>
        </w:r>
        <w:bookmarkEnd w:id="736"/>
      </w:hyperlink>
      <w:r>
        <w:t xml:space="preserve"> </w:t>
      </w:r>
    </w:p>
    <w:p w:rsidR="00F80760" w:rsidRDefault="00F80760">
      <w:r>
        <w:t>To unregister a previously registered protocol stub</w:t>
      </w:r>
    </w:p>
    <w:p w:rsidR="00F80760" w:rsidRDefault="00F80760" w:rsidP="00F80760">
      <w:pPr>
        <w:pStyle w:val="Heading4"/>
        <w:numPr>
          <w:ilvl w:val="4"/>
          <w:numId w:val="3"/>
        </w:numPr>
      </w:pPr>
      <w:bookmarkStart w:id="737" w:name="params-11"/>
      <w:bookmarkEnd w:id="737"/>
      <w:r>
        <w:t>Params:</w:t>
      </w:r>
    </w:p>
    <w:p w:rsidR="00F80760" w:rsidRDefault="00F80760">
      <w:r>
        <w:t>Name Type Attribute Description HypertyRuntimeURL HypertyRuntimeURL hypertyRuntimeURL</w:t>
      </w:r>
    </w:p>
    <w:p w:rsidR="00F80760" w:rsidRDefault="00F80760" w:rsidP="00F80760">
      <w:pPr>
        <w:pStyle w:val="Heading4"/>
        <w:numPr>
          <w:ilvl w:val="4"/>
          <w:numId w:val="3"/>
        </w:numPr>
      </w:pPr>
      <w:bookmarkStart w:id="738" w:name="return-51"/>
      <w:bookmarkEnd w:id="738"/>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
        <w:t xml:space="preserve">Generated by </w:t>
      </w:r>
      <w:hyperlink r:id="rId62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39" w:name="registrydatamodel"/>
      <w:bookmarkStart w:id="740" w:name="_Toc443159467"/>
      <w:bookmarkEnd w:id="739"/>
      <w:r>
        <w:t>RegistryDataModel</w:t>
      </w:r>
      <w:bookmarkEnd w:id="740"/>
    </w:p>
    <w:p w:rsidR="00F80760" w:rsidRDefault="00F80760" w:rsidP="00F80760">
      <w:pPr>
        <w:pStyle w:val="Heading4"/>
        <w:numPr>
          <w:ilvl w:val="4"/>
          <w:numId w:val="3"/>
        </w:numPr>
      </w:pPr>
      <w:r>
        <w:t>Direct Subclass:</w:t>
      </w:r>
    </w:p>
    <w:p w:rsidR="00F80760" w:rsidRDefault="006020F6">
      <w:hyperlink r:id="rId621">
        <w:r w:rsidR="00F80760">
          <w:rPr>
            <w:rStyle w:val="Hyperlink"/>
          </w:rPr>
          <w:t>HypertyInstance</w:t>
        </w:r>
      </w:hyperlink>
    </w:p>
    <w:p w:rsidR="00F80760" w:rsidRDefault="00F80760">
      <w:pPr>
        <w:pStyle w:val="BodyText"/>
      </w:pPr>
      <w:r>
        <w:t>@author: Gil Dias (gil.dias@tecnico.ulisboa.pt) Registry Data Model includes all Objects to be handled by the Registry functionality including</w:t>
      </w:r>
    </w:p>
    <w:p w:rsidR="00F80760" w:rsidRDefault="00F80760" w:rsidP="00F80760">
      <w:pPr>
        <w:pStyle w:val="Heading2"/>
        <w:numPr>
          <w:ilvl w:val="2"/>
          <w:numId w:val="3"/>
        </w:numPr>
        <w:pBdr>
          <w:bottom w:val="none" w:sz="0" w:space="0" w:color="auto"/>
        </w:pBdr>
      </w:pPr>
      <w:bookmarkStart w:id="741" w:name="constructor-summary-15"/>
      <w:bookmarkStart w:id="742" w:name="_Toc443159468"/>
      <w:bookmarkEnd w:id="741"/>
      <w:r>
        <w:t>Constructor Summary</w:t>
      </w:r>
      <w:bookmarkEnd w:id="742"/>
    </w:p>
    <w:p w:rsidR="00F80760" w:rsidRDefault="00F80760">
      <w:r>
        <w:t xml:space="preserve">Public Constructor public </w:t>
      </w:r>
    </w:p>
    <w:p w:rsidR="00F80760" w:rsidRDefault="006020F6">
      <w:pPr>
        <w:pStyle w:val="BodyText"/>
      </w:pPr>
      <w:hyperlink r:id="rId622" w:anchor="instance-constructor-constructor">
        <w:r w:rsidR="00F80760">
          <w:rPr>
            <w:rStyle w:val="Hyperlink"/>
          </w:rPr>
          <w:t>constructor</w:t>
        </w:r>
      </w:hyperlink>
      <w:r w:rsidR="00F80760">
        <w:t>(</w:t>
      </w:r>
      <w:proofErr w:type="gramStart"/>
      <w:r w:rsidR="00F80760">
        <w:t>id</w:t>
      </w:r>
      <w:proofErr w:type="gramEnd"/>
      <w:r w:rsidR="00F80760">
        <w:t>: *, url: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43" w:name="member-summary-9"/>
      <w:bookmarkStart w:id="744" w:name="_Toc443159469"/>
      <w:bookmarkEnd w:id="743"/>
      <w:r>
        <w:lastRenderedPageBreak/>
        <w:t>Member Summary</w:t>
      </w:r>
      <w:bookmarkEnd w:id="744"/>
    </w:p>
    <w:p w:rsidR="00F80760" w:rsidRDefault="00F80760">
      <w:r>
        <w:t xml:space="preserve">Public Members public get </w:t>
      </w:r>
    </w:p>
    <w:p w:rsidR="00F80760" w:rsidRDefault="006020F6">
      <w:pPr>
        <w:pStyle w:val="BodyText"/>
      </w:pPr>
      <w:hyperlink r:id="rId623" w:anchor="instance-get-descriptor">
        <w:r w:rsidR="00F80760">
          <w:rPr>
            <w:rStyle w:val="Hyperlink"/>
          </w:rPr>
          <w:t>descriptor</w:t>
        </w:r>
      </w:hyperlink>
      <w:r w:rsidR="00F80760">
        <w:t>: *</w:t>
      </w:r>
    </w:p>
    <w:p w:rsidR="00F80760" w:rsidRDefault="00F80760">
      <w:proofErr w:type="gramStart"/>
      <w:r>
        <w:t>public</w:t>
      </w:r>
      <w:proofErr w:type="gramEnd"/>
      <w:r>
        <w:t xml:space="preserve"> get </w:t>
      </w:r>
    </w:p>
    <w:p w:rsidR="00F80760" w:rsidRDefault="006020F6">
      <w:pPr>
        <w:pStyle w:val="BodyText"/>
      </w:pPr>
      <w:hyperlink r:id="rId624" w:anchor="instance-get-id">
        <w:r w:rsidR="00F80760">
          <w:rPr>
            <w:rStyle w:val="Hyperlink"/>
          </w:rPr>
          <w:t>id</w:t>
        </w:r>
      </w:hyperlink>
      <w:r w:rsidR="00F80760">
        <w:t>: *</w:t>
      </w:r>
    </w:p>
    <w:p w:rsidR="00F80760" w:rsidRDefault="00F80760">
      <w:proofErr w:type="gramStart"/>
      <w:r>
        <w:t>public</w:t>
      </w:r>
      <w:proofErr w:type="gramEnd"/>
      <w:r>
        <w:t xml:space="preserve"> get </w:t>
      </w:r>
    </w:p>
    <w:p w:rsidR="00F80760" w:rsidRDefault="006020F6">
      <w:pPr>
        <w:pStyle w:val="BodyText"/>
      </w:pPr>
      <w:hyperlink r:id="rId625"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745" w:name="_Toc443159470"/>
      <w:r>
        <w:t>Public Constructors</w:t>
      </w:r>
      <w:bookmarkEnd w:id="745"/>
    </w:p>
    <w:p w:rsidR="00F80760" w:rsidRDefault="00F80760" w:rsidP="00F80760">
      <w:pPr>
        <w:pStyle w:val="Heading3"/>
        <w:numPr>
          <w:ilvl w:val="3"/>
          <w:numId w:val="3"/>
        </w:numPr>
        <w:pBdr>
          <w:bottom w:val="none" w:sz="0" w:space="0" w:color="auto"/>
        </w:pBdr>
      </w:pPr>
      <w:bookmarkStart w:id="746" w:name="_Toc443159471"/>
      <w:proofErr w:type="gramStart"/>
      <w:r>
        <w:t>public</w:t>
      </w:r>
      <w:proofErr w:type="gramEnd"/>
      <w:r>
        <w:t xml:space="preserve"> constructor(id: *, url: *, descriptor: *, startingTime: *, lastModified: *, status: *, stubs: *, stubsConfiguration: *)  </w:t>
      </w:r>
      <w:hyperlink r:id="rId626" w:anchor="lineNumber7">
        <w:r>
          <w:rPr>
            <w:rStyle w:val="Hyperlink"/>
          </w:rPr>
          <w:t>source</w:t>
        </w:r>
        <w:bookmarkEnd w:id="746"/>
      </w:hyperlink>
      <w:r>
        <w:t xml:space="preserve"> </w:t>
      </w:r>
    </w:p>
    <w:p w:rsidR="00F80760" w:rsidRDefault="00F80760" w:rsidP="00F80760">
      <w:pPr>
        <w:pStyle w:val="Heading4"/>
        <w:numPr>
          <w:ilvl w:val="4"/>
          <w:numId w:val="3"/>
        </w:numPr>
      </w:pPr>
      <w:r>
        <w:t>Params:</w:t>
      </w:r>
    </w:p>
    <w:p w:rsidR="00F80760" w:rsidRDefault="00F80760">
      <w:r>
        <w:t xml:space="preserve">Name Type Attribute Description id * </w:t>
      </w:r>
      <w:proofErr w:type="gramStart"/>
      <w:r>
        <w:t>url</w:t>
      </w:r>
      <w:proofErr w:type="gramEnd"/>
      <w:r>
        <w:t xml:space="preserve"> * descriptor * startingTime * lastModified * status * stubs * stubsConfiguration *</w:t>
      </w:r>
    </w:p>
    <w:p w:rsidR="00F80760" w:rsidRDefault="00F80760" w:rsidP="00F80760">
      <w:pPr>
        <w:pStyle w:val="Heading2"/>
        <w:numPr>
          <w:ilvl w:val="2"/>
          <w:numId w:val="3"/>
        </w:numPr>
        <w:pBdr>
          <w:bottom w:val="none" w:sz="0" w:space="0" w:color="auto"/>
        </w:pBdr>
      </w:pPr>
      <w:bookmarkStart w:id="747" w:name="_Toc443159472"/>
      <w:r>
        <w:t>Public Members</w:t>
      </w:r>
      <w:bookmarkEnd w:id="747"/>
    </w:p>
    <w:p w:rsidR="00F80760" w:rsidRDefault="00F80760" w:rsidP="00F80760">
      <w:pPr>
        <w:pStyle w:val="Heading3"/>
        <w:numPr>
          <w:ilvl w:val="3"/>
          <w:numId w:val="3"/>
        </w:numPr>
        <w:pBdr>
          <w:bottom w:val="none" w:sz="0" w:space="0" w:color="auto"/>
        </w:pBdr>
      </w:pPr>
      <w:bookmarkStart w:id="748" w:name="instance-get-descriptor"/>
      <w:bookmarkStart w:id="749" w:name="_Toc443159473"/>
      <w:bookmarkEnd w:id="748"/>
      <w:proofErr w:type="gramStart"/>
      <w:r>
        <w:t>public</w:t>
      </w:r>
      <w:proofErr w:type="gramEnd"/>
      <w:r>
        <w:t xml:space="preserve"> get descriptor: *  </w:t>
      </w:r>
      <w:hyperlink r:id="rId627" w:anchor="lineNumber30">
        <w:r>
          <w:rPr>
            <w:rStyle w:val="Hyperlink"/>
          </w:rPr>
          <w:t>source</w:t>
        </w:r>
        <w:bookmarkEnd w:id="749"/>
      </w:hyperlink>
      <w:r>
        <w:t xml:space="preserve"> </w:t>
      </w:r>
    </w:p>
    <w:p w:rsidR="00F80760" w:rsidRDefault="00F80760" w:rsidP="00F80760">
      <w:pPr>
        <w:pStyle w:val="Heading3"/>
        <w:numPr>
          <w:ilvl w:val="3"/>
          <w:numId w:val="3"/>
        </w:numPr>
        <w:pBdr>
          <w:bottom w:val="none" w:sz="0" w:space="0" w:color="auto"/>
        </w:pBdr>
      </w:pPr>
      <w:bookmarkStart w:id="750" w:name="instance-get-id"/>
      <w:bookmarkStart w:id="751" w:name="_Toc443159474"/>
      <w:bookmarkEnd w:id="750"/>
      <w:proofErr w:type="gramStart"/>
      <w:r>
        <w:t>public</w:t>
      </w:r>
      <w:proofErr w:type="gramEnd"/>
      <w:r>
        <w:t xml:space="preserve"> get id: *  </w:t>
      </w:r>
      <w:hyperlink r:id="rId628" w:anchor="lineNumber20">
        <w:r>
          <w:rPr>
            <w:rStyle w:val="Hyperlink"/>
          </w:rPr>
          <w:t>source</w:t>
        </w:r>
        <w:bookmarkEnd w:id="751"/>
      </w:hyperlink>
      <w:r>
        <w:t xml:space="preserve"> </w:t>
      </w:r>
    </w:p>
    <w:p w:rsidR="00F80760" w:rsidRDefault="00F80760" w:rsidP="00F80760">
      <w:pPr>
        <w:pStyle w:val="Heading3"/>
        <w:numPr>
          <w:ilvl w:val="3"/>
          <w:numId w:val="3"/>
        </w:numPr>
        <w:pBdr>
          <w:bottom w:val="none" w:sz="0" w:space="0" w:color="auto"/>
        </w:pBdr>
      </w:pPr>
      <w:bookmarkStart w:id="752" w:name="_Toc443159475"/>
      <w:proofErr w:type="gramStart"/>
      <w:r>
        <w:t>public</w:t>
      </w:r>
      <w:proofErr w:type="gramEnd"/>
      <w:r>
        <w:t xml:space="preserve"> get url: *  </w:t>
      </w:r>
      <w:hyperlink r:id="rId629" w:anchor="lineNumber25">
        <w:r>
          <w:rPr>
            <w:rStyle w:val="Hyperlink"/>
          </w:rPr>
          <w:t>source</w:t>
        </w:r>
        <w:bookmarkEnd w:id="752"/>
      </w:hyperlink>
      <w:r>
        <w:t xml:space="preserve"> </w:t>
      </w:r>
    </w:p>
    <w:p w:rsidR="00F80760" w:rsidRDefault="00F80760">
      <w:r>
        <w:t xml:space="preserve">Generated by </w:t>
      </w:r>
      <w:hyperlink r:id="rId63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53" w:name="_Toc443159476"/>
      <w:r>
        <w:t>RuntimeCatalogue</w:t>
      </w:r>
      <w:bookmarkEnd w:id="753"/>
    </w:p>
    <w:p w:rsidR="00F80760" w:rsidRDefault="00F80760" w:rsidP="00F80760">
      <w:pPr>
        <w:pStyle w:val="Heading2"/>
        <w:numPr>
          <w:ilvl w:val="2"/>
          <w:numId w:val="3"/>
        </w:numPr>
        <w:pBdr>
          <w:bottom w:val="none" w:sz="0" w:space="0" w:color="auto"/>
        </w:pBdr>
      </w:pPr>
      <w:bookmarkStart w:id="754" w:name="constructor-summary-16"/>
      <w:bookmarkStart w:id="755" w:name="_Toc443159477"/>
      <w:bookmarkEnd w:id="754"/>
      <w:r>
        <w:t>Constructor Summary</w:t>
      </w:r>
      <w:bookmarkEnd w:id="755"/>
    </w:p>
    <w:p w:rsidR="00F80760" w:rsidRDefault="00F80760">
      <w:r>
        <w:t xml:space="preserve">Public Constructor public </w:t>
      </w:r>
    </w:p>
    <w:p w:rsidR="00F80760" w:rsidRDefault="006020F6">
      <w:pPr>
        <w:pStyle w:val="BodyText"/>
      </w:pPr>
      <w:hyperlink r:id="rId631"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756" w:name="member-summary-10"/>
      <w:bookmarkStart w:id="757" w:name="_Toc443159478"/>
      <w:bookmarkEnd w:id="756"/>
      <w:r>
        <w:t>Member Summary</w:t>
      </w:r>
      <w:bookmarkEnd w:id="757"/>
    </w:p>
    <w:p w:rsidR="00F80760" w:rsidRDefault="00F80760">
      <w:r>
        <w:t xml:space="preserve">Public Members public set </w:t>
      </w:r>
    </w:p>
    <w:p w:rsidR="00F80760" w:rsidRDefault="006020F6">
      <w:pPr>
        <w:pStyle w:val="BodyText"/>
      </w:pPr>
      <w:hyperlink r:id="rId632" w:anchor="instance-set-runtimeURL">
        <w:r w:rsidR="00F80760">
          <w:rPr>
            <w:rStyle w:val="Hyperlink"/>
          </w:rPr>
          <w:t>runtimeURL</w:t>
        </w:r>
      </w:hyperlink>
      <w:r w:rsidR="00F80760">
        <w:t>: *</w:t>
      </w:r>
    </w:p>
    <w:p w:rsidR="00F80760" w:rsidRDefault="00F80760">
      <w:proofErr w:type="gramStart"/>
      <w:r>
        <w:t>public</w:t>
      </w:r>
      <w:proofErr w:type="gramEnd"/>
      <w:r>
        <w:t xml:space="preserve"> get </w:t>
      </w:r>
    </w:p>
    <w:p w:rsidR="00F80760" w:rsidRDefault="006020F6">
      <w:pPr>
        <w:pStyle w:val="BodyText"/>
      </w:pPr>
      <w:hyperlink r:id="rId633" w:anchor="instance-get-runtimeURL">
        <w:r w:rsidR="00F80760">
          <w:rPr>
            <w:rStyle w:val="Hyperlink"/>
          </w:rPr>
          <w:t>runtimeURL</w:t>
        </w:r>
      </w:hyperlink>
      <w:r w:rsidR="00F80760">
        <w:t>: *</w:t>
      </w:r>
    </w:p>
    <w:p w:rsidR="00F80760" w:rsidRDefault="00F80760" w:rsidP="00F80760">
      <w:pPr>
        <w:pStyle w:val="Heading2"/>
        <w:numPr>
          <w:ilvl w:val="2"/>
          <w:numId w:val="3"/>
        </w:numPr>
        <w:pBdr>
          <w:bottom w:val="none" w:sz="0" w:space="0" w:color="auto"/>
        </w:pBdr>
      </w:pPr>
      <w:bookmarkStart w:id="758" w:name="method-summary-14"/>
      <w:bookmarkStart w:id="759" w:name="_Toc443159479"/>
      <w:bookmarkEnd w:id="758"/>
      <w:r>
        <w:t>Method Summary</w:t>
      </w:r>
      <w:bookmarkEnd w:id="759"/>
    </w:p>
    <w:p w:rsidR="00F80760" w:rsidRDefault="00F80760">
      <w:r>
        <w:t xml:space="preserve">Public Methods public </w:t>
      </w:r>
    </w:p>
    <w:p w:rsidR="00F80760" w:rsidRDefault="006020F6">
      <w:pPr>
        <w:pStyle w:val="BodyText"/>
      </w:pPr>
      <w:hyperlink r:id="rId634" w:anchor="instance-method-getDataSchemaDescriptor">
        <w:r w:rsidR="00F80760">
          <w:rPr>
            <w:rStyle w:val="Hyperlink"/>
          </w:rPr>
          <w:t>getDataSchemaDescriptor</w:t>
        </w:r>
      </w:hyperlink>
      <w:r w:rsidR="00F80760">
        <w:t>(</w:t>
      </w:r>
      <w:proofErr w:type="gramStart"/>
      <w:r w:rsidR="00F80760">
        <w:t>dataSchemaURL</w:t>
      </w:r>
      <w:proofErr w:type="gramEnd"/>
      <w:r w:rsidR="00F80760">
        <w:t xml:space="preserve">: *): </w:t>
      </w:r>
      <w:hyperlink r:id="rId635">
        <w:r w:rsidR="00F80760">
          <w:rPr>
            <w:rStyle w:val="Hyperlink"/>
          </w:rPr>
          <w:t>Promise</w:t>
        </w:r>
      </w:hyperlink>
    </w:p>
    <w:p w:rsidR="00F80760" w:rsidRDefault="00F80760">
      <w:pPr>
        <w:pStyle w:val="BodyText"/>
      </w:pPr>
      <w:r>
        <w:t>Get DataSchemaDescriptor</w:t>
      </w:r>
    </w:p>
    <w:p w:rsidR="00F80760" w:rsidRDefault="00F80760">
      <w:proofErr w:type="gramStart"/>
      <w:r>
        <w:t>public</w:t>
      </w:r>
      <w:proofErr w:type="gramEnd"/>
      <w:r>
        <w:t xml:space="preserve"> </w:t>
      </w:r>
    </w:p>
    <w:p w:rsidR="00F80760" w:rsidRDefault="006020F6">
      <w:pPr>
        <w:pStyle w:val="BodyText"/>
      </w:pPr>
      <w:hyperlink r:id="rId636" w:anchor="instance-method-getHypertyDescriptor">
        <w:r w:rsidR="00F80760">
          <w:rPr>
            <w:rStyle w:val="Hyperlink"/>
          </w:rPr>
          <w:t>getHypertyDescriptor</w:t>
        </w:r>
      </w:hyperlink>
      <w:r w:rsidR="00F80760">
        <w:t>(</w:t>
      </w:r>
      <w:proofErr w:type="gramStart"/>
      <w:r w:rsidR="00F80760">
        <w:t>hypertyURL</w:t>
      </w:r>
      <w:proofErr w:type="gramEnd"/>
      <w:r w:rsidR="00F80760">
        <w:t xml:space="preserve">: *): </w:t>
      </w:r>
      <w:hyperlink r:id="rId637">
        <w:r w:rsidR="00F80760">
          <w:rPr>
            <w:rStyle w:val="Hyperlink"/>
          </w:rPr>
          <w:t>Promise</w:t>
        </w:r>
      </w:hyperlink>
    </w:p>
    <w:p w:rsidR="00F80760" w:rsidRDefault="00F80760">
      <w:pPr>
        <w:pStyle w:val="BodyText"/>
      </w:pPr>
      <w:r>
        <w:t>Get HypertyDescriptor</w:t>
      </w:r>
    </w:p>
    <w:p w:rsidR="00F80760" w:rsidRDefault="00F80760">
      <w:proofErr w:type="gramStart"/>
      <w:r>
        <w:t>public</w:t>
      </w:r>
      <w:proofErr w:type="gramEnd"/>
      <w:r>
        <w:t xml:space="preserve"> </w:t>
      </w:r>
    </w:p>
    <w:p w:rsidR="00F80760" w:rsidRDefault="006020F6">
      <w:pPr>
        <w:pStyle w:val="BodyText"/>
      </w:pPr>
      <w:hyperlink r:id="rId638" w:anchor="instance-method-getHypertyRuntimeURL">
        <w:r w:rsidR="00F80760">
          <w:rPr>
            <w:rStyle w:val="Hyperlink"/>
          </w:rPr>
          <w:t>getHypertyRuntimeURL</w:t>
        </w:r>
      </w:hyperlink>
      <w:r w:rsidR="00F80760">
        <w:t>(): *</w:t>
      </w:r>
    </w:p>
    <w:p w:rsidR="00F80760" w:rsidRDefault="00F80760">
      <w:pPr>
        <w:pStyle w:val="BodyText"/>
      </w:pPr>
      <w:r>
        <w:t>Get hypertyRuntimeURL</w:t>
      </w:r>
    </w:p>
    <w:p w:rsidR="00F80760" w:rsidRDefault="00F80760">
      <w:proofErr w:type="gramStart"/>
      <w:r>
        <w:t>public</w:t>
      </w:r>
      <w:proofErr w:type="gramEnd"/>
      <w:r>
        <w:t xml:space="preserve"> </w:t>
      </w:r>
    </w:p>
    <w:p w:rsidR="00F80760" w:rsidRDefault="006020F6">
      <w:pPr>
        <w:pStyle w:val="BodyText"/>
      </w:pPr>
      <w:hyperlink r:id="rId639" w:anchor="instance-method-getSourcePackageFromURL">
        <w:r w:rsidR="00F80760">
          <w:rPr>
            <w:rStyle w:val="Hyperlink"/>
          </w:rPr>
          <w:t>getSourcePackageFromURL</w:t>
        </w:r>
      </w:hyperlink>
      <w:r w:rsidR="00F80760">
        <w:t>(</w:t>
      </w:r>
      <w:proofErr w:type="gramStart"/>
      <w:r w:rsidR="00F80760">
        <w:t>sourcePackageURL</w:t>
      </w:r>
      <w:proofErr w:type="gramEnd"/>
      <w:r w:rsidR="00F80760">
        <w:t xml:space="preserve">: *): </w:t>
      </w:r>
      <w:hyperlink r:id="rId640">
        <w:r w:rsidR="00F80760">
          <w:rPr>
            <w:rStyle w:val="Hyperlink"/>
          </w:rPr>
          <w:t>Promise</w:t>
        </w:r>
      </w:hyperlink>
    </w:p>
    <w:p w:rsidR="00F80760" w:rsidRDefault="00F80760">
      <w:pPr>
        <w:pStyle w:val="BodyText"/>
      </w:pPr>
      <w:r>
        <w:t>Get source Package from a URL</w:t>
      </w:r>
    </w:p>
    <w:p w:rsidR="00F80760" w:rsidRDefault="00F80760">
      <w:proofErr w:type="gramStart"/>
      <w:r>
        <w:t>public</w:t>
      </w:r>
      <w:proofErr w:type="gramEnd"/>
      <w:r>
        <w:t xml:space="preserve"> </w:t>
      </w:r>
    </w:p>
    <w:p w:rsidR="00F80760" w:rsidRDefault="006020F6">
      <w:pPr>
        <w:pStyle w:val="BodyText"/>
      </w:pPr>
      <w:hyperlink r:id="rId641" w:anchor="instance-method-getStubDescriptor">
        <w:r w:rsidR="00F80760">
          <w:rPr>
            <w:rStyle w:val="Hyperlink"/>
          </w:rPr>
          <w:t>getStubDescriptor</w:t>
        </w:r>
      </w:hyperlink>
      <w:r w:rsidR="00F80760">
        <w:t>(</w:t>
      </w:r>
      <w:proofErr w:type="gramStart"/>
      <w:r w:rsidR="00F80760">
        <w:t>stubURL</w:t>
      </w:r>
      <w:proofErr w:type="gramEnd"/>
      <w:r w:rsidR="00F80760">
        <w:t xml:space="preserve">: *): </w:t>
      </w:r>
      <w:hyperlink r:id="rId642">
        <w:r w:rsidR="00F80760">
          <w:rPr>
            <w:rStyle w:val="Hyperlink"/>
          </w:rPr>
          <w:t>Promise</w:t>
        </w:r>
      </w:hyperlink>
    </w:p>
    <w:p w:rsidR="00F80760" w:rsidRDefault="00F80760">
      <w:pPr>
        <w:pStyle w:val="BodyText"/>
      </w:pPr>
      <w:r>
        <w:t>Get StubDescriptor</w:t>
      </w:r>
    </w:p>
    <w:p w:rsidR="00F80760" w:rsidRDefault="00F80760">
      <w:proofErr w:type="gramStart"/>
      <w:r>
        <w:t>public</w:t>
      </w:r>
      <w:proofErr w:type="gramEnd"/>
      <w:r>
        <w:t xml:space="preserve"> </w:t>
      </w:r>
    </w:p>
    <w:p w:rsidR="00F80760" w:rsidRDefault="006020F6">
      <w:pPr>
        <w:pStyle w:val="BodyText"/>
      </w:pPr>
      <w:hyperlink r:id="rId643" w:anchor="instance-method-mockupDataSchemaDescriptor">
        <w:r w:rsidR="00F80760">
          <w:rPr>
            <w:rStyle w:val="Hyperlink"/>
          </w:rPr>
          <w:t>mockupDataSchemaDescriptor</w:t>
        </w:r>
      </w:hyperlink>
      <w:r w:rsidR="00F80760">
        <w:t>()</w:t>
      </w:r>
    </w:p>
    <w:p w:rsidR="00F80760" w:rsidRDefault="00F80760">
      <w:proofErr w:type="gramStart"/>
      <w:r>
        <w:t>public</w:t>
      </w:r>
      <w:proofErr w:type="gramEnd"/>
      <w:r>
        <w:t xml:space="preserve"> </w:t>
      </w:r>
    </w:p>
    <w:p w:rsidR="00F80760" w:rsidRDefault="006020F6">
      <w:pPr>
        <w:pStyle w:val="BodyText"/>
      </w:pPr>
      <w:hyperlink r:id="rId644" w:anchor="instance-method-mockupHypertyDescriptor">
        <w:r w:rsidR="00F80760">
          <w:rPr>
            <w:rStyle w:val="Hyperlink"/>
          </w:rPr>
          <w:t>mockupHypertyDescriptor</w:t>
        </w:r>
      </w:hyperlink>
      <w:r w:rsidR="00F80760">
        <w:t>()</w:t>
      </w:r>
    </w:p>
    <w:p w:rsidR="00F80760" w:rsidRDefault="00F80760">
      <w:proofErr w:type="gramStart"/>
      <w:r>
        <w:t>public</w:t>
      </w:r>
      <w:proofErr w:type="gramEnd"/>
      <w:r>
        <w:t xml:space="preserve"> </w:t>
      </w:r>
    </w:p>
    <w:p w:rsidR="00F80760" w:rsidRDefault="006020F6">
      <w:pPr>
        <w:pStyle w:val="BodyText"/>
      </w:pPr>
      <w:hyperlink r:id="rId645" w:anchor="instance-method-mockupStubDescriptor">
        <w:r w:rsidR="00F80760">
          <w:rPr>
            <w:rStyle w:val="Hyperlink"/>
          </w:rPr>
          <w:t>mockupStubDescriptor</w:t>
        </w:r>
      </w:hyperlink>
      <w:r w:rsidR="00F80760">
        <w:t>()</w:t>
      </w:r>
    </w:p>
    <w:p w:rsidR="00F80760" w:rsidRDefault="00F80760" w:rsidP="00F80760">
      <w:pPr>
        <w:pStyle w:val="Heading2"/>
        <w:numPr>
          <w:ilvl w:val="2"/>
          <w:numId w:val="3"/>
        </w:numPr>
        <w:pBdr>
          <w:bottom w:val="none" w:sz="0" w:space="0" w:color="auto"/>
        </w:pBdr>
      </w:pPr>
      <w:bookmarkStart w:id="760" w:name="_Toc443159480"/>
      <w:r>
        <w:t>Public Constructors</w:t>
      </w:r>
      <w:bookmarkEnd w:id="760"/>
    </w:p>
    <w:p w:rsidR="00F80760" w:rsidRDefault="00F80760" w:rsidP="00F80760">
      <w:pPr>
        <w:pStyle w:val="Heading3"/>
        <w:numPr>
          <w:ilvl w:val="3"/>
          <w:numId w:val="3"/>
        </w:numPr>
        <w:pBdr>
          <w:bottom w:val="none" w:sz="0" w:space="0" w:color="auto"/>
        </w:pBdr>
      </w:pPr>
      <w:bookmarkStart w:id="761" w:name="_Toc443159481"/>
      <w:proofErr w:type="gramStart"/>
      <w:r>
        <w:t>public</w:t>
      </w:r>
      <w:proofErr w:type="gramEnd"/>
      <w:r>
        <w:t xml:space="preserve"> constructor  </w:t>
      </w:r>
      <w:hyperlink r:id="rId646" w:anchor="lineNumber6">
        <w:r>
          <w:rPr>
            <w:rStyle w:val="Hyperlink"/>
          </w:rPr>
          <w:t>source</w:t>
        </w:r>
        <w:bookmarkEnd w:id="761"/>
      </w:hyperlink>
      <w:r>
        <w:t xml:space="preserve"> </w:t>
      </w:r>
    </w:p>
    <w:p w:rsidR="00F80760" w:rsidRDefault="00F80760" w:rsidP="00F80760">
      <w:pPr>
        <w:pStyle w:val="Heading2"/>
        <w:numPr>
          <w:ilvl w:val="2"/>
          <w:numId w:val="3"/>
        </w:numPr>
        <w:pBdr>
          <w:bottom w:val="none" w:sz="0" w:space="0" w:color="auto"/>
        </w:pBdr>
      </w:pPr>
      <w:bookmarkStart w:id="762" w:name="_Toc443159482"/>
      <w:r>
        <w:t>Public Members</w:t>
      </w:r>
      <w:bookmarkEnd w:id="762"/>
    </w:p>
    <w:p w:rsidR="00F80760" w:rsidRDefault="00F80760" w:rsidP="00F80760">
      <w:pPr>
        <w:pStyle w:val="Heading3"/>
        <w:numPr>
          <w:ilvl w:val="3"/>
          <w:numId w:val="3"/>
        </w:numPr>
        <w:pBdr>
          <w:bottom w:val="none" w:sz="0" w:space="0" w:color="auto"/>
        </w:pBdr>
      </w:pPr>
      <w:bookmarkStart w:id="763" w:name="_Toc443159483"/>
      <w:proofErr w:type="gramStart"/>
      <w:r>
        <w:t>public</w:t>
      </w:r>
      <w:proofErr w:type="gramEnd"/>
      <w:r>
        <w:t xml:space="preserve"> set runtimeURL: *  </w:t>
      </w:r>
      <w:hyperlink r:id="rId647" w:anchor="lineNumber44">
        <w:r>
          <w:rPr>
            <w:rStyle w:val="Hyperlink"/>
          </w:rPr>
          <w:t>source</w:t>
        </w:r>
        <w:bookmarkEnd w:id="763"/>
      </w:hyperlink>
      <w:r>
        <w:t xml:space="preserve"> </w:t>
      </w:r>
    </w:p>
    <w:p w:rsidR="00F80760" w:rsidRDefault="00F80760" w:rsidP="00F80760">
      <w:pPr>
        <w:pStyle w:val="Heading3"/>
        <w:numPr>
          <w:ilvl w:val="3"/>
          <w:numId w:val="3"/>
        </w:numPr>
        <w:pBdr>
          <w:bottom w:val="none" w:sz="0" w:space="0" w:color="auto"/>
        </w:pBdr>
      </w:pPr>
      <w:bookmarkStart w:id="764" w:name="_Toc443159484"/>
      <w:proofErr w:type="gramStart"/>
      <w:r>
        <w:t>public</w:t>
      </w:r>
      <w:proofErr w:type="gramEnd"/>
      <w:r>
        <w:t xml:space="preserve"> get runtimeURL: *  </w:t>
      </w:r>
      <w:hyperlink r:id="rId648" w:anchor="lineNumber54">
        <w:r>
          <w:rPr>
            <w:rStyle w:val="Hyperlink"/>
          </w:rPr>
          <w:t>source</w:t>
        </w:r>
        <w:bookmarkEnd w:id="764"/>
      </w:hyperlink>
      <w:r>
        <w:t xml:space="preserve"> </w:t>
      </w:r>
    </w:p>
    <w:p w:rsidR="00F80760" w:rsidRDefault="00F80760" w:rsidP="00F80760">
      <w:pPr>
        <w:pStyle w:val="Heading2"/>
        <w:numPr>
          <w:ilvl w:val="2"/>
          <w:numId w:val="3"/>
        </w:numPr>
        <w:pBdr>
          <w:bottom w:val="none" w:sz="0" w:space="0" w:color="auto"/>
        </w:pBdr>
      </w:pPr>
      <w:bookmarkStart w:id="765" w:name="_Toc443159485"/>
      <w:r>
        <w:t>Public Methods</w:t>
      </w:r>
      <w:bookmarkEnd w:id="765"/>
    </w:p>
    <w:p w:rsidR="00F80760" w:rsidRDefault="00F80760" w:rsidP="00F80760">
      <w:pPr>
        <w:pStyle w:val="Heading3"/>
        <w:numPr>
          <w:ilvl w:val="3"/>
          <w:numId w:val="3"/>
        </w:numPr>
        <w:pBdr>
          <w:bottom w:val="none" w:sz="0" w:space="0" w:color="auto"/>
        </w:pBdr>
      </w:pPr>
      <w:bookmarkStart w:id="766" w:name="_Toc443159486"/>
      <w:proofErr w:type="gramStart"/>
      <w:r>
        <w:t>public</w:t>
      </w:r>
      <w:proofErr w:type="gramEnd"/>
      <w:r>
        <w:t xml:space="preserve"> getDataSchemaDescriptor(dataSchemaURL: *): </w:t>
      </w:r>
      <w:hyperlink r:id="rId649">
        <w:r>
          <w:rPr>
            <w:rStyle w:val="Hyperlink"/>
          </w:rPr>
          <w:t>Promise</w:t>
        </w:r>
      </w:hyperlink>
      <w:r>
        <w:t xml:space="preserve">  </w:t>
      </w:r>
      <w:hyperlink r:id="rId650" w:anchor="lineNumber339">
        <w:r>
          <w:rPr>
            <w:rStyle w:val="Hyperlink"/>
          </w:rPr>
          <w:t>source</w:t>
        </w:r>
        <w:bookmarkEnd w:id="766"/>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767" w:name="return-52"/>
      <w:bookmarkEnd w:id="767"/>
      <w:r>
        <w:t>Return:</w:t>
      </w:r>
    </w:p>
    <w:tbl>
      <w:tblPr>
        <w:tblW w:w="0" w:type="pct"/>
        <w:tblLook w:val="04A0"/>
      </w:tblPr>
      <w:tblGrid>
        <w:gridCol w:w="945"/>
      </w:tblGrid>
      <w:tr w:rsidR="00F80760">
        <w:tc>
          <w:tcPr>
            <w:tcW w:w="0" w:type="auto"/>
          </w:tcPr>
          <w:p w:rsidR="00F80760" w:rsidRDefault="006020F6">
            <w:pPr>
              <w:jc w:val="left"/>
            </w:pPr>
            <w:hyperlink r:id="rId651">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68" w:name="_Toc443159487"/>
      <w:proofErr w:type="gramStart"/>
      <w:r>
        <w:t>public</w:t>
      </w:r>
      <w:proofErr w:type="gramEnd"/>
      <w:r>
        <w:t xml:space="preserve"> getHypertyDescriptor(hypertyURL: *): </w:t>
      </w:r>
      <w:hyperlink r:id="rId652">
        <w:r>
          <w:rPr>
            <w:rStyle w:val="Hyperlink"/>
          </w:rPr>
          <w:t>Promise</w:t>
        </w:r>
      </w:hyperlink>
      <w:r>
        <w:t xml:space="preserve">  </w:t>
      </w:r>
      <w:hyperlink r:id="rId653" w:anchor="lineNumber182">
        <w:r>
          <w:rPr>
            <w:rStyle w:val="Hyperlink"/>
          </w:rPr>
          <w:t>source</w:t>
        </w:r>
        <w:bookmarkEnd w:id="768"/>
      </w:hyperlink>
      <w:r>
        <w:t xml:space="preserve"> </w:t>
      </w:r>
    </w:p>
    <w:p w:rsidR="00F80760" w:rsidRDefault="00F80760">
      <w:r>
        <w:t>Get HypertyDescriptor</w:t>
      </w:r>
    </w:p>
    <w:p w:rsidR="00F80760" w:rsidRDefault="00F80760" w:rsidP="00F80760">
      <w:pPr>
        <w:pStyle w:val="Heading4"/>
        <w:numPr>
          <w:ilvl w:val="4"/>
          <w:numId w:val="3"/>
        </w:numPr>
      </w:pPr>
      <w:r>
        <w:lastRenderedPageBreak/>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769" w:name="return-53"/>
      <w:bookmarkEnd w:id="769"/>
      <w:r>
        <w:t>Return:</w:t>
      </w:r>
    </w:p>
    <w:tbl>
      <w:tblPr>
        <w:tblW w:w="0" w:type="pct"/>
        <w:tblLook w:val="04A0"/>
      </w:tblPr>
      <w:tblGrid>
        <w:gridCol w:w="945"/>
      </w:tblGrid>
      <w:tr w:rsidR="00F80760">
        <w:tc>
          <w:tcPr>
            <w:tcW w:w="0" w:type="auto"/>
          </w:tcPr>
          <w:p w:rsidR="00F80760" w:rsidRDefault="006020F6">
            <w:pPr>
              <w:jc w:val="left"/>
            </w:pPr>
            <w:hyperlink r:id="rId654">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70" w:name="_Toc443159488"/>
      <w:proofErr w:type="gramStart"/>
      <w:r>
        <w:t>public</w:t>
      </w:r>
      <w:proofErr w:type="gramEnd"/>
      <w:r>
        <w:t xml:space="preserve"> getHypertyRuntimeURL(): *  </w:t>
      </w:r>
      <w:hyperlink r:id="rId655" w:anchor="lineNumber62">
        <w:r>
          <w:rPr>
            <w:rStyle w:val="Hyperlink"/>
          </w:rPr>
          <w:t>source</w:t>
        </w:r>
        <w:bookmarkEnd w:id="770"/>
      </w:hyperlink>
      <w:r>
        <w:t xml:space="preserve"> </w:t>
      </w:r>
    </w:p>
    <w:p w:rsidR="00F80760" w:rsidRDefault="00F80760">
      <w:r>
        <w:t>Get hypertyRuntimeURL</w:t>
      </w:r>
    </w:p>
    <w:p w:rsidR="00F80760" w:rsidRDefault="00F80760" w:rsidP="00F80760">
      <w:pPr>
        <w:pStyle w:val="Heading4"/>
        <w:numPr>
          <w:ilvl w:val="4"/>
          <w:numId w:val="3"/>
        </w:numPr>
      </w:pPr>
      <w:bookmarkStart w:id="771" w:name="return-54"/>
      <w:bookmarkEnd w:id="77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772" w:name="_Toc443159489"/>
      <w:proofErr w:type="gramStart"/>
      <w:r>
        <w:t>public</w:t>
      </w:r>
      <w:proofErr w:type="gramEnd"/>
      <w:r>
        <w:t xml:space="preserve"> getSourcePackageFromURL(sourcePackageURL: *): </w:t>
      </w:r>
      <w:hyperlink r:id="rId656">
        <w:r>
          <w:rPr>
            <w:rStyle w:val="Hyperlink"/>
          </w:rPr>
          <w:t>Promise</w:t>
        </w:r>
      </w:hyperlink>
      <w:r>
        <w:t xml:space="preserve">  </w:t>
      </w:r>
      <w:hyperlink r:id="rId657" w:anchor="lineNumber241">
        <w:r>
          <w:rPr>
            <w:rStyle w:val="Hyperlink"/>
          </w:rPr>
          <w:t>source</w:t>
        </w:r>
        <w:bookmarkEnd w:id="772"/>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773" w:name="return-55"/>
      <w:bookmarkEnd w:id="773"/>
      <w:r>
        <w:t>Return:</w:t>
      </w:r>
    </w:p>
    <w:tbl>
      <w:tblPr>
        <w:tblW w:w="0" w:type="pct"/>
        <w:tblLook w:val="04A0"/>
      </w:tblPr>
      <w:tblGrid>
        <w:gridCol w:w="945"/>
      </w:tblGrid>
      <w:tr w:rsidR="00F80760">
        <w:tc>
          <w:tcPr>
            <w:tcW w:w="0" w:type="auto"/>
          </w:tcPr>
          <w:p w:rsidR="00F80760" w:rsidRDefault="006020F6">
            <w:pPr>
              <w:jc w:val="left"/>
            </w:pPr>
            <w:hyperlink r:id="rId658">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74" w:name="_Toc443159490"/>
      <w:proofErr w:type="gramStart"/>
      <w:r>
        <w:t>public</w:t>
      </w:r>
      <w:proofErr w:type="gramEnd"/>
      <w:r>
        <w:t xml:space="preserve"> getStubDescriptor(stubURL: *): </w:t>
      </w:r>
      <w:hyperlink r:id="rId659">
        <w:r>
          <w:rPr>
            <w:rStyle w:val="Hyperlink"/>
          </w:rPr>
          <w:t>Promise</w:t>
        </w:r>
      </w:hyperlink>
      <w:r>
        <w:t xml:space="preserve">  </w:t>
      </w:r>
      <w:hyperlink r:id="rId660" w:anchor="lineNumber281">
        <w:r>
          <w:rPr>
            <w:rStyle w:val="Hyperlink"/>
          </w:rPr>
          <w:t>source</w:t>
        </w:r>
        <w:bookmarkEnd w:id="774"/>
      </w:hyperlink>
      <w:r>
        <w:t xml:space="preserve"> </w:t>
      </w:r>
    </w:p>
    <w:p w:rsidR="00F80760" w:rsidRDefault="00F80760">
      <w:r>
        <w:t>Get StubDescriptor</w:t>
      </w:r>
    </w:p>
    <w:p w:rsidR="00F80760" w:rsidRDefault="00F80760" w:rsidP="00F80760">
      <w:pPr>
        <w:pStyle w:val="Heading4"/>
        <w:numPr>
          <w:ilvl w:val="4"/>
          <w:numId w:val="3"/>
        </w:numPr>
      </w:pPr>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775" w:name="return-56"/>
      <w:bookmarkEnd w:id="775"/>
      <w:r>
        <w:t>Return:</w:t>
      </w:r>
    </w:p>
    <w:tbl>
      <w:tblPr>
        <w:tblW w:w="0" w:type="pct"/>
        <w:tblLook w:val="04A0"/>
      </w:tblPr>
      <w:tblGrid>
        <w:gridCol w:w="945"/>
      </w:tblGrid>
      <w:tr w:rsidR="00F80760">
        <w:tc>
          <w:tcPr>
            <w:tcW w:w="0" w:type="auto"/>
          </w:tcPr>
          <w:p w:rsidR="00F80760" w:rsidRDefault="006020F6">
            <w:pPr>
              <w:jc w:val="left"/>
            </w:pPr>
            <w:hyperlink r:id="rId661">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776" w:name="instance-method-mockupDataSchemaDescript"/>
      <w:bookmarkStart w:id="777" w:name="_Toc443159491"/>
      <w:bookmarkEnd w:id="776"/>
      <w:proofErr w:type="gramStart"/>
      <w:r>
        <w:t>public</w:t>
      </w:r>
      <w:proofErr w:type="gramEnd"/>
      <w:r>
        <w:t xml:space="preserve"> mockupDataSchemaDescriptor()  </w:t>
      </w:r>
      <w:hyperlink r:id="rId662" w:anchor="lineNumber34">
        <w:r>
          <w:rPr>
            <w:rStyle w:val="Hyperlink"/>
          </w:rPr>
          <w:t>source</w:t>
        </w:r>
        <w:bookmarkEnd w:id="777"/>
      </w:hyperlink>
      <w:r>
        <w:t xml:space="preserve"> </w:t>
      </w:r>
    </w:p>
    <w:p w:rsidR="00F80760" w:rsidRDefault="00F80760" w:rsidP="00F80760">
      <w:pPr>
        <w:pStyle w:val="Heading3"/>
        <w:numPr>
          <w:ilvl w:val="3"/>
          <w:numId w:val="3"/>
        </w:numPr>
        <w:pBdr>
          <w:bottom w:val="none" w:sz="0" w:space="0" w:color="auto"/>
        </w:pBdr>
      </w:pPr>
      <w:bookmarkStart w:id="778" w:name="instance-method-mockupHypertyDescriptor"/>
      <w:bookmarkStart w:id="779" w:name="_Toc443159492"/>
      <w:bookmarkEnd w:id="778"/>
      <w:proofErr w:type="gramStart"/>
      <w:r>
        <w:t>public</w:t>
      </w:r>
      <w:proofErr w:type="gramEnd"/>
      <w:r>
        <w:t xml:space="preserve"> mockupHypertyDescriptor()  </w:t>
      </w:r>
      <w:hyperlink r:id="rId663" w:anchor="lineNumber13">
        <w:r>
          <w:rPr>
            <w:rStyle w:val="Hyperlink"/>
          </w:rPr>
          <w:t>source</w:t>
        </w:r>
        <w:bookmarkEnd w:id="779"/>
      </w:hyperlink>
      <w:r>
        <w:t xml:space="preserve"> </w:t>
      </w:r>
    </w:p>
    <w:p w:rsidR="00F80760" w:rsidRDefault="00F80760" w:rsidP="00F80760">
      <w:pPr>
        <w:pStyle w:val="Heading3"/>
        <w:numPr>
          <w:ilvl w:val="3"/>
          <w:numId w:val="3"/>
        </w:numPr>
        <w:pBdr>
          <w:bottom w:val="none" w:sz="0" w:space="0" w:color="auto"/>
        </w:pBdr>
      </w:pPr>
      <w:bookmarkStart w:id="780" w:name="instance-method-mockupStubDescriptor"/>
      <w:bookmarkStart w:id="781" w:name="_Toc443159493"/>
      <w:bookmarkEnd w:id="780"/>
      <w:proofErr w:type="gramStart"/>
      <w:r>
        <w:t>public</w:t>
      </w:r>
      <w:proofErr w:type="gramEnd"/>
      <w:r>
        <w:t xml:space="preserve"> mockupStubDescriptor()  </w:t>
      </w:r>
      <w:hyperlink r:id="rId664" w:anchor="lineNumber24">
        <w:r>
          <w:rPr>
            <w:rStyle w:val="Hyperlink"/>
          </w:rPr>
          <w:t>source</w:t>
        </w:r>
        <w:bookmarkEnd w:id="781"/>
      </w:hyperlink>
      <w:r>
        <w:t xml:space="preserve"> </w:t>
      </w:r>
    </w:p>
    <w:p w:rsidR="00F80760" w:rsidRDefault="00F80760">
      <w:r>
        <w:t xml:space="preserve">Generated by </w:t>
      </w:r>
      <w:hyperlink r:id="rId665">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782" w:name="runtimecatalogue"/>
      <w:bookmarkStart w:id="783" w:name="_Toc443159494"/>
      <w:bookmarkEnd w:id="782"/>
      <w:r>
        <w:t>RuntimeCatalogue</w:t>
      </w:r>
      <w:bookmarkEnd w:id="783"/>
    </w:p>
    <w:p w:rsidR="00F80760" w:rsidRDefault="00F80760" w:rsidP="00F80760">
      <w:pPr>
        <w:pStyle w:val="Heading2"/>
        <w:numPr>
          <w:ilvl w:val="2"/>
          <w:numId w:val="3"/>
        </w:numPr>
        <w:pBdr>
          <w:bottom w:val="none" w:sz="0" w:space="0" w:color="auto"/>
        </w:pBdr>
      </w:pPr>
      <w:bookmarkStart w:id="784" w:name="constructor-summary-17"/>
      <w:bookmarkStart w:id="785" w:name="_Toc443159495"/>
      <w:bookmarkEnd w:id="784"/>
      <w:r>
        <w:t>Constructor Summary</w:t>
      </w:r>
      <w:bookmarkEnd w:id="785"/>
    </w:p>
    <w:p w:rsidR="00F80760" w:rsidRDefault="00F80760">
      <w:r>
        <w:t xml:space="preserve">Public Constructor public </w:t>
      </w:r>
    </w:p>
    <w:p w:rsidR="00F80760" w:rsidRDefault="006020F6">
      <w:pPr>
        <w:pStyle w:val="BodyText"/>
      </w:pPr>
      <w:hyperlink r:id="rId666" w:anchor="instance-constructor-constructor">
        <w:r w:rsidR="00F80760">
          <w:rPr>
            <w:rStyle w:val="Hyperlink"/>
          </w:rPr>
          <w:t>constructor</w:t>
        </w:r>
      </w:hyperlink>
      <w:r w:rsidR="00F80760">
        <w:t>(</w:t>
      </w:r>
      <w:proofErr w:type="gramStart"/>
      <w:r w:rsidR="00F80760">
        <w:t>nodeHttp</w:t>
      </w:r>
      <w:proofErr w:type="gramEnd"/>
      <w:r w:rsidR="00F80760">
        <w:t>: *, nodeHttps: *)</w:t>
      </w:r>
    </w:p>
    <w:p w:rsidR="00F80760" w:rsidRDefault="00F80760" w:rsidP="00F80760">
      <w:pPr>
        <w:pStyle w:val="Heading2"/>
        <w:numPr>
          <w:ilvl w:val="2"/>
          <w:numId w:val="3"/>
        </w:numPr>
        <w:pBdr>
          <w:bottom w:val="none" w:sz="0" w:space="0" w:color="auto"/>
        </w:pBdr>
      </w:pPr>
      <w:bookmarkStart w:id="786" w:name="member-summary-11"/>
      <w:bookmarkStart w:id="787" w:name="_Toc443159496"/>
      <w:bookmarkEnd w:id="786"/>
      <w:r>
        <w:lastRenderedPageBreak/>
        <w:t>Member Summary</w:t>
      </w:r>
      <w:bookmarkEnd w:id="787"/>
    </w:p>
    <w:p w:rsidR="00F80760" w:rsidRDefault="00F80760">
      <w:r>
        <w:t xml:space="preserve">Public Members public set </w:t>
      </w:r>
    </w:p>
    <w:p w:rsidR="00F80760" w:rsidRDefault="006020F6">
      <w:pPr>
        <w:pStyle w:val="BodyText"/>
      </w:pPr>
      <w:hyperlink r:id="rId667" w:anchor="instance-set-runtimeURL">
        <w:r w:rsidR="00F80760">
          <w:rPr>
            <w:rStyle w:val="Hyperlink"/>
          </w:rPr>
          <w:t>runtimeURL</w:t>
        </w:r>
      </w:hyperlink>
      <w:r w:rsidR="00F80760">
        <w:t>: *</w:t>
      </w:r>
    </w:p>
    <w:p w:rsidR="00F80760" w:rsidRDefault="00F80760">
      <w:proofErr w:type="gramStart"/>
      <w:r>
        <w:t>public</w:t>
      </w:r>
      <w:proofErr w:type="gramEnd"/>
      <w:r>
        <w:t xml:space="preserve"> get </w:t>
      </w:r>
    </w:p>
    <w:p w:rsidR="00F80760" w:rsidRDefault="006020F6">
      <w:pPr>
        <w:pStyle w:val="BodyText"/>
      </w:pPr>
      <w:hyperlink r:id="rId668" w:anchor="instance-get-runtimeURL">
        <w:r w:rsidR="00F80760">
          <w:rPr>
            <w:rStyle w:val="Hyperlink"/>
          </w:rPr>
          <w:t>runtimeURL</w:t>
        </w:r>
      </w:hyperlink>
      <w:r w:rsidR="00F80760">
        <w:t>: *</w:t>
      </w:r>
    </w:p>
    <w:p w:rsidR="00F80760" w:rsidRDefault="00F80760" w:rsidP="00F80760">
      <w:pPr>
        <w:pStyle w:val="Heading2"/>
        <w:numPr>
          <w:ilvl w:val="2"/>
          <w:numId w:val="3"/>
        </w:numPr>
        <w:pBdr>
          <w:bottom w:val="none" w:sz="0" w:space="0" w:color="auto"/>
        </w:pBdr>
      </w:pPr>
      <w:bookmarkStart w:id="788" w:name="method-summary-15"/>
      <w:bookmarkStart w:id="789" w:name="_Toc443159497"/>
      <w:bookmarkEnd w:id="788"/>
      <w:r>
        <w:t>Method Summary</w:t>
      </w:r>
      <w:bookmarkEnd w:id="789"/>
    </w:p>
    <w:p w:rsidR="00F80760" w:rsidRDefault="00F80760">
      <w:r>
        <w:t xml:space="preserve">Public Methods public </w:t>
      </w:r>
    </w:p>
    <w:p w:rsidR="00F80760" w:rsidRDefault="006020F6">
      <w:pPr>
        <w:pStyle w:val="BodyText"/>
      </w:pPr>
      <w:hyperlink r:id="rId669" w:anchor="instance-method-getDataSchemaDescriptor">
        <w:r w:rsidR="00F80760">
          <w:rPr>
            <w:rStyle w:val="Hyperlink"/>
          </w:rPr>
          <w:t>getDataSchemaDescriptor</w:t>
        </w:r>
      </w:hyperlink>
      <w:r w:rsidR="00F80760">
        <w:t>(</w:t>
      </w:r>
      <w:proofErr w:type="gramStart"/>
      <w:r w:rsidR="00F80760">
        <w:t>dataSchemaURL</w:t>
      </w:r>
      <w:proofErr w:type="gramEnd"/>
      <w:r w:rsidR="00F80760">
        <w:t xml:space="preserve">: *): </w:t>
      </w:r>
      <w:hyperlink r:id="rId670">
        <w:r w:rsidR="00F80760">
          <w:rPr>
            <w:rStyle w:val="Hyperlink"/>
          </w:rPr>
          <w:t>Promise</w:t>
        </w:r>
      </w:hyperlink>
    </w:p>
    <w:p w:rsidR="00F80760" w:rsidRDefault="00F80760">
      <w:pPr>
        <w:pStyle w:val="BodyText"/>
      </w:pPr>
      <w:r>
        <w:t>Get DataSchemaDescriptor</w:t>
      </w:r>
    </w:p>
    <w:p w:rsidR="00F80760" w:rsidRDefault="00F80760">
      <w:proofErr w:type="gramStart"/>
      <w:r>
        <w:t>public</w:t>
      </w:r>
      <w:proofErr w:type="gramEnd"/>
      <w:r>
        <w:t xml:space="preserve"> </w:t>
      </w:r>
    </w:p>
    <w:p w:rsidR="00F80760" w:rsidRDefault="006020F6">
      <w:pPr>
        <w:pStyle w:val="BodyText"/>
      </w:pPr>
      <w:hyperlink r:id="rId671" w:anchor="instance-method-getHypertyDescriptor">
        <w:r w:rsidR="00F80760">
          <w:rPr>
            <w:rStyle w:val="Hyperlink"/>
          </w:rPr>
          <w:t>getHypertyDescriptor</w:t>
        </w:r>
      </w:hyperlink>
      <w:r w:rsidR="00F80760">
        <w:t>(</w:t>
      </w:r>
      <w:proofErr w:type="gramStart"/>
      <w:r w:rsidR="00F80760">
        <w:t>hypertyURL</w:t>
      </w:r>
      <w:proofErr w:type="gramEnd"/>
      <w:r w:rsidR="00F80760">
        <w:t xml:space="preserve">: *): </w:t>
      </w:r>
      <w:hyperlink r:id="rId672">
        <w:r w:rsidR="00F80760">
          <w:rPr>
            <w:rStyle w:val="Hyperlink"/>
          </w:rPr>
          <w:t>Promise</w:t>
        </w:r>
      </w:hyperlink>
    </w:p>
    <w:p w:rsidR="00F80760" w:rsidRDefault="00F80760">
      <w:pPr>
        <w:pStyle w:val="BodyText"/>
      </w:pPr>
      <w:r>
        <w:t>Get HypertyDescriptor</w:t>
      </w:r>
    </w:p>
    <w:p w:rsidR="00F80760" w:rsidRDefault="00F80760">
      <w:proofErr w:type="gramStart"/>
      <w:r>
        <w:t>public</w:t>
      </w:r>
      <w:proofErr w:type="gramEnd"/>
      <w:r>
        <w:t xml:space="preserve"> </w:t>
      </w:r>
    </w:p>
    <w:p w:rsidR="00F80760" w:rsidRDefault="006020F6">
      <w:pPr>
        <w:pStyle w:val="BodyText"/>
      </w:pPr>
      <w:hyperlink r:id="rId673" w:anchor="instance-method-getHypertyRuntimeURL">
        <w:r w:rsidR="00F80760">
          <w:rPr>
            <w:rStyle w:val="Hyperlink"/>
          </w:rPr>
          <w:t>getHypertyRuntimeURL</w:t>
        </w:r>
      </w:hyperlink>
      <w:r w:rsidR="00F80760">
        <w:t>(): *</w:t>
      </w:r>
    </w:p>
    <w:p w:rsidR="00F80760" w:rsidRDefault="00F80760">
      <w:pPr>
        <w:pStyle w:val="BodyText"/>
      </w:pPr>
      <w:r>
        <w:t>Get hypertyRuntimeURL</w:t>
      </w:r>
    </w:p>
    <w:p w:rsidR="00F80760" w:rsidRDefault="00F80760">
      <w:proofErr w:type="gramStart"/>
      <w:r>
        <w:t>public</w:t>
      </w:r>
      <w:proofErr w:type="gramEnd"/>
      <w:r>
        <w:t xml:space="preserve"> </w:t>
      </w:r>
    </w:p>
    <w:p w:rsidR="00F80760" w:rsidRDefault="006020F6">
      <w:pPr>
        <w:pStyle w:val="BodyText"/>
      </w:pPr>
      <w:hyperlink r:id="rId674" w:anchor="instance-method-getRuntimeDescriptor">
        <w:r w:rsidR="00F80760">
          <w:rPr>
            <w:rStyle w:val="Hyperlink"/>
          </w:rPr>
          <w:t>getRuntimeDescriptor</w:t>
        </w:r>
      </w:hyperlink>
      <w:r w:rsidR="00F80760">
        <w:t>(</w:t>
      </w:r>
      <w:proofErr w:type="gramStart"/>
      <w:r w:rsidR="00F80760">
        <w:t>runtimeURL</w:t>
      </w:r>
      <w:proofErr w:type="gramEnd"/>
      <w:r w:rsidR="00F80760">
        <w:t xml:space="preserve">: *): </w:t>
      </w:r>
      <w:hyperlink r:id="rId675">
        <w:r w:rsidR="00F80760">
          <w:rPr>
            <w:rStyle w:val="Hyperlink"/>
          </w:rPr>
          <w:t>Promise</w:t>
        </w:r>
      </w:hyperlink>
    </w:p>
    <w:p w:rsidR="00F80760" w:rsidRDefault="00F80760">
      <w:pPr>
        <w:pStyle w:val="BodyText"/>
      </w:pPr>
      <w:r>
        <w:t>Get RuntimeDescriptor</w:t>
      </w:r>
    </w:p>
    <w:p w:rsidR="00F80760" w:rsidRDefault="00F80760">
      <w:proofErr w:type="gramStart"/>
      <w:r>
        <w:t>public</w:t>
      </w:r>
      <w:proofErr w:type="gramEnd"/>
      <w:r>
        <w:t xml:space="preserve"> </w:t>
      </w:r>
    </w:p>
    <w:p w:rsidR="00F80760" w:rsidRDefault="006020F6">
      <w:pPr>
        <w:pStyle w:val="BodyText"/>
      </w:pPr>
      <w:hyperlink r:id="rId676" w:anchor="instance-method-getSourceCodeFromDescriptor">
        <w:r w:rsidR="00F80760">
          <w:rPr>
            <w:rStyle w:val="Hyperlink"/>
          </w:rPr>
          <w:t>getSourceCodeFromDescriptor</w:t>
        </w:r>
      </w:hyperlink>
      <w:r w:rsidR="00F80760">
        <w:t>(</w:t>
      </w:r>
      <w:proofErr w:type="gramStart"/>
      <w:r w:rsidR="00F80760">
        <w:t>descriptor</w:t>
      </w:r>
      <w:proofErr w:type="gramEnd"/>
      <w:r w:rsidR="00F80760">
        <w:t xml:space="preserve">: *): </w:t>
      </w:r>
      <w:hyperlink r:id="rId677">
        <w:r w:rsidR="00F80760">
          <w:rPr>
            <w:rStyle w:val="Hyperlink"/>
          </w:rPr>
          <w:t>Promise</w:t>
        </w:r>
      </w:hyperlink>
    </w:p>
    <w:p w:rsidR="00F80760" w:rsidRDefault="00F80760">
      <w:pPr>
        <w:pStyle w:val="BodyText"/>
      </w:pPr>
      <w:r>
        <w:t>Returns the sourceCode of a given descriptor</w:t>
      </w:r>
    </w:p>
    <w:p w:rsidR="00F80760" w:rsidRDefault="00F80760">
      <w:proofErr w:type="gramStart"/>
      <w:r>
        <w:t>public</w:t>
      </w:r>
      <w:proofErr w:type="gramEnd"/>
      <w:r>
        <w:t xml:space="preserve"> </w:t>
      </w:r>
    </w:p>
    <w:p w:rsidR="00F80760" w:rsidRDefault="006020F6">
      <w:pPr>
        <w:pStyle w:val="BodyText"/>
      </w:pPr>
      <w:hyperlink r:id="rId678" w:anchor="instance-method-getSourcePackageFromURL">
        <w:r w:rsidR="00F80760">
          <w:rPr>
            <w:rStyle w:val="Hyperlink"/>
          </w:rPr>
          <w:t>getSourcePackageFromURL</w:t>
        </w:r>
      </w:hyperlink>
      <w:r w:rsidR="00F80760">
        <w:t>(</w:t>
      </w:r>
      <w:proofErr w:type="gramStart"/>
      <w:r w:rsidR="00F80760">
        <w:t>sourcePackageURL</w:t>
      </w:r>
      <w:proofErr w:type="gramEnd"/>
      <w:r w:rsidR="00F80760">
        <w:t xml:space="preserve">: *): </w:t>
      </w:r>
      <w:hyperlink r:id="rId679">
        <w:r w:rsidR="00F80760">
          <w:rPr>
            <w:rStyle w:val="Hyperlink"/>
          </w:rPr>
          <w:t>Promise</w:t>
        </w:r>
      </w:hyperlink>
    </w:p>
    <w:p w:rsidR="00F80760" w:rsidRDefault="00F80760">
      <w:pPr>
        <w:pStyle w:val="BodyText"/>
      </w:pPr>
      <w:r>
        <w:t>Get source Package from a URL</w:t>
      </w:r>
    </w:p>
    <w:p w:rsidR="00F80760" w:rsidRDefault="00F80760">
      <w:proofErr w:type="gramStart"/>
      <w:r>
        <w:t>public</w:t>
      </w:r>
      <w:proofErr w:type="gramEnd"/>
      <w:r>
        <w:t xml:space="preserve"> </w:t>
      </w:r>
    </w:p>
    <w:p w:rsidR="00F80760" w:rsidRDefault="006020F6">
      <w:pPr>
        <w:pStyle w:val="BodyText"/>
      </w:pPr>
      <w:hyperlink r:id="rId680" w:anchor="instance-method-getStubDescriptor">
        <w:r w:rsidR="00F80760">
          <w:rPr>
            <w:rStyle w:val="Hyperlink"/>
          </w:rPr>
          <w:t>getStubDescriptor</w:t>
        </w:r>
      </w:hyperlink>
      <w:r w:rsidR="00F80760">
        <w:t>(</w:t>
      </w:r>
      <w:proofErr w:type="gramStart"/>
      <w:r w:rsidR="00F80760">
        <w:t>stubURL</w:t>
      </w:r>
      <w:proofErr w:type="gramEnd"/>
      <w:r w:rsidR="00F80760">
        <w:t xml:space="preserve">: *): </w:t>
      </w:r>
      <w:hyperlink r:id="rId681">
        <w:r w:rsidR="00F80760">
          <w:rPr>
            <w:rStyle w:val="Hyperlink"/>
          </w:rPr>
          <w:t>Promise</w:t>
        </w:r>
      </w:hyperlink>
    </w:p>
    <w:p w:rsidR="00F80760" w:rsidRDefault="00F80760">
      <w:pPr>
        <w:pStyle w:val="BodyText"/>
      </w:pPr>
      <w:r>
        <w:t>Get StubDescriptor</w:t>
      </w:r>
    </w:p>
    <w:p w:rsidR="00F80760" w:rsidRDefault="00F80760" w:rsidP="00F80760">
      <w:pPr>
        <w:pStyle w:val="Heading2"/>
        <w:numPr>
          <w:ilvl w:val="2"/>
          <w:numId w:val="3"/>
        </w:numPr>
        <w:pBdr>
          <w:bottom w:val="none" w:sz="0" w:space="0" w:color="auto"/>
        </w:pBdr>
      </w:pPr>
      <w:bookmarkStart w:id="790" w:name="_Toc443159498"/>
      <w:r>
        <w:t>Public Constructors</w:t>
      </w:r>
      <w:bookmarkEnd w:id="790"/>
    </w:p>
    <w:p w:rsidR="00F80760" w:rsidRDefault="00F80760" w:rsidP="00F80760">
      <w:pPr>
        <w:pStyle w:val="Heading3"/>
        <w:numPr>
          <w:ilvl w:val="3"/>
          <w:numId w:val="3"/>
        </w:numPr>
        <w:pBdr>
          <w:bottom w:val="none" w:sz="0" w:space="0" w:color="auto"/>
        </w:pBdr>
      </w:pPr>
      <w:bookmarkStart w:id="791" w:name="_Toc443159499"/>
      <w:proofErr w:type="gramStart"/>
      <w:r>
        <w:t>public</w:t>
      </w:r>
      <w:proofErr w:type="gramEnd"/>
      <w:r>
        <w:t xml:space="preserve"> constructor(nodeHttp: *, nodeHttps: *)  </w:t>
      </w:r>
      <w:hyperlink r:id="rId682" w:anchor="lineNumber7">
        <w:r>
          <w:rPr>
            <w:rStyle w:val="Hyperlink"/>
          </w:rPr>
          <w:t>source</w:t>
        </w:r>
        <w:bookmarkEnd w:id="791"/>
      </w:hyperlink>
      <w:r>
        <w:t xml:space="preserve"> </w:t>
      </w:r>
    </w:p>
    <w:p w:rsidR="00F80760" w:rsidRDefault="00F80760" w:rsidP="00F80760">
      <w:pPr>
        <w:pStyle w:val="Heading4"/>
        <w:numPr>
          <w:ilvl w:val="4"/>
          <w:numId w:val="3"/>
        </w:numPr>
      </w:pPr>
      <w:r>
        <w:t>Params:</w:t>
      </w:r>
    </w:p>
    <w:p w:rsidR="00F80760" w:rsidRDefault="00F80760">
      <w:r>
        <w:t>Name Type Attribute Description nodeHttp * nodeHttps *</w:t>
      </w:r>
    </w:p>
    <w:p w:rsidR="00F80760" w:rsidRDefault="00F80760" w:rsidP="00F80760">
      <w:pPr>
        <w:pStyle w:val="Heading2"/>
        <w:numPr>
          <w:ilvl w:val="2"/>
          <w:numId w:val="3"/>
        </w:numPr>
        <w:pBdr>
          <w:bottom w:val="none" w:sz="0" w:space="0" w:color="auto"/>
        </w:pBdr>
      </w:pPr>
      <w:bookmarkStart w:id="792" w:name="_Toc443159500"/>
      <w:r>
        <w:lastRenderedPageBreak/>
        <w:t>Public Members</w:t>
      </w:r>
      <w:bookmarkEnd w:id="792"/>
    </w:p>
    <w:p w:rsidR="00F80760" w:rsidRDefault="00F80760" w:rsidP="00F80760">
      <w:pPr>
        <w:pStyle w:val="Heading3"/>
        <w:numPr>
          <w:ilvl w:val="3"/>
          <w:numId w:val="3"/>
        </w:numPr>
        <w:pBdr>
          <w:bottom w:val="none" w:sz="0" w:space="0" w:color="auto"/>
        </w:pBdr>
      </w:pPr>
      <w:bookmarkStart w:id="793" w:name="instance-set-runtimeURL"/>
      <w:bookmarkStart w:id="794" w:name="_Toc443159501"/>
      <w:bookmarkEnd w:id="793"/>
      <w:proofErr w:type="gramStart"/>
      <w:r>
        <w:t>public</w:t>
      </w:r>
      <w:proofErr w:type="gramEnd"/>
      <w:r>
        <w:t xml:space="preserve"> set runtimeURL: *  </w:t>
      </w:r>
      <w:hyperlink r:id="rId683" w:anchor="lineNumber15">
        <w:r>
          <w:rPr>
            <w:rStyle w:val="Hyperlink"/>
          </w:rPr>
          <w:t>source</w:t>
        </w:r>
        <w:bookmarkEnd w:id="794"/>
      </w:hyperlink>
      <w:r>
        <w:t xml:space="preserve"> </w:t>
      </w:r>
    </w:p>
    <w:p w:rsidR="00F80760" w:rsidRDefault="00F80760" w:rsidP="00F80760">
      <w:pPr>
        <w:pStyle w:val="Heading3"/>
        <w:numPr>
          <w:ilvl w:val="3"/>
          <w:numId w:val="3"/>
        </w:numPr>
        <w:pBdr>
          <w:bottom w:val="none" w:sz="0" w:space="0" w:color="auto"/>
        </w:pBdr>
      </w:pPr>
      <w:bookmarkStart w:id="795" w:name="instance-get-runtimeURL"/>
      <w:bookmarkStart w:id="796" w:name="_Toc443159502"/>
      <w:bookmarkEnd w:id="795"/>
      <w:proofErr w:type="gramStart"/>
      <w:r>
        <w:t>public</w:t>
      </w:r>
      <w:proofErr w:type="gramEnd"/>
      <w:r>
        <w:t xml:space="preserve"> get runtimeURL: *  </w:t>
      </w:r>
      <w:hyperlink r:id="rId684" w:anchor="lineNumber20">
        <w:r>
          <w:rPr>
            <w:rStyle w:val="Hyperlink"/>
          </w:rPr>
          <w:t>source</w:t>
        </w:r>
        <w:bookmarkEnd w:id="796"/>
      </w:hyperlink>
      <w:r>
        <w:t xml:space="preserve"> </w:t>
      </w:r>
    </w:p>
    <w:p w:rsidR="00F80760" w:rsidRDefault="00F80760" w:rsidP="00F80760">
      <w:pPr>
        <w:pStyle w:val="Heading2"/>
        <w:numPr>
          <w:ilvl w:val="2"/>
          <w:numId w:val="3"/>
        </w:numPr>
        <w:pBdr>
          <w:bottom w:val="none" w:sz="0" w:space="0" w:color="auto"/>
        </w:pBdr>
      </w:pPr>
      <w:bookmarkStart w:id="797" w:name="_Toc443159503"/>
      <w:r>
        <w:t>Public Methods</w:t>
      </w:r>
      <w:bookmarkEnd w:id="797"/>
    </w:p>
    <w:p w:rsidR="00F80760" w:rsidRDefault="00F80760" w:rsidP="00F80760">
      <w:pPr>
        <w:pStyle w:val="Heading3"/>
        <w:numPr>
          <w:ilvl w:val="3"/>
          <w:numId w:val="3"/>
        </w:numPr>
        <w:pBdr>
          <w:bottom w:val="none" w:sz="0" w:space="0" w:color="auto"/>
        </w:pBdr>
      </w:pPr>
      <w:bookmarkStart w:id="798" w:name="instance-method-getDataSchemaDescriptor"/>
      <w:bookmarkStart w:id="799" w:name="_Toc443159504"/>
      <w:bookmarkEnd w:id="798"/>
      <w:proofErr w:type="gramStart"/>
      <w:r>
        <w:t>public</w:t>
      </w:r>
      <w:proofErr w:type="gramEnd"/>
      <w:r>
        <w:t xml:space="preserve"> getDataSchemaDescriptor(dataSchemaURL: *): </w:t>
      </w:r>
      <w:hyperlink r:id="rId685">
        <w:r>
          <w:rPr>
            <w:rStyle w:val="Hyperlink"/>
          </w:rPr>
          <w:t>Promise</w:t>
        </w:r>
      </w:hyperlink>
      <w:r>
        <w:t xml:space="preserve">  </w:t>
      </w:r>
      <w:hyperlink r:id="rId686" w:anchor="lineNumber251">
        <w:r>
          <w:rPr>
            <w:rStyle w:val="Hyperlink"/>
          </w:rPr>
          <w:t>source</w:t>
        </w:r>
        <w:bookmarkEnd w:id="799"/>
      </w:hyperlink>
      <w:r>
        <w:t xml:space="preserve"> </w:t>
      </w:r>
    </w:p>
    <w:p w:rsidR="00F80760" w:rsidRDefault="00F80760">
      <w:r>
        <w:t>Get DataSchemaDescriptor</w:t>
      </w:r>
    </w:p>
    <w:p w:rsidR="00F80760" w:rsidRDefault="00F80760" w:rsidP="00F80760">
      <w:pPr>
        <w:pStyle w:val="Heading4"/>
        <w:numPr>
          <w:ilvl w:val="4"/>
          <w:numId w:val="3"/>
        </w:numPr>
      </w:pPr>
      <w:r>
        <w:t>Params:</w:t>
      </w:r>
    </w:p>
    <w:p w:rsidR="00F80760" w:rsidRDefault="00F80760">
      <w:r>
        <w:t>Name Type Attribute Description dataSchemaURL * e.g. mydomain.com/.well-known/dataschema/MyDataSchema</w:t>
      </w:r>
    </w:p>
    <w:p w:rsidR="00F80760" w:rsidRDefault="00F80760" w:rsidP="00F80760">
      <w:pPr>
        <w:pStyle w:val="Heading4"/>
        <w:numPr>
          <w:ilvl w:val="4"/>
          <w:numId w:val="3"/>
        </w:numPr>
      </w:pPr>
      <w:bookmarkStart w:id="800" w:name="return-57"/>
      <w:bookmarkEnd w:id="800"/>
      <w:r>
        <w:t>Return:</w:t>
      </w:r>
    </w:p>
    <w:tbl>
      <w:tblPr>
        <w:tblW w:w="0" w:type="pct"/>
        <w:tblLook w:val="04A0"/>
      </w:tblPr>
      <w:tblGrid>
        <w:gridCol w:w="945"/>
      </w:tblGrid>
      <w:tr w:rsidR="00F80760">
        <w:tc>
          <w:tcPr>
            <w:tcW w:w="0" w:type="auto"/>
          </w:tcPr>
          <w:p w:rsidR="00F80760" w:rsidRDefault="006020F6">
            <w:pPr>
              <w:jc w:val="left"/>
            </w:pPr>
            <w:hyperlink r:id="rId687">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01" w:name="instance-method-getHypertyDescriptor"/>
      <w:bookmarkStart w:id="802" w:name="_Toc443159505"/>
      <w:bookmarkEnd w:id="801"/>
      <w:proofErr w:type="gramStart"/>
      <w:r>
        <w:t>public</w:t>
      </w:r>
      <w:proofErr w:type="gramEnd"/>
      <w:r>
        <w:t xml:space="preserve"> getHypertyDescriptor(hypertyURL: *): </w:t>
      </w:r>
      <w:hyperlink r:id="rId688">
        <w:r>
          <w:rPr>
            <w:rStyle w:val="Hyperlink"/>
          </w:rPr>
          <w:t>Promise</w:t>
        </w:r>
      </w:hyperlink>
      <w:r>
        <w:t xml:space="preserve">  </w:t>
      </w:r>
      <w:hyperlink r:id="rId689" w:anchor="lineNumber145">
        <w:r>
          <w:rPr>
            <w:rStyle w:val="Hyperlink"/>
          </w:rPr>
          <w:t>source</w:t>
        </w:r>
        <w:bookmarkEnd w:id="802"/>
      </w:hyperlink>
      <w:r>
        <w:t xml:space="preserve"> </w:t>
      </w:r>
    </w:p>
    <w:p w:rsidR="00F80760" w:rsidRDefault="00F80760">
      <w:r>
        <w:t>Get HypertyDescriptor</w:t>
      </w:r>
    </w:p>
    <w:p w:rsidR="00F80760" w:rsidRDefault="00F80760" w:rsidP="00F80760">
      <w:pPr>
        <w:pStyle w:val="Heading4"/>
        <w:numPr>
          <w:ilvl w:val="4"/>
          <w:numId w:val="3"/>
        </w:numPr>
      </w:pPr>
      <w:r>
        <w:t>Params:</w:t>
      </w:r>
    </w:p>
    <w:p w:rsidR="00F80760" w:rsidRDefault="00F80760">
      <w:r>
        <w:t>Name Type Attribute Description hypertyURL * e.g. mydomain.com/.well-known/hyperty/MyHyperty</w:t>
      </w:r>
    </w:p>
    <w:p w:rsidR="00F80760" w:rsidRDefault="00F80760" w:rsidP="00F80760">
      <w:pPr>
        <w:pStyle w:val="Heading4"/>
        <w:numPr>
          <w:ilvl w:val="4"/>
          <w:numId w:val="3"/>
        </w:numPr>
      </w:pPr>
      <w:bookmarkStart w:id="803" w:name="return-58"/>
      <w:bookmarkEnd w:id="803"/>
      <w:r>
        <w:t>Return:</w:t>
      </w:r>
    </w:p>
    <w:tbl>
      <w:tblPr>
        <w:tblW w:w="0" w:type="pct"/>
        <w:tblLook w:val="04A0"/>
      </w:tblPr>
      <w:tblGrid>
        <w:gridCol w:w="945"/>
      </w:tblGrid>
      <w:tr w:rsidR="00F80760">
        <w:tc>
          <w:tcPr>
            <w:tcW w:w="0" w:type="auto"/>
          </w:tcPr>
          <w:p w:rsidR="00F80760" w:rsidRDefault="006020F6">
            <w:pPr>
              <w:jc w:val="left"/>
            </w:pPr>
            <w:hyperlink r:id="rId690">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04" w:name="instance-method-getHypertyRuntimeURL"/>
      <w:bookmarkStart w:id="805" w:name="_Toc443159506"/>
      <w:bookmarkEnd w:id="804"/>
      <w:proofErr w:type="gramStart"/>
      <w:r>
        <w:t>public</w:t>
      </w:r>
      <w:proofErr w:type="gramEnd"/>
      <w:r>
        <w:t xml:space="preserve"> getHypertyRuntimeURL(): *  </w:t>
      </w:r>
      <w:hyperlink r:id="rId691" w:anchor="lineNumber28">
        <w:r>
          <w:rPr>
            <w:rStyle w:val="Hyperlink"/>
          </w:rPr>
          <w:t>source</w:t>
        </w:r>
        <w:bookmarkEnd w:id="805"/>
      </w:hyperlink>
      <w:r>
        <w:t xml:space="preserve"> </w:t>
      </w:r>
    </w:p>
    <w:p w:rsidR="00F80760" w:rsidRDefault="00F80760">
      <w:r>
        <w:t>Get hypertyRuntimeURL</w:t>
      </w:r>
    </w:p>
    <w:p w:rsidR="00F80760" w:rsidRDefault="00F80760" w:rsidP="00F80760">
      <w:pPr>
        <w:pStyle w:val="Heading4"/>
        <w:numPr>
          <w:ilvl w:val="4"/>
          <w:numId w:val="3"/>
        </w:numPr>
      </w:pPr>
      <w:bookmarkStart w:id="806" w:name="return-59"/>
      <w:bookmarkEnd w:id="806"/>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07" w:name="instance-method-getRuntimeDescriptor"/>
      <w:bookmarkStart w:id="808" w:name="_Toc443159507"/>
      <w:bookmarkEnd w:id="807"/>
      <w:proofErr w:type="gramStart"/>
      <w:r>
        <w:t>public</w:t>
      </w:r>
      <w:proofErr w:type="gramEnd"/>
      <w:r>
        <w:t xml:space="preserve"> getRuntimeDescriptor(runtimeURL: *): </w:t>
      </w:r>
      <w:hyperlink r:id="rId692">
        <w:r>
          <w:rPr>
            <w:rStyle w:val="Hyperlink"/>
          </w:rPr>
          <w:t>Promise</w:t>
        </w:r>
      </w:hyperlink>
      <w:r>
        <w:t xml:space="preserve">  </w:t>
      </w:r>
      <w:hyperlink r:id="rId693" w:anchor="lineNumber193">
        <w:r>
          <w:rPr>
            <w:rStyle w:val="Hyperlink"/>
          </w:rPr>
          <w:t>source</w:t>
        </w:r>
        <w:bookmarkEnd w:id="808"/>
      </w:hyperlink>
      <w:r>
        <w:t xml:space="preserve"> </w:t>
      </w:r>
    </w:p>
    <w:p w:rsidR="00F80760" w:rsidRDefault="00F80760">
      <w:r>
        <w:t>Get RuntimeDescriptor</w:t>
      </w:r>
    </w:p>
    <w:p w:rsidR="00F80760" w:rsidRDefault="00F80760" w:rsidP="00F80760">
      <w:pPr>
        <w:pStyle w:val="Heading4"/>
        <w:numPr>
          <w:ilvl w:val="4"/>
          <w:numId w:val="3"/>
        </w:numPr>
      </w:pPr>
      <w:r>
        <w:t>Params:</w:t>
      </w:r>
    </w:p>
    <w:p w:rsidR="00F80760" w:rsidRDefault="00F80760">
      <w:r>
        <w:t>Name Type Attribute Description runtimeURL * e.g. mydomain.com/.well-known/runtime/MyRuntime</w:t>
      </w:r>
    </w:p>
    <w:p w:rsidR="00F80760" w:rsidRDefault="00F80760" w:rsidP="00F80760">
      <w:pPr>
        <w:pStyle w:val="Heading4"/>
        <w:numPr>
          <w:ilvl w:val="4"/>
          <w:numId w:val="3"/>
        </w:numPr>
      </w:pPr>
      <w:bookmarkStart w:id="809" w:name="return-60"/>
      <w:bookmarkEnd w:id="809"/>
      <w:r>
        <w:t>Return:</w:t>
      </w:r>
    </w:p>
    <w:tbl>
      <w:tblPr>
        <w:tblW w:w="0" w:type="pct"/>
        <w:tblLook w:val="04A0"/>
      </w:tblPr>
      <w:tblGrid>
        <w:gridCol w:w="945"/>
      </w:tblGrid>
      <w:tr w:rsidR="00F80760">
        <w:tc>
          <w:tcPr>
            <w:tcW w:w="0" w:type="auto"/>
          </w:tcPr>
          <w:p w:rsidR="00F80760" w:rsidRDefault="006020F6">
            <w:pPr>
              <w:jc w:val="left"/>
            </w:pPr>
            <w:hyperlink r:id="rId694">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10" w:name="instance-method-getSourceCodeFromDescrip"/>
      <w:bookmarkStart w:id="811" w:name="_Toc443159508"/>
      <w:bookmarkEnd w:id="810"/>
      <w:proofErr w:type="gramStart"/>
      <w:r>
        <w:lastRenderedPageBreak/>
        <w:t>public</w:t>
      </w:r>
      <w:proofErr w:type="gramEnd"/>
      <w:r>
        <w:t xml:space="preserve"> getSourceCodeFromDescriptor(descriptor: *): </w:t>
      </w:r>
      <w:hyperlink r:id="rId695">
        <w:r>
          <w:rPr>
            <w:rStyle w:val="Hyperlink"/>
          </w:rPr>
          <w:t>Promise</w:t>
        </w:r>
      </w:hyperlink>
      <w:r>
        <w:t xml:space="preserve">  </w:t>
      </w:r>
      <w:hyperlink r:id="rId696" w:anchor="lineNumber391">
        <w:r>
          <w:rPr>
            <w:rStyle w:val="Hyperlink"/>
          </w:rPr>
          <w:t>source</w:t>
        </w:r>
        <w:bookmarkEnd w:id="811"/>
      </w:hyperlink>
      <w:r>
        <w:t xml:space="preserve"> </w:t>
      </w:r>
    </w:p>
    <w:p w:rsidR="00F80760" w:rsidRDefault="00F80760">
      <w:r>
        <w:t>Returns the sourceCode of a given descriptor</w:t>
      </w:r>
    </w:p>
    <w:p w:rsidR="00F80760" w:rsidRDefault="00F80760" w:rsidP="00F80760">
      <w:pPr>
        <w:pStyle w:val="Heading4"/>
        <w:numPr>
          <w:ilvl w:val="4"/>
          <w:numId w:val="3"/>
        </w:numPr>
      </w:pPr>
      <w:r>
        <w:t>Params:</w:t>
      </w:r>
    </w:p>
    <w:p w:rsidR="00F80760" w:rsidRDefault="00F80760">
      <w:r>
        <w:t>Name Type Attribute Description descriptor * Catalogue Object that was retrieved using e.g. </w:t>
      </w:r>
      <w:proofErr w:type="gramStart"/>
      <w:r>
        <w:t>getHypertyDescriptor()</w:t>
      </w:r>
      <w:proofErr w:type="gramEnd"/>
    </w:p>
    <w:p w:rsidR="00F80760" w:rsidRDefault="00F80760" w:rsidP="00F80760">
      <w:pPr>
        <w:pStyle w:val="Heading4"/>
        <w:numPr>
          <w:ilvl w:val="4"/>
          <w:numId w:val="3"/>
        </w:numPr>
      </w:pPr>
      <w:bookmarkStart w:id="812" w:name="return-61"/>
      <w:bookmarkEnd w:id="812"/>
      <w:r>
        <w:t>Return:</w:t>
      </w:r>
    </w:p>
    <w:tbl>
      <w:tblPr>
        <w:tblW w:w="0" w:type="pct"/>
        <w:tblLook w:val="04A0"/>
      </w:tblPr>
      <w:tblGrid>
        <w:gridCol w:w="945"/>
      </w:tblGrid>
      <w:tr w:rsidR="00F80760">
        <w:tc>
          <w:tcPr>
            <w:tcW w:w="0" w:type="auto"/>
          </w:tcPr>
          <w:p w:rsidR="00F80760" w:rsidRDefault="006020F6">
            <w:pPr>
              <w:jc w:val="left"/>
            </w:pPr>
            <w:hyperlink r:id="rId697">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13" w:name="instance-method-getSourcePackageFromURL"/>
      <w:bookmarkStart w:id="814" w:name="_Toc443159509"/>
      <w:bookmarkEnd w:id="813"/>
      <w:proofErr w:type="gramStart"/>
      <w:r>
        <w:t>public</w:t>
      </w:r>
      <w:proofErr w:type="gramEnd"/>
      <w:r>
        <w:t xml:space="preserve"> getSourcePackageFromURL(sourcePackageURL: *): </w:t>
      </w:r>
      <w:hyperlink r:id="rId698">
        <w:r>
          <w:rPr>
            <w:rStyle w:val="Hyperlink"/>
          </w:rPr>
          <w:t>Promise</w:t>
        </w:r>
      </w:hyperlink>
      <w:r>
        <w:t xml:space="preserve">  </w:t>
      </w:r>
      <w:hyperlink r:id="rId699" w:anchor="lineNumber298">
        <w:r>
          <w:rPr>
            <w:rStyle w:val="Hyperlink"/>
          </w:rPr>
          <w:t>source</w:t>
        </w:r>
        <w:bookmarkEnd w:id="814"/>
      </w:hyperlink>
      <w:r>
        <w:t xml:space="preserve"> </w:t>
      </w:r>
    </w:p>
    <w:p w:rsidR="00F80760" w:rsidRDefault="00F80760">
      <w:r>
        <w:t>Get source Package from a URL</w:t>
      </w:r>
    </w:p>
    <w:p w:rsidR="00F80760" w:rsidRDefault="00F80760" w:rsidP="00F80760">
      <w:pPr>
        <w:pStyle w:val="Heading4"/>
        <w:numPr>
          <w:ilvl w:val="4"/>
          <w:numId w:val="3"/>
        </w:numPr>
      </w:pPr>
      <w:r>
        <w:t>Params:</w:t>
      </w:r>
    </w:p>
    <w:p w:rsidR="00F80760" w:rsidRDefault="00F80760">
      <w:r>
        <w:t>Name Type Attribute Description sourcePackageURL * e.g. mydomain.com/.well-known/hyperty/MyHyperty/sourcePackage</w:t>
      </w:r>
    </w:p>
    <w:p w:rsidR="00F80760" w:rsidRDefault="00F80760" w:rsidP="00F80760">
      <w:pPr>
        <w:pStyle w:val="Heading4"/>
        <w:numPr>
          <w:ilvl w:val="4"/>
          <w:numId w:val="3"/>
        </w:numPr>
      </w:pPr>
      <w:bookmarkStart w:id="815" w:name="return-62"/>
      <w:bookmarkEnd w:id="815"/>
      <w:r>
        <w:t>Return:</w:t>
      </w:r>
    </w:p>
    <w:tbl>
      <w:tblPr>
        <w:tblW w:w="0" w:type="pct"/>
        <w:tblLook w:val="04A0"/>
      </w:tblPr>
      <w:tblGrid>
        <w:gridCol w:w="945"/>
      </w:tblGrid>
      <w:tr w:rsidR="00F80760">
        <w:tc>
          <w:tcPr>
            <w:tcW w:w="0" w:type="auto"/>
          </w:tcPr>
          <w:p w:rsidR="00F80760" w:rsidRDefault="006020F6">
            <w:pPr>
              <w:jc w:val="left"/>
            </w:pPr>
            <w:hyperlink r:id="rId700">
              <w:r w:rsidR="00F80760">
                <w:rPr>
                  <w:rStyle w:val="Hyperlink"/>
                </w:rPr>
                <w:t>Promise</w:t>
              </w:r>
            </w:hyperlink>
          </w:p>
        </w:tc>
      </w:tr>
    </w:tbl>
    <w:p w:rsidR="00F80760" w:rsidRDefault="00F80760" w:rsidP="00F80760">
      <w:pPr>
        <w:pStyle w:val="Heading3"/>
        <w:numPr>
          <w:ilvl w:val="3"/>
          <w:numId w:val="3"/>
        </w:numPr>
        <w:pBdr>
          <w:bottom w:val="none" w:sz="0" w:space="0" w:color="auto"/>
        </w:pBdr>
      </w:pPr>
      <w:bookmarkStart w:id="816" w:name="instance-method-getStubDescriptor"/>
      <w:bookmarkStart w:id="817" w:name="_Toc443159510"/>
      <w:bookmarkEnd w:id="816"/>
      <w:proofErr w:type="gramStart"/>
      <w:r>
        <w:t>public</w:t>
      </w:r>
      <w:proofErr w:type="gramEnd"/>
      <w:r>
        <w:t xml:space="preserve"> getStubDescriptor(stubURL: *): </w:t>
      </w:r>
      <w:hyperlink r:id="rId701">
        <w:r>
          <w:rPr>
            <w:rStyle w:val="Hyperlink"/>
          </w:rPr>
          <w:t>Promise</w:t>
        </w:r>
      </w:hyperlink>
      <w:r>
        <w:t xml:space="preserve">  </w:t>
      </w:r>
      <w:hyperlink r:id="rId702" w:anchor="lineNumber327">
        <w:r>
          <w:rPr>
            <w:rStyle w:val="Hyperlink"/>
          </w:rPr>
          <w:t>source</w:t>
        </w:r>
        <w:bookmarkEnd w:id="817"/>
      </w:hyperlink>
      <w:r>
        <w:t xml:space="preserve"> </w:t>
      </w:r>
    </w:p>
    <w:p w:rsidR="00F80760" w:rsidRDefault="00F80760">
      <w:r>
        <w:t>Get StubDescriptor</w:t>
      </w:r>
    </w:p>
    <w:p w:rsidR="00F80760" w:rsidRDefault="00F80760" w:rsidP="00F80760">
      <w:pPr>
        <w:pStyle w:val="Heading4"/>
        <w:numPr>
          <w:ilvl w:val="4"/>
          <w:numId w:val="3"/>
        </w:numPr>
      </w:pPr>
      <w:bookmarkStart w:id="818" w:name="params-6"/>
      <w:bookmarkEnd w:id="818"/>
      <w:r>
        <w:t>Params:</w:t>
      </w:r>
    </w:p>
    <w:p w:rsidR="00F80760" w:rsidRDefault="00F80760">
      <w:r>
        <w:t>Name Type Attribute Description stubURL * e.g. mydomain.com/.well-known/protostub/MyProtostub</w:t>
      </w:r>
    </w:p>
    <w:p w:rsidR="00F80760" w:rsidRDefault="00F80760" w:rsidP="00F80760">
      <w:pPr>
        <w:pStyle w:val="Heading4"/>
        <w:numPr>
          <w:ilvl w:val="4"/>
          <w:numId w:val="3"/>
        </w:numPr>
      </w:pPr>
      <w:bookmarkStart w:id="819" w:name="return-63"/>
      <w:bookmarkEnd w:id="819"/>
      <w:r>
        <w:t>Return:</w:t>
      </w:r>
    </w:p>
    <w:tbl>
      <w:tblPr>
        <w:tblW w:w="0" w:type="pct"/>
        <w:tblLook w:val="04A0"/>
      </w:tblPr>
      <w:tblGrid>
        <w:gridCol w:w="945"/>
      </w:tblGrid>
      <w:tr w:rsidR="00F80760">
        <w:tc>
          <w:tcPr>
            <w:tcW w:w="0" w:type="auto"/>
          </w:tcPr>
          <w:p w:rsidR="00F80760" w:rsidRDefault="006020F6">
            <w:pPr>
              <w:jc w:val="left"/>
            </w:pPr>
            <w:hyperlink r:id="rId703">
              <w:r w:rsidR="00F80760">
                <w:rPr>
                  <w:rStyle w:val="Hyperlink"/>
                </w:rPr>
                <w:t>Promise</w:t>
              </w:r>
            </w:hyperlink>
          </w:p>
        </w:tc>
      </w:tr>
    </w:tbl>
    <w:p w:rsidR="00F80760" w:rsidRDefault="00F80760">
      <w:r>
        <w:t xml:space="preserve">Generated by </w:t>
      </w:r>
      <w:hyperlink r:id="rId704">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20" w:name="runtimeua"/>
      <w:bookmarkStart w:id="821" w:name="_Toc443159511"/>
      <w:bookmarkEnd w:id="820"/>
      <w:r>
        <w:t>RuntimeUA</w:t>
      </w:r>
      <w:bookmarkEnd w:id="821"/>
    </w:p>
    <w:p w:rsidR="00F80760" w:rsidRDefault="00F80760">
      <w:r>
        <w:t>Runtime User Agent Interface will process all the dependecies of the core runtime;</w:t>
      </w:r>
    </w:p>
    <w:p w:rsidR="00F80760" w:rsidRDefault="00F80760" w:rsidP="00F80760">
      <w:pPr>
        <w:pStyle w:val="Heading2"/>
        <w:numPr>
          <w:ilvl w:val="2"/>
          <w:numId w:val="3"/>
        </w:numPr>
        <w:pBdr>
          <w:bottom w:val="none" w:sz="0" w:space="0" w:color="auto"/>
        </w:pBdr>
      </w:pPr>
      <w:bookmarkStart w:id="822" w:name="constructor-summary-18"/>
      <w:bookmarkStart w:id="823" w:name="_Toc443159512"/>
      <w:bookmarkEnd w:id="822"/>
      <w:r>
        <w:t>Constructor Summary</w:t>
      </w:r>
      <w:bookmarkEnd w:id="823"/>
    </w:p>
    <w:p w:rsidR="00F80760" w:rsidRDefault="00F80760">
      <w:r>
        <w:t xml:space="preserve">Public Constructor public </w:t>
      </w:r>
    </w:p>
    <w:p w:rsidR="00F80760" w:rsidRDefault="006020F6">
      <w:pPr>
        <w:pStyle w:val="BodyText"/>
      </w:pPr>
      <w:hyperlink r:id="rId705" w:anchor="instance-constructor-constructor">
        <w:r w:rsidR="00F80760">
          <w:rPr>
            <w:rStyle w:val="Hyperlink"/>
          </w:rPr>
          <w:t>constructor</w:t>
        </w:r>
      </w:hyperlink>
      <w:r w:rsidR="00F80760">
        <w:t>(</w:t>
      </w:r>
      <w:proofErr w:type="gramStart"/>
      <w:r w:rsidR="00F80760">
        <w:t>sandboxFactory</w:t>
      </w:r>
      <w:proofErr w:type="gramEnd"/>
      <w:r w:rsidR="00F80760">
        <w:t>: sandboxFactory, domainURL: domain)</w:t>
      </w:r>
    </w:p>
    <w:p w:rsidR="00F80760" w:rsidRDefault="00F80760">
      <w:pPr>
        <w:pStyle w:val="BodyText"/>
      </w:pPr>
      <w:r>
        <w:t>Create a new instance of Runtime User Agent</w:t>
      </w:r>
    </w:p>
    <w:p w:rsidR="00F80760" w:rsidRDefault="00F80760" w:rsidP="00F80760">
      <w:pPr>
        <w:pStyle w:val="Heading2"/>
        <w:numPr>
          <w:ilvl w:val="2"/>
          <w:numId w:val="3"/>
        </w:numPr>
        <w:pBdr>
          <w:bottom w:val="none" w:sz="0" w:space="0" w:color="auto"/>
        </w:pBdr>
      </w:pPr>
      <w:bookmarkStart w:id="824" w:name="method-summary-16"/>
      <w:bookmarkStart w:id="825" w:name="_Toc443159513"/>
      <w:bookmarkEnd w:id="824"/>
      <w:r>
        <w:t>Method Summary</w:t>
      </w:r>
      <w:bookmarkEnd w:id="825"/>
    </w:p>
    <w:p w:rsidR="00F80760" w:rsidRDefault="00F80760">
      <w:r>
        <w:t xml:space="preserve">Public Methods public </w:t>
      </w:r>
    </w:p>
    <w:p w:rsidR="00F80760" w:rsidRDefault="006020F6">
      <w:pPr>
        <w:pStyle w:val="BodyText"/>
      </w:pPr>
      <w:hyperlink r:id="rId706" w:anchor="instance-method-checkForUpdate">
        <w:r w:rsidR="00F80760">
          <w:rPr>
            <w:rStyle w:val="Hyperlink"/>
          </w:rPr>
          <w:t>checkForUpdate</w:t>
        </w:r>
      </w:hyperlink>
      <w:r w:rsidR="00F80760">
        <w:t>(</w:t>
      </w:r>
      <w:proofErr w:type="gramStart"/>
      <w:r w:rsidR="00F80760">
        <w:t>url</w:t>
      </w:r>
      <w:proofErr w:type="gramEnd"/>
      <w:r w:rsidR="00F80760">
        <w:t>: CatalogueURL)</w:t>
      </w:r>
    </w:p>
    <w:p w:rsidR="00F80760" w:rsidRDefault="00F80760">
      <w:pPr>
        <w:pStyle w:val="BodyText"/>
      </w:pPr>
      <w:proofErr w:type="gramStart"/>
      <w:r>
        <w:lastRenderedPageBreak/>
        <w:t>Used to check for updates about components handled in the Catalogue including protocol stubs and Hyperties.</w:t>
      </w:r>
      <w:proofErr w:type="gramEnd"/>
    </w:p>
    <w:p w:rsidR="00F80760" w:rsidRDefault="00F80760">
      <w:proofErr w:type="gramStart"/>
      <w:r>
        <w:t>public</w:t>
      </w:r>
      <w:proofErr w:type="gramEnd"/>
      <w:r>
        <w:t xml:space="preserve"> </w:t>
      </w:r>
    </w:p>
    <w:p w:rsidR="00F80760" w:rsidRDefault="006020F6">
      <w:pPr>
        <w:pStyle w:val="BodyText"/>
      </w:pPr>
      <w:hyperlink r:id="rId707" w:anchor="instance-method-discoverHiperty">
        <w:r w:rsidR="00F80760">
          <w:rPr>
            <w:rStyle w:val="Hyperlink"/>
          </w:rPr>
          <w:t>discoverHiperty</w:t>
        </w:r>
      </w:hyperlink>
      <w:r w:rsidR="00F80760">
        <w:t>(</w:t>
      </w:r>
      <w:proofErr w:type="gramStart"/>
      <w:r w:rsidR="00F80760">
        <w:t>descriptor</w:t>
      </w:r>
      <w:proofErr w:type="gramEnd"/>
      <w:r w:rsidR="00F80760">
        <w:t>: CatalogueDataObject.HypertyDescriptor)</w:t>
      </w:r>
    </w:p>
    <w:p w:rsidR="00F80760" w:rsidRDefault="00F80760">
      <w:pPr>
        <w:pStyle w:val="BodyText"/>
      </w:pPr>
      <w:r>
        <w:t>Accomodate interoperability in H2H and proto on the fly for newly discovered devices in M2M</w:t>
      </w:r>
    </w:p>
    <w:p w:rsidR="00F80760" w:rsidRDefault="00F80760">
      <w:proofErr w:type="gramStart"/>
      <w:r>
        <w:t>public</w:t>
      </w:r>
      <w:proofErr w:type="gramEnd"/>
      <w:r>
        <w:t xml:space="preserve"> </w:t>
      </w:r>
    </w:p>
    <w:p w:rsidR="00F80760" w:rsidRDefault="006020F6">
      <w:pPr>
        <w:pStyle w:val="BodyText"/>
      </w:pPr>
      <w:hyperlink r:id="rId708" w:anchor="instance-method-loadHyperty">
        <w:r w:rsidR="00F80760">
          <w:rPr>
            <w:rStyle w:val="Hyperlink"/>
          </w:rPr>
          <w:t>loadHyperty</w:t>
        </w:r>
      </w:hyperlink>
      <w:r w:rsidR="00F80760">
        <w:t>(</w:t>
      </w:r>
      <w:proofErr w:type="gramStart"/>
      <w:r w:rsidR="00F80760">
        <w:t>hyperty</w:t>
      </w:r>
      <w:proofErr w:type="gramEnd"/>
      <w:r w:rsidR="00F80760">
        <w:t>: URL.HypertyCatalogueURL): *</w:t>
      </w:r>
    </w:p>
    <w:p w:rsidR="00F80760" w:rsidRDefault="00F80760">
      <w:pPr>
        <w:pStyle w:val="BodyText"/>
      </w:pPr>
      <w:r>
        <w:t>Deploy Hyperty from Catalogue URL</w:t>
      </w:r>
    </w:p>
    <w:p w:rsidR="00F80760" w:rsidRDefault="00F80760">
      <w:proofErr w:type="gramStart"/>
      <w:r>
        <w:t>public</w:t>
      </w:r>
      <w:proofErr w:type="gramEnd"/>
      <w:r>
        <w:t xml:space="preserve"> </w:t>
      </w:r>
    </w:p>
    <w:p w:rsidR="00F80760" w:rsidRDefault="006020F6">
      <w:pPr>
        <w:pStyle w:val="BodyText"/>
      </w:pPr>
      <w:hyperlink r:id="rId709" w:anchor="instance-method-loadStub">
        <w:r w:rsidR="00F80760">
          <w:rPr>
            <w:rStyle w:val="Hyperlink"/>
          </w:rPr>
          <w:t>loadStub</w:t>
        </w:r>
      </w:hyperlink>
      <w:r w:rsidR="00F80760">
        <w:t>(</w:t>
      </w:r>
      <w:proofErr w:type="gramStart"/>
      <w:r w:rsidR="00F80760">
        <w:t>domain</w:t>
      </w:r>
      <w:proofErr w:type="gramEnd"/>
      <w:r w:rsidR="00F80760">
        <w:t>: URL.URL): *</w:t>
      </w:r>
    </w:p>
    <w:p w:rsidR="00F80760" w:rsidRDefault="00F80760">
      <w:pPr>
        <w:pStyle w:val="BodyText"/>
      </w:pPr>
      <w:r>
        <w:t xml:space="preserve">Deploy Stub from Catalogue URL or domain </w:t>
      </w:r>
      <w:proofErr w:type="gramStart"/>
      <w:r>
        <w:t>url</w:t>
      </w:r>
      <w:proofErr w:type="gramEnd"/>
    </w:p>
    <w:p w:rsidR="00F80760" w:rsidRPr="00F80760" w:rsidRDefault="00F80760">
      <w:pPr>
        <w:rPr>
          <w:lang w:val="fr-FR"/>
        </w:rPr>
      </w:pPr>
      <w:proofErr w:type="gramStart"/>
      <w:r w:rsidRPr="00F80760">
        <w:rPr>
          <w:lang w:val="fr-FR"/>
        </w:rPr>
        <w:t>public</w:t>
      </w:r>
      <w:proofErr w:type="gramEnd"/>
      <w:r w:rsidRPr="00F80760">
        <w:rPr>
          <w:lang w:val="fr-FR"/>
        </w:rPr>
        <w:t xml:space="preserve"> </w:t>
      </w:r>
    </w:p>
    <w:p w:rsidR="00F80760" w:rsidRPr="00F80760" w:rsidRDefault="006020F6">
      <w:pPr>
        <w:pStyle w:val="BodyText"/>
        <w:rPr>
          <w:lang w:val="fr-FR"/>
        </w:rPr>
      </w:pPr>
      <w:hyperlink r:id="rId710" w:anchor="instance-method-registerHyperty">
        <w:r w:rsidR="00F80760" w:rsidRPr="00F80760">
          <w:rPr>
            <w:rStyle w:val="Hyperlink"/>
            <w:lang w:val="fr-FR"/>
          </w:rPr>
          <w:t>registerHyperty</w:t>
        </w:r>
      </w:hyperlink>
      <w:r w:rsidR="00F80760" w:rsidRPr="00F80760">
        <w:rPr>
          <w:lang w:val="fr-FR"/>
        </w:rPr>
        <w:t>(Object</w:t>
      </w:r>
      <w:proofErr w:type="gramStart"/>
      <w:r w:rsidR="00F80760" w:rsidRPr="00F80760">
        <w:rPr>
          <w:lang w:val="fr-FR"/>
        </w:rPr>
        <w:t xml:space="preserve">: </w:t>
      </w:r>
      <w:hyperlink r:id="rId711">
        <w:r w:rsidR="00F80760" w:rsidRPr="00F80760">
          <w:rPr>
            <w:rStyle w:val="Hyperlink"/>
            <w:lang w:val="fr-FR"/>
          </w:rPr>
          <w:t>Object</w:t>
        </w:r>
      </w:hyperlink>
      <w:r w:rsidR="00F80760" w:rsidRPr="00F80760">
        <w:rPr>
          <w:lang w:val="fr-FR"/>
        </w:rPr>
        <w:t>,</w:t>
      </w:r>
      <w:proofErr w:type="gramEnd"/>
      <w:r w:rsidR="00F80760" w:rsidRPr="00F80760">
        <w:rPr>
          <w:lang w:val="fr-FR"/>
        </w:rPr>
        <w:t xml:space="preserve"> descriptor: URL.HypertyCatalogueURL)</w:t>
      </w:r>
    </w:p>
    <w:p w:rsidR="00F80760" w:rsidRDefault="00F80760">
      <w:pPr>
        <w:pStyle w:val="BodyText"/>
      </w:pPr>
      <w:r>
        <w:t>Register Hyperty deployed by the App that is passed as input parameter.</w:t>
      </w:r>
    </w:p>
    <w:p w:rsidR="00F80760" w:rsidRDefault="00F80760" w:rsidP="00F80760">
      <w:pPr>
        <w:pStyle w:val="Heading2"/>
        <w:numPr>
          <w:ilvl w:val="2"/>
          <w:numId w:val="3"/>
        </w:numPr>
        <w:pBdr>
          <w:bottom w:val="none" w:sz="0" w:space="0" w:color="auto"/>
        </w:pBdr>
      </w:pPr>
      <w:bookmarkStart w:id="826" w:name="_Toc443159514"/>
      <w:r>
        <w:t>Public Constructors</w:t>
      </w:r>
      <w:bookmarkEnd w:id="826"/>
    </w:p>
    <w:p w:rsidR="00F80760" w:rsidRDefault="00F80760" w:rsidP="00F80760">
      <w:pPr>
        <w:pStyle w:val="Heading3"/>
        <w:numPr>
          <w:ilvl w:val="3"/>
          <w:numId w:val="3"/>
        </w:numPr>
        <w:pBdr>
          <w:bottom w:val="none" w:sz="0" w:space="0" w:color="auto"/>
        </w:pBdr>
      </w:pPr>
      <w:bookmarkStart w:id="827" w:name="_Toc443159515"/>
      <w:proofErr w:type="gramStart"/>
      <w:r>
        <w:t>public</w:t>
      </w:r>
      <w:proofErr w:type="gramEnd"/>
      <w:r>
        <w:t xml:space="preserve"> constructor(sandboxFactory: sandboxFactory, domainURL: domain)  </w:t>
      </w:r>
      <w:hyperlink r:id="rId712" w:anchor="lineNumber35">
        <w:r>
          <w:rPr>
            <w:rStyle w:val="Hyperlink"/>
          </w:rPr>
          <w:t>source</w:t>
        </w:r>
        <w:bookmarkEnd w:id="827"/>
      </w:hyperlink>
      <w:r>
        <w:t xml:space="preserve"> </w:t>
      </w:r>
    </w:p>
    <w:p w:rsidR="00F80760" w:rsidRDefault="00F80760">
      <w:r>
        <w:t>Create a new instance of Runtime User Agent</w:t>
      </w:r>
    </w:p>
    <w:p w:rsidR="00F80760" w:rsidRDefault="00F80760" w:rsidP="00F80760">
      <w:pPr>
        <w:pStyle w:val="Heading4"/>
        <w:numPr>
          <w:ilvl w:val="4"/>
          <w:numId w:val="3"/>
        </w:numPr>
      </w:pPr>
      <w:r>
        <w:t>Params:</w:t>
      </w:r>
    </w:p>
    <w:p w:rsidR="00F80760" w:rsidRDefault="00F80760">
      <w:r>
        <w:t>Name Type Attribute Description sandboxFactory sandboxFactory Specific implementation for the environment where the core runtime will run;</w:t>
      </w:r>
    </w:p>
    <w:p w:rsidR="00F80760" w:rsidRDefault="00F80760">
      <w:pPr>
        <w:pStyle w:val="BodyText"/>
      </w:pPr>
      <w:proofErr w:type="gramStart"/>
      <w:r>
        <w:t>domainURL</w:t>
      </w:r>
      <w:proofErr w:type="gramEnd"/>
      <w:r>
        <w:t xml:space="preserve"> domain specify the domain base for the runtime;</w:t>
      </w:r>
    </w:p>
    <w:p w:rsidR="00F80760" w:rsidRDefault="00F80760" w:rsidP="00F80760">
      <w:pPr>
        <w:pStyle w:val="Heading2"/>
        <w:numPr>
          <w:ilvl w:val="2"/>
          <w:numId w:val="3"/>
        </w:numPr>
        <w:pBdr>
          <w:bottom w:val="none" w:sz="0" w:space="0" w:color="auto"/>
        </w:pBdr>
      </w:pPr>
      <w:bookmarkStart w:id="828" w:name="_Toc443159516"/>
      <w:r>
        <w:t>Public Methods</w:t>
      </w:r>
      <w:bookmarkEnd w:id="828"/>
    </w:p>
    <w:p w:rsidR="00F80760" w:rsidRDefault="00F80760" w:rsidP="00F80760">
      <w:pPr>
        <w:pStyle w:val="Heading3"/>
        <w:numPr>
          <w:ilvl w:val="3"/>
          <w:numId w:val="3"/>
        </w:numPr>
        <w:pBdr>
          <w:bottom w:val="none" w:sz="0" w:space="0" w:color="auto"/>
        </w:pBdr>
      </w:pPr>
      <w:bookmarkStart w:id="829" w:name="instance-method-checkForUpdate"/>
      <w:bookmarkStart w:id="830" w:name="_Toc443159517"/>
      <w:bookmarkEnd w:id="829"/>
      <w:proofErr w:type="gramStart"/>
      <w:r>
        <w:t>public</w:t>
      </w:r>
      <w:proofErr w:type="gramEnd"/>
      <w:r>
        <w:t xml:space="preserve"> checkForUpdate(url: CatalogueURL)  </w:t>
      </w:r>
      <w:hyperlink r:id="rId713" w:anchor="lineNumber456">
        <w:r>
          <w:rPr>
            <w:rStyle w:val="Hyperlink"/>
          </w:rPr>
          <w:t>source</w:t>
        </w:r>
        <w:bookmarkEnd w:id="830"/>
      </w:hyperlink>
      <w:r>
        <w:t xml:space="preserve"> </w:t>
      </w:r>
    </w:p>
    <w:p w:rsidR="00F80760" w:rsidRDefault="00F80760">
      <w:proofErr w:type="gramStart"/>
      <w:r>
        <w:t>Used to check for updates about components handled in the Catalogue including protocol stubs and Hyperties.</w:t>
      </w:r>
      <w:proofErr w:type="gramEnd"/>
      <w:r>
        <w:t xml:space="preserve"> </w:t>
      </w:r>
      <w:proofErr w:type="gramStart"/>
      <w:r>
        <w:t>check</w:t>
      </w:r>
      <w:proofErr w:type="gramEnd"/>
      <w:r>
        <w:t xml:space="preserve"> relationship with lifecycle management provided by Service Workers</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Name Type Attribute Description url CatalogueURL url</w:t>
      </w:r>
    </w:p>
    <w:p w:rsidR="00F80760" w:rsidRDefault="00F80760" w:rsidP="00F80760">
      <w:pPr>
        <w:pStyle w:val="Heading3"/>
        <w:numPr>
          <w:ilvl w:val="3"/>
          <w:numId w:val="3"/>
        </w:numPr>
        <w:pBdr>
          <w:bottom w:val="none" w:sz="0" w:space="0" w:color="auto"/>
        </w:pBdr>
      </w:pPr>
      <w:bookmarkStart w:id="831" w:name="instance-method-discoverHiperty"/>
      <w:bookmarkStart w:id="832" w:name="_Toc443159518"/>
      <w:bookmarkEnd w:id="831"/>
      <w:proofErr w:type="gramStart"/>
      <w:r>
        <w:t>public</w:t>
      </w:r>
      <w:proofErr w:type="gramEnd"/>
      <w:r>
        <w:t xml:space="preserve"> discoverHiperty(descriptor: CatalogueDataObject.HypertyDescriptor)  </w:t>
      </w:r>
      <w:hyperlink r:id="rId714" w:anchor="lineNumber119">
        <w:r>
          <w:rPr>
            <w:rStyle w:val="Hyperlink"/>
          </w:rPr>
          <w:t>source</w:t>
        </w:r>
        <w:bookmarkEnd w:id="832"/>
      </w:hyperlink>
      <w:r>
        <w:t xml:space="preserve"> </w:t>
      </w:r>
    </w:p>
    <w:p w:rsidR="00F80760" w:rsidRDefault="00F80760">
      <w:r>
        <w:t>Accomodate interoperability in H2H and proto on the fly for newly discovered devices in M2M</w:t>
      </w:r>
    </w:p>
    <w:p w:rsidR="00F80760" w:rsidRDefault="00F80760" w:rsidP="00F80760">
      <w:pPr>
        <w:pStyle w:val="Heading4"/>
        <w:numPr>
          <w:ilvl w:val="4"/>
          <w:numId w:val="3"/>
        </w:numPr>
      </w:pPr>
      <w:bookmarkStart w:id="833" w:name="params-2"/>
      <w:bookmarkEnd w:id="833"/>
      <w:r>
        <w:t>Params:</w:t>
      </w:r>
    </w:p>
    <w:p w:rsidR="00F80760" w:rsidRDefault="00F80760">
      <w:r>
        <w:t>Name Type Attribute Description descriptor CatalogueDataObject.HypertyDescriptor descriptor</w:t>
      </w:r>
    </w:p>
    <w:p w:rsidR="00F80760" w:rsidRDefault="00F80760" w:rsidP="00F80760">
      <w:pPr>
        <w:pStyle w:val="Heading3"/>
        <w:numPr>
          <w:ilvl w:val="3"/>
          <w:numId w:val="3"/>
        </w:numPr>
        <w:pBdr>
          <w:bottom w:val="none" w:sz="0" w:space="0" w:color="auto"/>
        </w:pBdr>
      </w:pPr>
      <w:bookmarkStart w:id="834" w:name="instance-method-loadHyperty"/>
      <w:bookmarkStart w:id="835" w:name="_Toc443159519"/>
      <w:bookmarkEnd w:id="834"/>
      <w:proofErr w:type="gramStart"/>
      <w:r>
        <w:t>public</w:t>
      </w:r>
      <w:proofErr w:type="gramEnd"/>
      <w:r>
        <w:t xml:space="preserve"> loadHyperty(hyperty: URL.HypertyCatalogueURL): *  </w:t>
      </w:r>
      <w:hyperlink r:id="rId715" w:anchor="lineNumber136">
        <w:r>
          <w:rPr>
            <w:rStyle w:val="Hyperlink"/>
          </w:rPr>
          <w:t>source</w:t>
        </w:r>
        <w:bookmarkEnd w:id="835"/>
      </w:hyperlink>
      <w:r>
        <w:t xml:space="preserve"> </w:t>
      </w:r>
    </w:p>
    <w:p w:rsidR="00F80760" w:rsidRDefault="00F80760">
      <w:r>
        <w:t>Deploy Hyperty from Catalogue URL</w:t>
      </w:r>
    </w:p>
    <w:p w:rsidR="00F80760" w:rsidRDefault="00F80760" w:rsidP="00F80760">
      <w:pPr>
        <w:pStyle w:val="Heading4"/>
        <w:numPr>
          <w:ilvl w:val="4"/>
          <w:numId w:val="3"/>
        </w:numPr>
      </w:pPr>
      <w:bookmarkStart w:id="836" w:name="params-3"/>
      <w:bookmarkEnd w:id="836"/>
      <w:r>
        <w:lastRenderedPageBreak/>
        <w:t>Params:</w:t>
      </w:r>
    </w:p>
    <w:p w:rsidR="00F80760" w:rsidRDefault="00F80760">
      <w:r>
        <w:t xml:space="preserve">Name Type Attribute Description hyperty URL.HypertyCatalogueURL hypertyDescriptor </w:t>
      </w:r>
      <w:proofErr w:type="gramStart"/>
      <w:r>
        <w:t>url</w:t>
      </w:r>
      <w:proofErr w:type="gramEnd"/>
      <w:r>
        <w:t>;</w:t>
      </w:r>
    </w:p>
    <w:p w:rsidR="00F80760" w:rsidRDefault="00F80760" w:rsidP="00F80760">
      <w:pPr>
        <w:pStyle w:val="Heading4"/>
        <w:numPr>
          <w:ilvl w:val="4"/>
          <w:numId w:val="3"/>
        </w:numPr>
      </w:pPr>
      <w:bookmarkStart w:id="837" w:name="return-64"/>
      <w:bookmarkEnd w:id="837"/>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38" w:name="instance-method-loadStub"/>
      <w:bookmarkStart w:id="839" w:name="_Toc443159520"/>
      <w:bookmarkEnd w:id="838"/>
      <w:proofErr w:type="gramStart"/>
      <w:r>
        <w:t>public</w:t>
      </w:r>
      <w:proofErr w:type="gramEnd"/>
      <w:r>
        <w:t xml:space="preserve"> loadStub(domain: URL.URL): *  </w:t>
      </w:r>
      <w:hyperlink r:id="rId716" w:anchor="lineNumber302">
        <w:r>
          <w:rPr>
            <w:rStyle w:val="Hyperlink"/>
          </w:rPr>
          <w:t>source</w:t>
        </w:r>
        <w:bookmarkEnd w:id="839"/>
      </w:hyperlink>
      <w:r>
        <w:t xml:space="preserve"> </w:t>
      </w:r>
    </w:p>
    <w:p w:rsidR="00F80760" w:rsidRDefault="00F80760">
      <w:r>
        <w:t xml:space="preserve">Deploy Stub from Catalogue URL or domain </w:t>
      </w:r>
      <w:proofErr w:type="gramStart"/>
      <w:r>
        <w:t>url</w:t>
      </w:r>
      <w:proofErr w:type="gramEnd"/>
    </w:p>
    <w:p w:rsidR="00F80760" w:rsidRDefault="00F80760" w:rsidP="00F80760">
      <w:pPr>
        <w:pStyle w:val="Heading4"/>
        <w:numPr>
          <w:ilvl w:val="4"/>
          <w:numId w:val="3"/>
        </w:numPr>
      </w:pPr>
      <w:bookmarkStart w:id="840" w:name="params-4"/>
      <w:bookmarkEnd w:id="840"/>
      <w:r>
        <w:t>Params:</w:t>
      </w:r>
    </w:p>
    <w:p w:rsidR="00F80760" w:rsidRDefault="00F80760">
      <w:r>
        <w:t>Name Type Attribute Description domain URL.URL domain</w:t>
      </w:r>
    </w:p>
    <w:p w:rsidR="00F80760" w:rsidRDefault="00F80760" w:rsidP="00F80760">
      <w:pPr>
        <w:pStyle w:val="Heading4"/>
        <w:numPr>
          <w:ilvl w:val="4"/>
          <w:numId w:val="3"/>
        </w:numPr>
      </w:pPr>
      <w:bookmarkStart w:id="841" w:name="return-65"/>
      <w:bookmarkEnd w:id="841"/>
      <w:r>
        <w:t>Return:</w:t>
      </w:r>
    </w:p>
    <w:tbl>
      <w:tblPr>
        <w:tblW w:w="0" w:type="pct"/>
        <w:tblLook w:val="04A0"/>
      </w:tblPr>
      <w:tblGrid>
        <w:gridCol w:w="326"/>
      </w:tblGrid>
      <w:tr w:rsidR="00F80760">
        <w:tc>
          <w:tcPr>
            <w:tcW w:w="0" w:type="auto"/>
          </w:tcPr>
          <w:p w:rsidR="00F80760" w:rsidRDefault="00F80760">
            <w:pPr>
              <w:jc w:val="left"/>
            </w:pPr>
            <w:r>
              <w:t>*</w:t>
            </w:r>
          </w:p>
        </w:tc>
      </w:tr>
    </w:tbl>
    <w:p w:rsidR="00F80760" w:rsidRDefault="00F80760" w:rsidP="00F80760">
      <w:pPr>
        <w:pStyle w:val="Heading3"/>
        <w:numPr>
          <w:ilvl w:val="3"/>
          <w:numId w:val="3"/>
        </w:numPr>
        <w:pBdr>
          <w:bottom w:val="none" w:sz="0" w:space="0" w:color="auto"/>
        </w:pBdr>
      </w:pPr>
      <w:bookmarkStart w:id="842" w:name="instance-method-registerHyperty"/>
      <w:bookmarkStart w:id="843" w:name="_Toc443159521"/>
      <w:bookmarkEnd w:id="842"/>
      <w:proofErr w:type="gramStart"/>
      <w:r>
        <w:t>public</w:t>
      </w:r>
      <w:proofErr w:type="gramEnd"/>
      <w:r>
        <w:t xml:space="preserve"> registerHyperty(Object: </w:t>
      </w:r>
      <w:hyperlink r:id="rId717">
        <w:r>
          <w:rPr>
            <w:rStyle w:val="Hyperlink"/>
          </w:rPr>
          <w:t>Object</w:t>
        </w:r>
      </w:hyperlink>
      <w:r>
        <w:t xml:space="preserve">, descriptor: URL.HypertyCatalogueURL)  </w:t>
      </w:r>
      <w:hyperlink r:id="rId718" w:anchor="lineNumber128">
        <w:r>
          <w:rPr>
            <w:rStyle w:val="Hyperlink"/>
          </w:rPr>
          <w:t>source</w:t>
        </w:r>
        <w:bookmarkEnd w:id="843"/>
      </w:hyperlink>
      <w:r>
        <w:t xml:space="preserve"> </w:t>
      </w:r>
    </w:p>
    <w:p w:rsidR="00F80760" w:rsidRDefault="00F80760">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F80760" w:rsidRDefault="00F80760" w:rsidP="00F80760">
      <w:pPr>
        <w:pStyle w:val="Heading4"/>
        <w:numPr>
          <w:ilvl w:val="4"/>
          <w:numId w:val="3"/>
        </w:numPr>
      </w:pPr>
      <w:bookmarkStart w:id="844" w:name="params-5"/>
      <w:bookmarkEnd w:id="844"/>
      <w:r>
        <w:t>Params:</w:t>
      </w:r>
    </w:p>
    <w:p w:rsidR="00F80760" w:rsidRDefault="00F80760">
      <w:r>
        <w:t xml:space="preserve">Name Type Attribute Description Object </w:t>
      </w:r>
      <w:hyperlink r:id="rId719">
        <w:r>
          <w:rPr>
            <w:rStyle w:val="Hyperlink"/>
          </w:rPr>
          <w:t>Object</w:t>
        </w:r>
      </w:hyperlink>
      <w:r>
        <w:t xml:space="preserve"> hypertyInstance</w:t>
      </w:r>
    </w:p>
    <w:p w:rsidR="00F80760" w:rsidRDefault="00F80760">
      <w:pPr>
        <w:pStyle w:val="BodyText"/>
      </w:pPr>
      <w:proofErr w:type="gramStart"/>
      <w:r>
        <w:t>descriptor</w:t>
      </w:r>
      <w:proofErr w:type="gramEnd"/>
      <w:r>
        <w:t xml:space="preserve"> URL.HypertyCatalogueURL descriptor</w:t>
      </w:r>
    </w:p>
    <w:p w:rsidR="00F80760" w:rsidRDefault="00F80760">
      <w:r>
        <w:t xml:space="preserve">Generated by </w:t>
      </w:r>
      <w:hyperlink r:id="rId720">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45" w:name="sandbox"/>
      <w:bookmarkStart w:id="846" w:name="_Toc443159522"/>
      <w:bookmarkEnd w:id="845"/>
      <w:r>
        <w:t>Sandbox</w:t>
      </w:r>
      <w:bookmarkEnd w:id="846"/>
    </w:p>
    <w:p w:rsidR="00F80760" w:rsidRDefault="00F80760" w:rsidP="00F80760">
      <w:pPr>
        <w:pStyle w:val="Heading4"/>
        <w:numPr>
          <w:ilvl w:val="4"/>
          <w:numId w:val="3"/>
        </w:numPr>
      </w:pPr>
      <w:r>
        <w:t>Extends:</w:t>
      </w:r>
    </w:p>
    <w:p w:rsidR="00F80760" w:rsidRDefault="006020F6">
      <w:hyperlink r:id="rId721">
        <w:r w:rsidR="00F80760">
          <w:rPr>
            <w:rStyle w:val="Hyperlink"/>
          </w:rPr>
          <w:t>Bus</w:t>
        </w:r>
      </w:hyperlink>
      <w:r w:rsidR="00F80760">
        <w:t xml:space="preserve"> → </w:t>
      </w:r>
      <w:hyperlink r:id="rId722">
        <w:r w:rsidR="00F80760">
          <w:rPr>
            <w:rStyle w:val="Hyperlink"/>
          </w:rPr>
          <w:t>MiniBus</w:t>
        </w:r>
      </w:hyperlink>
      <w:r w:rsidR="00F80760">
        <w:t xml:space="preserve"> → Sandbox</w:t>
      </w:r>
    </w:p>
    <w:p w:rsidR="00F80760" w:rsidRDefault="00F80760" w:rsidP="00F80760">
      <w:pPr>
        <w:pStyle w:val="Heading2"/>
        <w:numPr>
          <w:ilvl w:val="2"/>
          <w:numId w:val="3"/>
        </w:numPr>
        <w:pBdr>
          <w:bottom w:val="none" w:sz="0" w:space="0" w:color="auto"/>
        </w:pBdr>
      </w:pPr>
      <w:bookmarkStart w:id="847" w:name="constructor-summary-19"/>
      <w:bookmarkStart w:id="848" w:name="_Toc443159523"/>
      <w:bookmarkEnd w:id="847"/>
      <w:r>
        <w:t>Constructor Summary</w:t>
      </w:r>
      <w:bookmarkEnd w:id="848"/>
    </w:p>
    <w:p w:rsidR="00F80760" w:rsidRDefault="00F80760">
      <w:r>
        <w:t xml:space="preserve">Public Constructor public </w:t>
      </w:r>
    </w:p>
    <w:p w:rsidR="00F80760" w:rsidRDefault="006020F6">
      <w:pPr>
        <w:pStyle w:val="BodyText"/>
      </w:pPr>
      <w:hyperlink r:id="rId723" w:anchor="instance-constructor-constructor">
        <w:r w:rsidR="00F80760">
          <w:rPr>
            <w:rStyle w:val="Hyperlink"/>
          </w:rPr>
          <w:t>constructor</w:t>
        </w:r>
      </w:hyperlink>
    </w:p>
    <w:p w:rsidR="00F80760" w:rsidRDefault="00F80760" w:rsidP="00F80760">
      <w:pPr>
        <w:pStyle w:val="Heading2"/>
        <w:numPr>
          <w:ilvl w:val="2"/>
          <w:numId w:val="3"/>
        </w:numPr>
        <w:pBdr>
          <w:bottom w:val="none" w:sz="0" w:space="0" w:color="auto"/>
        </w:pBdr>
      </w:pPr>
      <w:bookmarkStart w:id="849" w:name="method-summary-17"/>
      <w:bookmarkStart w:id="850" w:name="_Toc443159524"/>
      <w:bookmarkEnd w:id="849"/>
      <w:r>
        <w:t>Method Summary</w:t>
      </w:r>
      <w:bookmarkEnd w:id="850"/>
    </w:p>
    <w:p w:rsidR="00F80760" w:rsidRDefault="00F80760">
      <w:r>
        <w:t xml:space="preserve">Public Methods public </w:t>
      </w:r>
    </w:p>
    <w:p w:rsidR="00F80760" w:rsidRDefault="006020F6">
      <w:pPr>
        <w:pStyle w:val="BodyText"/>
      </w:pPr>
      <w:hyperlink r:id="rId724" w:anchor="instance-method-deployComponent">
        <w:r w:rsidR="00F80760">
          <w:rPr>
            <w:rStyle w:val="Hyperlink"/>
          </w:rPr>
          <w:t>deployComponent</w:t>
        </w:r>
      </w:hyperlink>
      <w:r w:rsidR="00F80760">
        <w:t>(</w:t>
      </w:r>
      <w:proofErr w:type="gramStart"/>
      <w:r w:rsidR="00F80760">
        <w:t>componentSourceCode</w:t>
      </w:r>
      <w:proofErr w:type="gramEnd"/>
      <w:r w:rsidR="00F80760">
        <w:t xml:space="preserve">: </w:t>
      </w:r>
      <w:hyperlink r:id="rId725">
        <w:r w:rsidR="00F80760">
          <w:rPr>
            <w:rStyle w:val="Hyperlink"/>
          </w:rPr>
          <w:t>string</w:t>
        </w:r>
      </w:hyperlink>
      <w:r w:rsidR="00F80760">
        <w:t xml:space="preserve">, componentURL: URL, configuration: Config): </w:t>
      </w:r>
      <w:hyperlink r:id="rId726">
        <w:r w:rsidR="00F80760">
          <w:rPr>
            <w:rStyle w:val="Hyperlink"/>
          </w:rPr>
          <w:t>Promise</w:t>
        </w:r>
      </w:hyperlink>
      <w:r w:rsidR="00F80760">
        <w:t>&lt;</w:t>
      </w:r>
      <w:hyperlink r:id="rId727">
        <w:r w:rsidR="00F80760">
          <w:rPr>
            <w:rStyle w:val="Hyperlink"/>
          </w:rPr>
          <w:t>string</w:t>
        </w:r>
      </w:hyperlink>
      <w:r w:rsidR="00F80760">
        <w:t>&gt;</w:t>
      </w:r>
    </w:p>
    <w:p w:rsidR="00F80760" w:rsidRDefault="00F80760">
      <w:pPr>
        <w:pStyle w:val="BodyText"/>
      </w:pPr>
      <w:r>
        <w:t>Deploy an instance of the component into the sandbox.</w:t>
      </w:r>
    </w:p>
    <w:p w:rsidR="00F80760" w:rsidRDefault="00F80760">
      <w:proofErr w:type="gramStart"/>
      <w:r>
        <w:t>public</w:t>
      </w:r>
      <w:proofErr w:type="gramEnd"/>
      <w:r>
        <w:t xml:space="preserve"> </w:t>
      </w:r>
    </w:p>
    <w:p w:rsidR="00F80760" w:rsidRDefault="006020F6">
      <w:pPr>
        <w:pStyle w:val="BodyText"/>
      </w:pPr>
      <w:hyperlink r:id="rId728" w:anchor="instance-method-removeComponent">
        <w:r w:rsidR="00F80760">
          <w:rPr>
            <w:rStyle w:val="Hyperlink"/>
          </w:rPr>
          <w:t>removeComponent</w:t>
        </w:r>
      </w:hyperlink>
      <w:r w:rsidR="00F80760">
        <w:t>(</w:t>
      </w:r>
      <w:proofErr w:type="gramStart"/>
      <w:r w:rsidR="00F80760">
        <w:t>componentURL</w:t>
      </w:r>
      <w:proofErr w:type="gramEnd"/>
      <w:r w:rsidR="00F80760">
        <w:t xml:space="preserve">: URL): </w:t>
      </w:r>
      <w:hyperlink r:id="rId729">
        <w:r w:rsidR="00F80760">
          <w:rPr>
            <w:rStyle w:val="Hyperlink"/>
          </w:rPr>
          <w:t>Promise</w:t>
        </w:r>
      </w:hyperlink>
      <w:r w:rsidR="00F80760">
        <w:t>&lt;</w:t>
      </w:r>
      <w:hyperlink r:id="rId730">
        <w:r w:rsidR="00F80760">
          <w:rPr>
            <w:rStyle w:val="Hyperlink"/>
          </w:rPr>
          <w:t>string</w:t>
        </w:r>
      </w:hyperlink>
      <w:r w:rsidR="00F80760">
        <w:t>&gt;</w:t>
      </w:r>
    </w:p>
    <w:p w:rsidR="00F80760" w:rsidRDefault="00F80760">
      <w:pPr>
        <w:pStyle w:val="BodyText"/>
      </w:pPr>
      <w:r>
        <w:lastRenderedPageBreak/>
        <w:t>Remove the instance of a previously deployed component.</w:t>
      </w:r>
    </w:p>
    <w:p w:rsidR="00F80760" w:rsidRDefault="00F80760" w:rsidP="00F80760">
      <w:pPr>
        <w:pStyle w:val="Heading2"/>
        <w:numPr>
          <w:ilvl w:val="2"/>
          <w:numId w:val="3"/>
        </w:numPr>
        <w:pBdr>
          <w:bottom w:val="none" w:sz="0" w:space="0" w:color="auto"/>
        </w:pBdr>
      </w:pPr>
      <w:bookmarkStart w:id="851" w:name="_Toc443159525"/>
      <w:r>
        <w:t>Inherited Summary</w:t>
      </w:r>
      <w:bookmarkEnd w:id="851"/>
    </w:p>
    <w:p w:rsidR="00F80760" w:rsidRDefault="00F80760">
      <w:r>
        <w:t xml:space="preserve"> From class </w:t>
      </w:r>
      <w:hyperlink r:id="rId731">
        <w:r>
          <w:rPr>
            <w:rStyle w:val="Hyperlink"/>
          </w:rPr>
          <w:t>Bus</w:t>
        </w:r>
      </w:hyperlink>
      <w:r>
        <w:t xml:space="preserve"> public </w:t>
      </w:r>
    </w:p>
    <w:p w:rsidR="00F80760" w:rsidRDefault="006020F6">
      <w:pPr>
        <w:pStyle w:val="BodyText"/>
      </w:pPr>
      <w:hyperlink r:id="rId732" w:anchor="instance-method-addListener">
        <w:r w:rsidR="00F80760">
          <w:rPr>
            <w:rStyle w:val="Hyperlink"/>
          </w:rPr>
          <w:t>addListener</w:t>
        </w:r>
      </w:hyperlink>
      <w:r w:rsidR="00F80760">
        <w:t>(</w:t>
      </w:r>
      <w:proofErr w:type="gramStart"/>
      <w:r w:rsidR="00F80760">
        <w:t>url</w:t>
      </w:r>
      <w:proofErr w:type="gramEnd"/>
      <w:r w:rsidR="00F80760">
        <w:t>: URL, listener: Listener): MsgListener</w:t>
      </w:r>
    </w:p>
    <w:p w:rsidR="00F80760" w:rsidRDefault="00F80760">
      <w:pPr>
        <w:pStyle w:val="BodyText"/>
      </w:pPr>
      <w:r>
        <w:t xml:space="preserve">Register listener to receive message when “msg.to === </w:t>
      </w:r>
      <w:proofErr w:type="gramStart"/>
      <w:r>
        <w:t>url</w:t>
      </w:r>
      <w:proofErr w:type="gramEnd"/>
      <w:r>
        <w:t>”.</w:t>
      </w:r>
    </w:p>
    <w:p w:rsidR="00F80760" w:rsidRDefault="00F80760">
      <w:proofErr w:type="gramStart"/>
      <w:r>
        <w:t>public</w:t>
      </w:r>
      <w:proofErr w:type="gramEnd"/>
      <w:r>
        <w:t xml:space="preserve"> </w:t>
      </w:r>
    </w:p>
    <w:p w:rsidR="00F80760" w:rsidRDefault="006020F6">
      <w:pPr>
        <w:pStyle w:val="BodyText"/>
      </w:pPr>
      <w:hyperlink r:id="rId733" w:anchor="instance-method-addResponseListener">
        <w:r w:rsidR="00F80760">
          <w:rPr>
            <w:rStyle w:val="Hyperlink"/>
          </w:rPr>
          <w:t>addResponseListener</w:t>
        </w:r>
      </w:hyperlink>
      <w:r w:rsidR="00F80760">
        <w:t>(</w:t>
      </w:r>
      <w:proofErr w:type="gramStart"/>
      <w:r w:rsidR="00F80760">
        <w:t>url</w:t>
      </w:r>
      <w:proofErr w:type="gramEnd"/>
      <w:r w:rsidR="00F80760">
        <w:t xml:space="preserve">: URL, msgId: </w:t>
      </w:r>
      <w:hyperlink r:id="rId734">
        <w:r w:rsidR="00F80760">
          <w:rPr>
            <w:rStyle w:val="Hyperlink"/>
          </w:rPr>
          <w:t>number</w:t>
        </w:r>
      </w:hyperlink>
      <w:r w:rsidR="00F80760">
        <w:t xml:space="preserve">, responseListener: </w:t>
      </w:r>
      <w:hyperlink r:id="rId735">
        <w:r w:rsidR="00F80760">
          <w:rPr>
            <w:rStyle w:val="Hyperlink"/>
          </w:rPr>
          <w:t>Function</w:t>
        </w:r>
      </w:hyperlink>
      <w:r w:rsidR="00F80760">
        <w:t>)</w:t>
      </w:r>
    </w:p>
    <w:p w:rsidR="00F80760" w:rsidRDefault="00F80760">
      <w:pPr>
        <w:pStyle w:val="BodyText"/>
      </w:pPr>
      <w:r>
        <w:t>Manually add a response listener.</w:t>
      </w:r>
    </w:p>
    <w:p w:rsidR="00F80760" w:rsidRDefault="00F80760">
      <w:proofErr w:type="gramStart"/>
      <w:r>
        <w:t>public</w:t>
      </w:r>
      <w:proofErr w:type="gramEnd"/>
      <w:r>
        <w:t xml:space="preserve"> </w:t>
      </w:r>
    </w:p>
    <w:p w:rsidR="00F80760" w:rsidRDefault="006020F6">
      <w:pPr>
        <w:pStyle w:val="BodyText"/>
      </w:pPr>
      <w:hyperlink r:id="rId736" w:anchor="instance-method-bind">
        <w:r w:rsidR="00F80760">
          <w:rPr>
            <w:rStyle w:val="Hyperlink"/>
          </w:rPr>
          <w:t>bind</w:t>
        </w:r>
      </w:hyperlink>
      <w:r w:rsidR="00F80760">
        <w:t>(</w:t>
      </w:r>
      <w:proofErr w:type="gramStart"/>
      <w:r w:rsidR="00F80760">
        <w:t>outUrl</w:t>
      </w:r>
      <w:proofErr w:type="gramEnd"/>
      <w:r w:rsidR="00F80760">
        <w:t xml:space="preserve">: URL, inUrl: URL, target: </w:t>
      </w:r>
      <w:hyperlink r:id="rId737">
        <w:r w:rsidR="00F80760">
          <w:rPr>
            <w:rStyle w:val="Hyperlink"/>
          </w:rPr>
          <w:t>MiniBus</w:t>
        </w:r>
      </w:hyperlink>
      <w:r w:rsidR="00F80760">
        <w:t>): Bound</w:t>
      </w:r>
    </w:p>
    <w:p w:rsidR="00F80760" w:rsidRDefault="00F80760">
      <w:pPr>
        <w:pStyle w:val="BodyText"/>
      </w:pPr>
      <w:proofErr w:type="gramStart"/>
      <w:r>
        <w:t>Helper method to bind listeners (in both directions) into other MiniBus target.</w:t>
      </w:r>
      <w:proofErr w:type="gramEnd"/>
    </w:p>
    <w:p w:rsidR="00F80760" w:rsidRDefault="00F80760">
      <w:proofErr w:type="gramStart"/>
      <w:r>
        <w:t>public</w:t>
      </w:r>
      <w:proofErr w:type="gramEnd"/>
      <w:r>
        <w:t xml:space="preserve"> </w:t>
      </w:r>
    </w:p>
    <w:p w:rsidR="00F80760" w:rsidRDefault="006020F6">
      <w:pPr>
        <w:pStyle w:val="BodyText"/>
      </w:pPr>
      <w:hyperlink r:id="rId738" w:anchor="instance-method-postMessage">
        <w:r w:rsidR="00F80760">
          <w:rPr>
            <w:rStyle w:val="Hyperlink"/>
          </w:rPr>
          <w:t>postMessage</w:t>
        </w:r>
      </w:hyperlink>
      <w:r w:rsidR="00F80760">
        <w:t>(</w:t>
      </w:r>
      <w:proofErr w:type="gramStart"/>
      <w:r w:rsidR="00F80760">
        <w:t>msg</w:t>
      </w:r>
      <w:proofErr w:type="gramEnd"/>
      <w:r w:rsidR="00F80760">
        <w:t xml:space="preserve">: Message, responseCallback: </w:t>
      </w:r>
      <w:hyperlink r:id="rId739">
        <w:r w:rsidR="00F80760">
          <w:rPr>
            <w:rStyle w:val="Hyperlink"/>
          </w:rPr>
          <w:t>Function</w:t>
        </w:r>
      </w:hyperlink>
      <w:r w:rsidR="00F80760">
        <w:t xml:space="preserve">): </w:t>
      </w:r>
      <w:hyperlink r:id="rId740">
        <w:r w:rsidR="00F80760">
          <w:rPr>
            <w:rStyle w:val="Hyperlink"/>
          </w:rPr>
          <w:t>number</w:t>
        </w:r>
      </w:hyperlink>
    </w:p>
    <w:p w:rsidR="00F80760" w:rsidRDefault="00F80760">
      <w:pPr>
        <w:pStyle w:val="BodyText"/>
      </w:pPr>
      <w:r>
        <w:t>Send messages to local listeners, or if not exists to external listeners.</w:t>
      </w:r>
    </w:p>
    <w:p w:rsidR="00F80760" w:rsidRDefault="00F80760">
      <w:proofErr w:type="gramStart"/>
      <w:r>
        <w:t>public</w:t>
      </w:r>
      <w:proofErr w:type="gramEnd"/>
      <w:r>
        <w:t xml:space="preserve"> </w:t>
      </w:r>
    </w:p>
    <w:p w:rsidR="00F80760" w:rsidRDefault="006020F6">
      <w:pPr>
        <w:pStyle w:val="BodyText"/>
      </w:pPr>
      <w:hyperlink r:id="rId741" w:anchor="instance-method-removeAllListenersOf">
        <w:r w:rsidR="00F80760">
          <w:rPr>
            <w:rStyle w:val="Hyperlink"/>
          </w:rPr>
          <w:t>removeAllListenersOf</w:t>
        </w:r>
      </w:hyperlink>
      <w:r w:rsidR="00F80760">
        <w:t>(</w:t>
      </w:r>
      <w:proofErr w:type="gramStart"/>
      <w:r w:rsidR="00F80760">
        <w:t>url</w:t>
      </w:r>
      <w:proofErr w:type="gramEnd"/>
      <w:r w:rsidR="00F80760">
        <w:t>: URL)</w:t>
      </w:r>
    </w:p>
    <w:p w:rsidR="00F80760" w:rsidRDefault="00F80760">
      <w:pPr>
        <w:pStyle w:val="BodyText"/>
      </w:pPr>
      <w:r>
        <w:t>Remove all existent listeners for the URL</w:t>
      </w:r>
    </w:p>
    <w:p w:rsidR="00F80760" w:rsidRDefault="00F80760">
      <w:proofErr w:type="gramStart"/>
      <w:r>
        <w:t>public</w:t>
      </w:r>
      <w:proofErr w:type="gramEnd"/>
      <w:r>
        <w:t xml:space="preserve"> </w:t>
      </w:r>
    </w:p>
    <w:p w:rsidR="00F80760" w:rsidRDefault="006020F6">
      <w:pPr>
        <w:pStyle w:val="BodyText"/>
      </w:pPr>
      <w:hyperlink r:id="rId742" w:anchor="instance-method-removeResponseListener">
        <w:r w:rsidR="00F80760">
          <w:rPr>
            <w:rStyle w:val="Hyperlink"/>
          </w:rPr>
          <w:t>removeResponseListener</w:t>
        </w:r>
      </w:hyperlink>
      <w:r w:rsidR="00F80760">
        <w:t>(</w:t>
      </w:r>
      <w:proofErr w:type="gramStart"/>
      <w:r w:rsidR="00F80760">
        <w:t>url</w:t>
      </w:r>
      <w:proofErr w:type="gramEnd"/>
      <w:r w:rsidR="00F80760">
        <w:t xml:space="preserve">: URL, msgId: </w:t>
      </w:r>
      <w:hyperlink r:id="rId743">
        <w:r w:rsidR="00F80760">
          <w:rPr>
            <w:rStyle w:val="Hyperlink"/>
          </w:rPr>
          <w:t>number</w:t>
        </w:r>
      </w:hyperlink>
      <w:r w:rsidR="00F80760">
        <w:t>)</w:t>
      </w:r>
    </w:p>
    <w:p w:rsidR="00F80760" w:rsidRDefault="00F80760">
      <w:pPr>
        <w:pStyle w:val="BodyText"/>
      </w:pPr>
      <w:r>
        <w:t>Remove the response listener.</w:t>
      </w:r>
    </w:p>
    <w:p w:rsidR="00F80760" w:rsidRDefault="00F80760">
      <w:r>
        <w:t xml:space="preserve"> From class </w:t>
      </w:r>
      <w:hyperlink r:id="rId744">
        <w:r>
          <w:rPr>
            <w:rStyle w:val="Hyperlink"/>
          </w:rPr>
          <w:t>MiniBus</w:t>
        </w:r>
      </w:hyperlink>
      <w:r>
        <w:t xml:space="preserve"> public </w:t>
      </w:r>
    </w:p>
    <w:p w:rsidR="00F80760" w:rsidRDefault="006020F6">
      <w:pPr>
        <w:pStyle w:val="BodyText"/>
      </w:pPr>
      <w:hyperlink r:id="rId745" w:anchor="instance-method-postMessage">
        <w:r w:rsidR="00F80760">
          <w:rPr>
            <w:rStyle w:val="Hyperlink"/>
          </w:rPr>
          <w:t>postMessage</w:t>
        </w:r>
      </w:hyperlink>
      <w:r w:rsidR="00F80760">
        <w:t>(</w:t>
      </w:r>
      <w:proofErr w:type="gramStart"/>
      <w:r w:rsidR="00F80760">
        <w:t>inMsg</w:t>
      </w:r>
      <w:proofErr w:type="gramEnd"/>
      <w:r w:rsidR="00F80760">
        <w:t>: *, responseCallback: *): *</w:t>
      </w:r>
    </w:p>
    <w:p w:rsidR="00F80760" w:rsidRDefault="00F80760" w:rsidP="00F80760">
      <w:pPr>
        <w:pStyle w:val="Heading2"/>
        <w:numPr>
          <w:ilvl w:val="2"/>
          <w:numId w:val="3"/>
        </w:numPr>
        <w:pBdr>
          <w:bottom w:val="none" w:sz="0" w:space="0" w:color="auto"/>
        </w:pBdr>
      </w:pPr>
      <w:bookmarkStart w:id="852" w:name="_Toc443159526"/>
      <w:r>
        <w:t>Public Constructors</w:t>
      </w:r>
      <w:bookmarkEnd w:id="852"/>
    </w:p>
    <w:p w:rsidR="00F80760" w:rsidRDefault="00F80760" w:rsidP="00F80760">
      <w:pPr>
        <w:pStyle w:val="Heading3"/>
        <w:numPr>
          <w:ilvl w:val="3"/>
          <w:numId w:val="3"/>
        </w:numPr>
        <w:pBdr>
          <w:bottom w:val="none" w:sz="0" w:space="0" w:color="auto"/>
        </w:pBdr>
      </w:pPr>
      <w:bookmarkStart w:id="853" w:name="_Toc443159527"/>
      <w:proofErr w:type="gramStart"/>
      <w:r>
        <w:t>public</w:t>
      </w:r>
      <w:proofErr w:type="gramEnd"/>
      <w:r>
        <w:t xml:space="preserve"> constructor  </w:t>
      </w:r>
      <w:hyperlink r:id="rId746" w:anchor="lineNumber11">
        <w:r>
          <w:rPr>
            <w:rStyle w:val="Hyperlink"/>
          </w:rPr>
          <w:t>source</w:t>
        </w:r>
        <w:bookmarkEnd w:id="853"/>
      </w:hyperlink>
      <w:r>
        <w:t xml:space="preserve"> </w:t>
      </w:r>
    </w:p>
    <w:p w:rsidR="00F80760" w:rsidRDefault="00F80760" w:rsidP="00F80760">
      <w:pPr>
        <w:pStyle w:val="Heading4"/>
        <w:numPr>
          <w:ilvl w:val="4"/>
          <w:numId w:val="3"/>
        </w:numPr>
      </w:pPr>
      <w:r>
        <w:t>Override:</w:t>
      </w:r>
    </w:p>
    <w:p w:rsidR="00F80760" w:rsidRDefault="006020F6">
      <w:hyperlink r:id="rId747" w:anchor="instance-constructor-constructor">
        <w:r w:rsidR="00F80760">
          <w:rPr>
            <w:rStyle w:val="Hyperlink"/>
          </w:rPr>
          <w:t>MiniBus#constructor</w:t>
        </w:r>
      </w:hyperlink>
    </w:p>
    <w:p w:rsidR="00F80760" w:rsidRDefault="00F80760" w:rsidP="00F80760">
      <w:pPr>
        <w:pStyle w:val="Heading2"/>
        <w:numPr>
          <w:ilvl w:val="2"/>
          <w:numId w:val="3"/>
        </w:numPr>
        <w:pBdr>
          <w:bottom w:val="none" w:sz="0" w:space="0" w:color="auto"/>
        </w:pBdr>
      </w:pPr>
      <w:bookmarkStart w:id="854" w:name="public-methods"/>
      <w:bookmarkStart w:id="855" w:name="_Toc443159528"/>
      <w:bookmarkEnd w:id="854"/>
      <w:r>
        <w:t>Public Methods</w:t>
      </w:r>
      <w:bookmarkEnd w:id="855"/>
    </w:p>
    <w:p w:rsidR="00F80760" w:rsidRDefault="00F80760" w:rsidP="00F80760">
      <w:pPr>
        <w:pStyle w:val="Heading3"/>
        <w:numPr>
          <w:ilvl w:val="3"/>
          <w:numId w:val="3"/>
        </w:numPr>
        <w:pBdr>
          <w:bottom w:val="none" w:sz="0" w:space="0" w:color="auto"/>
        </w:pBdr>
      </w:pPr>
      <w:bookmarkStart w:id="856" w:name="instance-method-deployComponent"/>
      <w:bookmarkStart w:id="857" w:name="_Toc443159529"/>
      <w:bookmarkEnd w:id="856"/>
      <w:r>
        <w:t xml:space="preserve">public deployComponent(componentSourceCode: </w:t>
      </w:r>
      <w:hyperlink r:id="rId748">
        <w:r>
          <w:rPr>
            <w:rStyle w:val="Hyperlink"/>
          </w:rPr>
          <w:t>string</w:t>
        </w:r>
      </w:hyperlink>
      <w:r>
        <w:t xml:space="preserve">, componentURL: URL, configuration: Config): </w:t>
      </w:r>
      <w:hyperlink r:id="rId749">
        <w:r>
          <w:rPr>
            <w:rStyle w:val="Hyperlink"/>
          </w:rPr>
          <w:t>Promise</w:t>
        </w:r>
      </w:hyperlink>
      <w:r>
        <w:t>&lt;</w:t>
      </w:r>
      <w:hyperlink r:id="rId750">
        <w:r>
          <w:rPr>
            <w:rStyle w:val="Hyperlink"/>
          </w:rPr>
          <w:t>string</w:t>
        </w:r>
      </w:hyperlink>
      <w:r>
        <w:t xml:space="preserve">&gt;  </w:t>
      </w:r>
      <w:hyperlink r:id="rId751" w:anchor="lineNumber29">
        <w:r>
          <w:rPr>
            <w:rStyle w:val="Hyperlink"/>
          </w:rPr>
          <w:t>source</w:t>
        </w:r>
        <w:bookmarkEnd w:id="857"/>
      </w:hyperlink>
      <w:r>
        <w:t xml:space="preserve"> </w:t>
      </w:r>
    </w:p>
    <w:p w:rsidR="00F80760" w:rsidRDefault="00F80760">
      <w:r>
        <w:t>Deploy an instance of the component into the sandbox.</w:t>
      </w:r>
    </w:p>
    <w:p w:rsidR="00F80760" w:rsidRDefault="00F80760" w:rsidP="00F80760">
      <w:pPr>
        <w:pStyle w:val="Heading4"/>
        <w:numPr>
          <w:ilvl w:val="4"/>
          <w:numId w:val="3"/>
        </w:numPr>
      </w:pPr>
      <w:r>
        <w:t>Params:</w:t>
      </w:r>
    </w:p>
    <w:p w:rsidR="00F80760" w:rsidRPr="00F80760" w:rsidRDefault="00F80760">
      <w:pPr>
        <w:rPr>
          <w:lang w:val="fr-FR"/>
        </w:rPr>
      </w:pPr>
      <w:r w:rsidRPr="00F80760">
        <w:rPr>
          <w:lang w:val="fr-FR"/>
        </w:rPr>
        <w:t xml:space="preserve">Name Type Attribute Description componentSourceCode </w:t>
      </w:r>
      <w:hyperlink r:id="rId752">
        <w:r w:rsidRPr="00F80760">
          <w:rPr>
            <w:rStyle w:val="Hyperlink"/>
            <w:lang w:val="fr-FR"/>
          </w:rPr>
          <w:t>string</w:t>
        </w:r>
      </w:hyperlink>
      <w:r w:rsidRPr="00F80760">
        <w:rPr>
          <w:lang w:val="fr-FR"/>
        </w:rPr>
        <w:t xml:space="preserve"> Component source code (Hyperty, ProtoStub, etc)</w:t>
      </w:r>
    </w:p>
    <w:p w:rsidR="00F80760" w:rsidRDefault="00F80760">
      <w:pPr>
        <w:pStyle w:val="BodyText"/>
      </w:pPr>
      <w:proofErr w:type="gramStart"/>
      <w:r>
        <w:t>componentURL</w:t>
      </w:r>
      <w:proofErr w:type="gramEnd"/>
      <w:r>
        <w:t xml:space="preserve"> URL Hyperty, ProtoStub, or any other component address.</w:t>
      </w:r>
    </w:p>
    <w:p w:rsidR="00F80760" w:rsidRDefault="00F80760">
      <w:pPr>
        <w:pStyle w:val="BodyText"/>
      </w:pPr>
      <w:proofErr w:type="gramStart"/>
      <w:r>
        <w:lastRenderedPageBreak/>
        <w:t>configuration</w:t>
      </w:r>
      <w:proofErr w:type="gramEnd"/>
      <w:r>
        <w:t xml:space="preserve"> Config Config parameters of the component</w:t>
      </w:r>
    </w:p>
    <w:p w:rsidR="00F80760" w:rsidRDefault="00F80760" w:rsidP="00F80760">
      <w:pPr>
        <w:pStyle w:val="Heading4"/>
        <w:numPr>
          <w:ilvl w:val="4"/>
          <w:numId w:val="3"/>
        </w:numPr>
      </w:pPr>
      <w:bookmarkStart w:id="858" w:name="return-66"/>
      <w:bookmarkEnd w:id="858"/>
      <w:r>
        <w:t>Return:</w:t>
      </w:r>
    </w:p>
    <w:tbl>
      <w:tblPr>
        <w:tblW w:w="5000" w:type="pct"/>
        <w:tblLook w:val="04A0"/>
      </w:tblPr>
      <w:tblGrid>
        <w:gridCol w:w="5295"/>
        <w:gridCol w:w="3992"/>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w:t>
            </w:r>
            <w:r>
              <w:fldChar w:fldCharType="begin"/>
            </w:r>
            <w:r w:rsidR="00F80760">
              <w:instrText>HYPERLINK \h</w:instrText>
            </w:r>
            <w:r>
              <w:fldChar w:fldCharType="separate"/>
            </w:r>
            <w:r w:rsidR="00F80760">
              <w:rPr>
                <w:b/>
                <w:bCs/>
                <w:lang w:val="en-US"/>
              </w:rPr>
              <w:t>Error! Hyperlink reference not valid.</w:t>
            </w:r>
            <w:r>
              <w:fldChar w:fldCharType="end"/>
            </w:r>
            <w:r w:rsidR="00F80760">
              <w:t>&gt;</w:t>
            </w:r>
          </w:p>
        </w:tc>
        <w:tc>
          <w:tcPr>
            <w:tcW w:w="0" w:type="auto"/>
          </w:tcPr>
          <w:p w:rsidR="00F80760" w:rsidRDefault="00F80760">
            <w:pPr>
              <w:jc w:val="left"/>
            </w:pPr>
            <w:r>
              <w:t>return deployed if successful, or any other string with an error</w:t>
            </w:r>
          </w:p>
        </w:tc>
      </w:tr>
    </w:tbl>
    <w:p w:rsidR="00F80760" w:rsidRDefault="00F80760" w:rsidP="00F80760">
      <w:pPr>
        <w:pStyle w:val="Heading3"/>
        <w:numPr>
          <w:ilvl w:val="3"/>
          <w:numId w:val="3"/>
        </w:numPr>
        <w:pBdr>
          <w:bottom w:val="none" w:sz="0" w:space="0" w:color="auto"/>
        </w:pBdr>
      </w:pPr>
      <w:bookmarkStart w:id="859" w:name="instance-method-removeComponent"/>
      <w:bookmarkStart w:id="860" w:name="_Toc443159530"/>
      <w:bookmarkEnd w:id="859"/>
      <w:proofErr w:type="gramStart"/>
      <w:r>
        <w:t>public</w:t>
      </w:r>
      <w:proofErr w:type="gramEnd"/>
      <w:r>
        <w:t xml:space="preserve"> removeComponent(componentURL: URL): </w:t>
      </w:r>
      <w:hyperlink r:id="rId753">
        <w:r>
          <w:rPr>
            <w:rStyle w:val="Hyperlink"/>
          </w:rPr>
          <w:t>Promise</w:t>
        </w:r>
      </w:hyperlink>
      <w:r>
        <w:t>&lt;</w:t>
      </w:r>
      <w:hyperlink r:id="rId754">
        <w:r>
          <w:rPr>
            <w:rStyle w:val="Hyperlink"/>
          </w:rPr>
          <w:t>string</w:t>
        </w:r>
      </w:hyperlink>
      <w:r>
        <w:t xml:space="preserve">&gt;  </w:t>
      </w:r>
      <w:hyperlink r:id="rId755" w:anchor="lineNumber62">
        <w:r>
          <w:rPr>
            <w:rStyle w:val="Hyperlink"/>
          </w:rPr>
          <w:t>source</w:t>
        </w:r>
        <w:bookmarkEnd w:id="860"/>
      </w:hyperlink>
      <w:r>
        <w:t xml:space="preserve"> </w:t>
      </w:r>
    </w:p>
    <w:p w:rsidR="00F80760" w:rsidRDefault="00F80760">
      <w:r>
        <w:t>Remove the instance of a previously deployed component.</w:t>
      </w:r>
    </w:p>
    <w:p w:rsidR="00F80760" w:rsidRDefault="00F80760" w:rsidP="00F80760">
      <w:pPr>
        <w:pStyle w:val="Heading4"/>
        <w:numPr>
          <w:ilvl w:val="4"/>
          <w:numId w:val="3"/>
        </w:numPr>
      </w:pPr>
      <w:bookmarkStart w:id="861" w:name="params-1"/>
      <w:bookmarkEnd w:id="861"/>
      <w:r>
        <w:t>Params:</w:t>
      </w:r>
    </w:p>
    <w:p w:rsidR="00F80760" w:rsidRDefault="00F80760">
      <w:r>
        <w:t>Name Type Attribute Description componentURL URL Hyperty, ProtoStub, or any other component address.</w:t>
      </w:r>
    </w:p>
    <w:p w:rsidR="00F80760" w:rsidRDefault="00F80760" w:rsidP="00F80760">
      <w:pPr>
        <w:pStyle w:val="Heading4"/>
        <w:numPr>
          <w:ilvl w:val="4"/>
          <w:numId w:val="3"/>
        </w:numPr>
      </w:pPr>
      <w:bookmarkStart w:id="862" w:name="return-67"/>
      <w:bookmarkEnd w:id="862"/>
      <w:r>
        <w:t>Return:</w:t>
      </w:r>
    </w:p>
    <w:tbl>
      <w:tblPr>
        <w:tblW w:w="5000" w:type="pct"/>
        <w:tblLook w:val="04A0"/>
      </w:tblPr>
      <w:tblGrid>
        <w:gridCol w:w="5189"/>
        <w:gridCol w:w="4098"/>
      </w:tblGrid>
      <w:tr w:rsidR="00F80760">
        <w:tc>
          <w:tcPr>
            <w:tcW w:w="0" w:type="auto"/>
          </w:tcPr>
          <w:p w:rsidR="00F80760" w:rsidRDefault="006020F6">
            <w:pPr>
              <w:jc w:val="left"/>
            </w:pPr>
            <w:r>
              <w:fldChar w:fldCharType="begin"/>
            </w:r>
            <w:r w:rsidR="00F80760">
              <w:instrText>HYPERLINK \h</w:instrText>
            </w:r>
            <w:r>
              <w:fldChar w:fldCharType="separate"/>
            </w:r>
            <w:r w:rsidR="00F80760">
              <w:rPr>
                <w:b/>
                <w:bCs/>
                <w:lang w:val="en-US"/>
              </w:rPr>
              <w:t>Error! Hyperlink reference not valid.</w:t>
            </w:r>
            <w:r>
              <w:fldChar w:fldCharType="end"/>
            </w:r>
            <w:r w:rsidR="00F80760">
              <w:t>&lt;/s pan&gt;&lt;</w:t>
            </w:r>
            <w:r>
              <w:fldChar w:fldCharType="begin"/>
            </w:r>
            <w:r w:rsidR="00F80760">
              <w:instrText>HYPERLINK \h</w:instrText>
            </w:r>
            <w:r>
              <w:fldChar w:fldCharType="separate"/>
            </w:r>
            <w:r w:rsidR="00F80760">
              <w:rPr>
                <w:b/>
                <w:bCs/>
                <w:lang w:val="en-US"/>
              </w:rPr>
              <w:t>Error! Hyperlink reference not valid.</w:t>
            </w:r>
            <w:r>
              <w:fldChar w:fldCharType="end"/>
            </w:r>
            <w:r w:rsidR="00F80760">
              <w:t>&gt;</w:t>
            </w:r>
          </w:p>
        </w:tc>
        <w:tc>
          <w:tcPr>
            <w:tcW w:w="0" w:type="auto"/>
          </w:tcPr>
          <w:p w:rsidR="00F80760" w:rsidRDefault="00F80760">
            <w:pPr>
              <w:jc w:val="left"/>
            </w:pPr>
            <w:r>
              <w:t>return undeployed if successful, or any other string with an error</w:t>
            </w:r>
          </w:p>
        </w:tc>
      </w:tr>
    </w:tbl>
    <w:p w:rsidR="00F80760" w:rsidRDefault="00F80760">
      <w:r>
        <w:t xml:space="preserve">Generated by </w:t>
      </w:r>
      <w:hyperlink r:id="rId756">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63" w:name="sandboxregistry"/>
      <w:bookmarkStart w:id="864" w:name="_Toc443159531"/>
      <w:bookmarkEnd w:id="863"/>
      <w:r>
        <w:t>SandboxRegistry</w:t>
      </w:r>
      <w:bookmarkEnd w:id="864"/>
    </w:p>
    <w:p w:rsidR="00F80760" w:rsidRDefault="00F80760" w:rsidP="00F80760">
      <w:pPr>
        <w:pStyle w:val="Heading2"/>
        <w:numPr>
          <w:ilvl w:val="2"/>
          <w:numId w:val="3"/>
        </w:numPr>
        <w:pBdr>
          <w:bottom w:val="none" w:sz="0" w:space="0" w:color="auto"/>
        </w:pBdr>
      </w:pPr>
      <w:bookmarkStart w:id="865" w:name="constructor-summary-20"/>
      <w:bookmarkStart w:id="866" w:name="_Toc443159532"/>
      <w:bookmarkEnd w:id="865"/>
      <w:r>
        <w:t>Constructor Summary</w:t>
      </w:r>
      <w:bookmarkEnd w:id="866"/>
    </w:p>
    <w:p w:rsidR="00F80760" w:rsidRDefault="00F80760">
      <w:r>
        <w:t xml:space="preserve">Public Constructor public </w:t>
      </w:r>
    </w:p>
    <w:p w:rsidR="00F80760" w:rsidRDefault="006020F6">
      <w:pPr>
        <w:pStyle w:val="BodyText"/>
      </w:pPr>
      <w:hyperlink r:id="rId757" w:anchor="instance-constructor-constructor">
        <w:r w:rsidR="00F80760">
          <w:rPr>
            <w:rStyle w:val="Hyperlink"/>
          </w:rPr>
          <w:t>constructor</w:t>
        </w:r>
      </w:hyperlink>
      <w:r w:rsidR="00F80760">
        <w:t>(</w:t>
      </w:r>
      <w:proofErr w:type="gramStart"/>
      <w:r w:rsidR="00F80760">
        <w:t>bus</w:t>
      </w:r>
      <w:proofErr w:type="gramEnd"/>
      <w:r w:rsidR="00F80760">
        <w:t>: *)</w:t>
      </w:r>
    </w:p>
    <w:p w:rsidR="00F80760" w:rsidRDefault="00F80760" w:rsidP="00F80760">
      <w:pPr>
        <w:pStyle w:val="Heading2"/>
        <w:numPr>
          <w:ilvl w:val="2"/>
          <w:numId w:val="3"/>
        </w:numPr>
        <w:pBdr>
          <w:bottom w:val="none" w:sz="0" w:space="0" w:color="auto"/>
        </w:pBdr>
      </w:pPr>
      <w:bookmarkStart w:id="867" w:name="member-summary-12"/>
      <w:bookmarkStart w:id="868" w:name="_Toc443159533"/>
      <w:bookmarkEnd w:id="867"/>
      <w:r>
        <w:t>Member Summary</w:t>
      </w:r>
      <w:bookmarkEnd w:id="868"/>
    </w:p>
    <w:p w:rsidR="00F80760" w:rsidRDefault="00F80760">
      <w:r>
        <w:t xml:space="preserve">Public Members public get </w:t>
      </w:r>
    </w:p>
    <w:p w:rsidR="00F80760" w:rsidRDefault="006020F6">
      <w:pPr>
        <w:pStyle w:val="BodyText"/>
      </w:pPr>
      <w:hyperlink r:id="rId758" w:anchor="instance-get-components">
        <w:r w:rsidR="00F80760">
          <w:rPr>
            <w:rStyle w:val="Hyperlink"/>
          </w:rPr>
          <w:t>components</w:t>
        </w:r>
      </w:hyperlink>
      <w:r w:rsidR="00F80760">
        <w:t>: *</w:t>
      </w:r>
    </w:p>
    <w:p w:rsidR="00F80760" w:rsidRDefault="00F80760" w:rsidP="00F80760">
      <w:pPr>
        <w:pStyle w:val="Heading2"/>
        <w:numPr>
          <w:ilvl w:val="2"/>
          <w:numId w:val="3"/>
        </w:numPr>
        <w:pBdr>
          <w:bottom w:val="none" w:sz="0" w:space="0" w:color="auto"/>
        </w:pBdr>
      </w:pPr>
      <w:bookmarkStart w:id="869" w:name="_Toc443159534"/>
      <w:r>
        <w:t>Public Constructors</w:t>
      </w:r>
      <w:bookmarkEnd w:id="869"/>
    </w:p>
    <w:p w:rsidR="00F80760" w:rsidRDefault="00F80760" w:rsidP="00F80760">
      <w:pPr>
        <w:pStyle w:val="Heading3"/>
        <w:numPr>
          <w:ilvl w:val="3"/>
          <w:numId w:val="3"/>
        </w:numPr>
        <w:pBdr>
          <w:bottom w:val="none" w:sz="0" w:space="0" w:color="auto"/>
        </w:pBdr>
      </w:pPr>
      <w:bookmarkStart w:id="870" w:name="_Toc443159535"/>
      <w:proofErr w:type="gramStart"/>
      <w:r>
        <w:t>public</w:t>
      </w:r>
      <w:proofErr w:type="gramEnd"/>
      <w:r>
        <w:t xml:space="preserve"> constructor(bus: *)  </w:t>
      </w:r>
      <w:hyperlink r:id="rId759" w:anchor="lineNumber13">
        <w:r>
          <w:rPr>
            <w:rStyle w:val="Hyperlink"/>
          </w:rPr>
          <w:t>source</w:t>
        </w:r>
        <w:bookmarkEnd w:id="870"/>
      </w:hyperlink>
      <w:r>
        <w:t xml:space="preserve"> </w:t>
      </w:r>
    </w:p>
    <w:p w:rsidR="00F80760" w:rsidRDefault="00F80760" w:rsidP="00F80760">
      <w:pPr>
        <w:pStyle w:val="Heading4"/>
        <w:numPr>
          <w:ilvl w:val="4"/>
          <w:numId w:val="3"/>
        </w:numPr>
      </w:pPr>
      <w:r>
        <w:t>Params:</w:t>
      </w:r>
    </w:p>
    <w:p w:rsidR="00F80760" w:rsidRDefault="00F80760">
      <w:r>
        <w:t>Name Type Attribute Description bus *</w:t>
      </w:r>
    </w:p>
    <w:p w:rsidR="00F80760" w:rsidRDefault="00F80760" w:rsidP="00F80760">
      <w:pPr>
        <w:pStyle w:val="Heading2"/>
        <w:numPr>
          <w:ilvl w:val="2"/>
          <w:numId w:val="3"/>
        </w:numPr>
        <w:pBdr>
          <w:bottom w:val="none" w:sz="0" w:space="0" w:color="auto"/>
        </w:pBdr>
      </w:pPr>
      <w:bookmarkStart w:id="871" w:name="_Toc443159536"/>
      <w:r>
        <w:t>Public Members</w:t>
      </w:r>
      <w:bookmarkEnd w:id="871"/>
    </w:p>
    <w:p w:rsidR="00F80760" w:rsidRDefault="00F80760" w:rsidP="00F80760">
      <w:pPr>
        <w:pStyle w:val="Heading3"/>
        <w:numPr>
          <w:ilvl w:val="3"/>
          <w:numId w:val="3"/>
        </w:numPr>
        <w:pBdr>
          <w:bottom w:val="none" w:sz="0" w:space="0" w:color="auto"/>
        </w:pBdr>
      </w:pPr>
      <w:bookmarkStart w:id="872" w:name="instance-get-components"/>
      <w:bookmarkStart w:id="873" w:name="_Toc443159537"/>
      <w:bookmarkEnd w:id="872"/>
      <w:proofErr w:type="gramStart"/>
      <w:r>
        <w:t>public</w:t>
      </w:r>
      <w:proofErr w:type="gramEnd"/>
      <w:r>
        <w:t xml:space="preserve"> get components: *  </w:t>
      </w:r>
      <w:hyperlink r:id="rId760" w:anchor="lineNumber36">
        <w:r>
          <w:rPr>
            <w:rStyle w:val="Hyperlink"/>
          </w:rPr>
          <w:t>source</w:t>
        </w:r>
        <w:bookmarkEnd w:id="873"/>
      </w:hyperlink>
      <w:r>
        <w:t xml:space="preserve"> </w:t>
      </w:r>
    </w:p>
    <w:p w:rsidR="00F80760" w:rsidRDefault="00F80760">
      <w:r>
        <w:t xml:space="preserve">Generated by </w:t>
      </w:r>
      <w:hyperlink r:id="rId761">
        <w:r>
          <w:rPr>
            <w:rStyle w:val="Hyperlink"/>
          </w:rPr>
          <w:t>ESDoc(0.4.4)</w:t>
        </w:r>
      </w:hyperlink>
    </w:p>
    <w:p w:rsidR="00F80760" w:rsidRDefault="00F80760" w:rsidP="00F80760">
      <w:pPr>
        <w:pStyle w:val="Heading1"/>
        <w:pageBreakBefore w:val="0"/>
        <w:numPr>
          <w:ilvl w:val="1"/>
          <w:numId w:val="3"/>
        </w:numPr>
        <w:pBdr>
          <w:bottom w:val="none" w:sz="0" w:space="0" w:color="auto"/>
        </w:pBdr>
      </w:pPr>
      <w:bookmarkStart w:id="874" w:name="synchermanager"/>
      <w:bookmarkStart w:id="875" w:name="_Toc443159538"/>
      <w:bookmarkEnd w:id="874"/>
      <w:r>
        <w:t>SyncherManager</w:t>
      </w:r>
      <w:bookmarkEnd w:id="875"/>
    </w:p>
    <w:p w:rsidR="00F80760" w:rsidRDefault="00F80760" w:rsidP="00F80760">
      <w:pPr>
        <w:pStyle w:val="Heading2"/>
        <w:numPr>
          <w:ilvl w:val="2"/>
          <w:numId w:val="3"/>
        </w:numPr>
        <w:pBdr>
          <w:bottom w:val="none" w:sz="0" w:space="0" w:color="auto"/>
        </w:pBdr>
      </w:pPr>
      <w:bookmarkStart w:id="876" w:name="_Toc443159539"/>
      <w:r>
        <w:t>Constructor Summary</w:t>
      </w:r>
      <w:bookmarkEnd w:id="876"/>
    </w:p>
    <w:p w:rsidR="00F80760" w:rsidRDefault="00F80760">
      <w:r>
        <w:t xml:space="preserve">Public Constructor public </w:t>
      </w:r>
    </w:p>
    <w:p w:rsidR="00F80760" w:rsidRDefault="006020F6">
      <w:pPr>
        <w:pStyle w:val="BodyText"/>
      </w:pPr>
      <w:hyperlink r:id="rId762" w:anchor="instance-constructor-constructor">
        <w:r w:rsidR="00F80760">
          <w:rPr>
            <w:rStyle w:val="Hyperlink"/>
          </w:rPr>
          <w:t>constructor</w:t>
        </w:r>
      </w:hyperlink>
      <w:r w:rsidR="00F80760">
        <w:t>(</w:t>
      </w:r>
      <w:proofErr w:type="gramStart"/>
      <w:r w:rsidR="00F80760">
        <w:t>runtimeURL</w:t>
      </w:r>
      <w:proofErr w:type="gramEnd"/>
      <w:r w:rsidR="00F80760">
        <w:t>: *, bus: *, registry: *, catalog: *, allocator: *)</w:t>
      </w:r>
    </w:p>
    <w:p w:rsidR="00F80760" w:rsidRDefault="00F80760" w:rsidP="00F80760">
      <w:pPr>
        <w:pStyle w:val="Heading2"/>
        <w:numPr>
          <w:ilvl w:val="2"/>
          <w:numId w:val="3"/>
        </w:numPr>
        <w:pBdr>
          <w:bottom w:val="none" w:sz="0" w:space="0" w:color="auto"/>
        </w:pBdr>
      </w:pPr>
      <w:bookmarkStart w:id="877" w:name="member-summary-13"/>
      <w:bookmarkStart w:id="878" w:name="_Toc443159540"/>
      <w:bookmarkEnd w:id="877"/>
      <w:r>
        <w:t>Member Summary</w:t>
      </w:r>
      <w:bookmarkEnd w:id="878"/>
    </w:p>
    <w:p w:rsidR="00F80760" w:rsidRDefault="00F80760">
      <w:r>
        <w:t xml:space="preserve">Public Members public get </w:t>
      </w:r>
    </w:p>
    <w:p w:rsidR="00F80760" w:rsidRDefault="006020F6">
      <w:pPr>
        <w:pStyle w:val="BodyText"/>
      </w:pPr>
      <w:hyperlink r:id="rId763" w:anchor="instance-get-url">
        <w:r w:rsidR="00F80760">
          <w:rPr>
            <w:rStyle w:val="Hyperlink"/>
          </w:rPr>
          <w:t>url</w:t>
        </w:r>
      </w:hyperlink>
      <w:r w:rsidR="00F80760">
        <w:t>: *</w:t>
      </w:r>
    </w:p>
    <w:p w:rsidR="00F80760" w:rsidRDefault="00F80760" w:rsidP="00F80760">
      <w:pPr>
        <w:pStyle w:val="Heading2"/>
        <w:numPr>
          <w:ilvl w:val="2"/>
          <w:numId w:val="3"/>
        </w:numPr>
        <w:pBdr>
          <w:bottom w:val="none" w:sz="0" w:space="0" w:color="auto"/>
        </w:pBdr>
      </w:pPr>
      <w:bookmarkStart w:id="879" w:name="public-constructors"/>
      <w:bookmarkStart w:id="880" w:name="_Toc443159541"/>
      <w:bookmarkEnd w:id="879"/>
      <w:r>
        <w:t>Public Constructors</w:t>
      </w:r>
      <w:bookmarkEnd w:id="880"/>
    </w:p>
    <w:p w:rsidR="00F80760" w:rsidRDefault="00F80760" w:rsidP="00F80760">
      <w:pPr>
        <w:pStyle w:val="Heading3"/>
        <w:numPr>
          <w:ilvl w:val="3"/>
          <w:numId w:val="3"/>
        </w:numPr>
        <w:pBdr>
          <w:bottom w:val="none" w:sz="0" w:space="0" w:color="auto"/>
        </w:pBdr>
      </w:pPr>
      <w:bookmarkStart w:id="881" w:name="instance-constructor-constructor"/>
      <w:bookmarkStart w:id="882" w:name="_Toc443159542"/>
      <w:bookmarkEnd w:id="881"/>
      <w:proofErr w:type="gramStart"/>
      <w:r>
        <w:t>public</w:t>
      </w:r>
      <w:proofErr w:type="gramEnd"/>
      <w:r>
        <w:t xml:space="preserve"> constructor(runtimeURL: *, bus: *, registry: *, catalog: *, allocator: *)  </w:t>
      </w:r>
      <w:hyperlink r:id="rId764" w:anchor="lineNumber18">
        <w:r>
          <w:rPr>
            <w:rStyle w:val="Hyperlink"/>
          </w:rPr>
          <w:t>source</w:t>
        </w:r>
        <w:bookmarkEnd w:id="882"/>
      </w:hyperlink>
      <w:r>
        <w:t xml:space="preserve"> </w:t>
      </w:r>
    </w:p>
    <w:p w:rsidR="00F80760" w:rsidRDefault="00F80760" w:rsidP="00F80760">
      <w:pPr>
        <w:pStyle w:val="Heading4"/>
        <w:numPr>
          <w:ilvl w:val="4"/>
          <w:numId w:val="3"/>
        </w:numPr>
      </w:pPr>
      <w:bookmarkStart w:id="883" w:name="params"/>
      <w:bookmarkEnd w:id="883"/>
      <w:r>
        <w:t>Params:</w:t>
      </w:r>
    </w:p>
    <w:p w:rsidR="00F80760" w:rsidRDefault="00F80760">
      <w:r>
        <w:t>Name Type Attribute Description runtimeURL * bus * registry * catalog * allocator *</w:t>
      </w:r>
    </w:p>
    <w:p w:rsidR="00F80760" w:rsidRDefault="00F80760" w:rsidP="00F80760">
      <w:pPr>
        <w:pStyle w:val="Heading2"/>
        <w:numPr>
          <w:ilvl w:val="2"/>
          <w:numId w:val="3"/>
        </w:numPr>
        <w:pBdr>
          <w:bottom w:val="none" w:sz="0" w:space="0" w:color="auto"/>
        </w:pBdr>
      </w:pPr>
      <w:bookmarkStart w:id="884" w:name="public-members"/>
      <w:bookmarkStart w:id="885" w:name="_Toc443159543"/>
      <w:bookmarkEnd w:id="884"/>
      <w:r>
        <w:t>Public Members</w:t>
      </w:r>
      <w:bookmarkEnd w:id="885"/>
    </w:p>
    <w:p w:rsidR="00F80760" w:rsidRDefault="00F80760" w:rsidP="00F80760">
      <w:pPr>
        <w:pStyle w:val="Heading3"/>
        <w:numPr>
          <w:ilvl w:val="3"/>
          <w:numId w:val="3"/>
        </w:numPr>
        <w:pBdr>
          <w:bottom w:val="none" w:sz="0" w:space="0" w:color="auto"/>
        </w:pBdr>
      </w:pPr>
      <w:bookmarkStart w:id="886" w:name="instance-get-url"/>
      <w:bookmarkStart w:id="887" w:name="_Toc443159544"/>
      <w:bookmarkEnd w:id="886"/>
      <w:proofErr w:type="gramStart"/>
      <w:r>
        <w:t>public</w:t>
      </w:r>
      <w:proofErr w:type="gramEnd"/>
      <w:r>
        <w:t xml:space="preserve"> get url: *  </w:t>
      </w:r>
      <w:hyperlink r:id="rId765" w:anchor="lineNumber50">
        <w:r>
          <w:rPr>
            <w:rStyle w:val="Hyperlink"/>
          </w:rPr>
          <w:t>source</w:t>
        </w:r>
        <w:bookmarkEnd w:id="887"/>
      </w:hyperlink>
      <w:r>
        <w:t xml:space="preserve"> </w:t>
      </w:r>
    </w:p>
    <w:p w:rsidR="00F80760" w:rsidRDefault="00F80760">
      <w:r>
        <w:t xml:space="preserve">Generated by </w:t>
      </w:r>
      <w:hyperlink r:id="rId766">
        <w:r>
          <w:rPr>
            <w:rStyle w:val="Hyperlink"/>
          </w:rPr>
          <w:t>ESDoc(0.4.4)</w:t>
        </w:r>
      </w:hyperlink>
    </w:p>
    <w:p w:rsidR="004D3FC1" w:rsidRDefault="006020F6" w:rsidP="004D3FC1">
      <w:pPr>
        <w:pStyle w:val="Annex1"/>
        <w:rPr>
          <w:rFonts w:cs="Arial"/>
        </w:rPr>
      </w:pPr>
      <w:r>
        <w:rPr>
          <w:rFonts w:cs="Arial"/>
        </w:rPr>
        <w:lastRenderedPageBreak/>
        <w:fldChar w:fldCharType="end"/>
      </w:r>
      <w:r w:rsidR="004D3FC1" w:rsidRPr="004D3FC1">
        <w:rPr>
          <w:rFonts w:asciiTheme="majorHAnsi" w:hAnsiTheme="majorHAnsi" w:cs="Arial"/>
          <w:szCs w:val="32"/>
        </w:rPr>
        <w:t xml:space="preserve"> </w:t>
      </w:r>
      <w:bookmarkStart w:id="888" w:name="_Toc443159545"/>
      <w:r w:rsidR="004D3FC1">
        <w:rPr>
          <w:rFonts w:asciiTheme="majorHAnsi" w:hAnsiTheme="majorHAnsi" w:cs="Arial"/>
          <w:szCs w:val="32"/>
        </w:rPr>
        <w:t xml:space="preserve">Hyperty Service Framework Components API </w:t>
      </w:r>
      <w:r w:rsidR="004D3FC1" w:rsidRPr="00DA4A61">
        <w:rPr>
          <w:rFonts w:cs="Arial"/>
        </w:rPr>
        <w:t>Documentation</w:t>
      </w:r>
      <w:bookmarkEnd w:id="888"/>
    </w:p>
    <w:p w:rsidR="004D3FC1" w:rsidRDefault="004D3FC1">
      <w:pPr>
        <w:rPr>
          <w:rFonts w:cs="Arial"/>
        </w:rPr>
      </w:pPr>
    </w:p>
    <w:sectPr w:rsidR="004D3FC1" w:rsidSect="00EB66F9">
      <w:headerReference w:type="even" r:id="rId767"/>
      <w:headerReference w:type="default" r:id="rId768"/>
      <w:footerReference w:type="even" r:id="rId769"/>
      <w:footerReference w:type="default" r:id="rId770"/>
      <w:headerReference w:type="first" r:id="rId771"/>
      <w:pgSz w:w="11907" w:h="16840" w:code="9"/>
      <w:pgMar w:top="1418" w:right="1418" w:bottom="1418" w:left="1418" w:header="567" w:footer="39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04CA" w:rsidRDefault="002904CA">
      <w:pPr>
        <w:spacing w:before="0" w:after="0"/>
      </w:pPr>
      <w:r>
        <w:separator/>
      </w:r>
    </w:p>
  </w:endnote>
  <w:endnote w:type="continuationSeparator" w:id="0">
    <w:p w:rsidR="002904CA" w:rsidRDefault="002904C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55 Roman">
    <w:altName w:val="Arial"/>
    <w:charset w:val="00"/>
    <w:family w:val="auto"/>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2E8" w:rsidRDefault="00D722E8" w:rsidP="002F6A15">
    <w:pPr>
      <w:pStyle w:val="Footer"/>
    </w:pPr>
    <w:r>
      <w:t xml:space="preserve">Page </w:t>
    </w:r>
    <w:fldSimple w:instr=" PAGE ">
      <w:r w:rsidR="000B0D7C">
        <w:rPr>
          <w:noProof/>
        </w:rPr>
        <w:t>52</w:t>
      </w:r>
    </w:fldSimple>
    <w:r>
      <w:t xml:space="preserve"> of (</w:t>
    </w:r>
    <w:fldSimple w:instr=" NUMPAGES ">
      <w:r w:rsidR="000B0D7C">
        <w:rPr>
          <w:noProof/>
        </w:rPr>
        <w:t>125</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2E8" w:rsidRDefault="00D722E8" w:rsidP="002F6A15">
    <w:pPr>
      <w:pStyle w:val="Footer"/>
    </w:pPr>
    <w:r>
      <w:t>© reTHINK consortium 2015</w:t>
    </w:r>
    <w:r>
      <w:tab/>
      <w:t xml:space="preserve">Page </w:t>
    </w:r>
    <w:fldSimple w:instr=" PAGE ">
      <w:r w:rsidR="000B0D7C">
        <w:rPr>
          <w:noProof/>
        </w:rPr>
        <w:t>53</w:t>
      </w:r>
    </w:fldSimple>
    <w:r>
      <w:t xml:space="preserve"> of (</w:t>
    </w:r>
    <w:fldSimple w:instr=" NUMPAGES ">
      <w:r w:rsidR="000B0D7C">
        <w:rPr>
          <w:noProof/>
        </w:rPr>
        <w:t>125</w:t>
      </w:r>
    </w:fldSimple>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04CA" w:rsidRDefault="002904CA">
      <w:pPr>
        <w:spacing w:before="0" w:after="0"/>
      </w:pPr>
      <w:r>
        <w:separator/>
      </w:r>
    </w:p>
  </w:footnote>
  <w:footnote w:type="continuationSeparator" w:id="0">
    <w:p w:rsidR="002904CA" w:rsidRDefault="002904CA">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2E8" w:rsidRDefault="00D722E8" w:rsidP="002F6A15">
    <w:pPr>
      <w:pStyle w:val="Header"/>
    </w:pPr>
    <w:r w:rsidRPr="001B28AC">
      <w:t>645342 — reTHINK — H2020-ICT-2014</w:t>
    </w:r>
    <w:r>
      <w:tab/>
      <w:t>Deliverable D3.1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2E8" w:rsidRDefault="00D722E8" w:rsidP="001236A2">
    <w:pPr>
      <w:pStyle w:val="Header"/>
    </w:pPr>
    <w:r>
      <w:t>Deliverable D3.1</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22E8" w:rsidRDefault="00D722E8"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AB4D798"/>
    <w:multiLevelType w:val="multilevel"/>
    <w:tmpl w:val="72049B3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C65B18E9"/>
    <w:multiLevelType w:val="multilevel"/>
    <w:tmpl w:val="62A01C7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995B4AC"/>
    <w:multiLevelType w:val="multilevel"/>
    <w:tmpl w:val="F5BA96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D38FD96B"/>
    <w:multiLevelType w:val="multilevel"/>
    <w:tmpl w:val="CC3256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9AB7EAE"/>
    <w:multiLevelType w:val="multilevel"/>
    <w:tmpl w:val="87EE5A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1CD504F"/>
    <w:multiLevelType w:val="multilevel"/>
    <w:tmpl w:val="49F4655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813E897"/>
    <w:multiLevelType w:val="multilevel"/>
    <w:tmpl w:val="793A09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F0EAF164"/>
    <w:multiLevelType w:val="multilevel"/>
    <w:tmpl w:val="366EA5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F2E9EE24"/>
    <w:multiLevelType w:val="multilevel"/>
    <w:tmpl w:val="B8005EC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0">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1">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2">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3">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4">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5">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6">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7">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0BDD6049"/>
    <w:multiLevelType w:val="hybridMultilevel"/>
    <w:tmpl w:val="3B84A4BA"/>
    <w:lvl w:ilvl="0" w:tplc="4EC6817E">
      <w:numFmt w:val="bullet"/>
      <w:pStyle w:val="ListParagraph"/>
      <w:lvlText w:val="-"/>
      <w:lvlJc w:val="left"/>
      <w:pPr>
        <w:tabs>
          <w:tab w:val="num" w:pos="11921"/>
        </w:tabs>
      </w:pPr>
      <w:rPr>
        <w:rFonts w:ascii="Helvetica 55 Roman" w:eastAsia="Times New Roman" w:hAnsi="Helvetica 55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C96CAF6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0C571455"/>
    <w:multiLevelType w:val="multilevel"/>
    <w:tmpl w:val="D25A672E"/>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2">
    <w:nsid w:val="172D3498"/>
    <w:multiLevelType w:val="multilevel"/>
    <w:tmpl w:val="15407EF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17C5C82E"/>
    <w:multiLevelType w:val="multilevel"/>
    <w:tmpl w:val="A812349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24497074"/>
    <w:multiLevelType w:val="multilevel"/>
    <w:tmpl w:val="732A82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40CE278E"/>
    <w:multiLevelType w:val="multilevel"/>
    <w:tmpl w:val="84D8D6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7">
    <w:nsid w:val="4A931D99"/>
    <w:multiLevelType w:val="hybridMultilevel"/>
    <w:tmpl w:val="5E70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F555CB"/>
    <w:multiLevelType w:val="multilevel"/>
    <w:tmpl w:val="18B67A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27008EB"/>
    <w:multiLevelType w:val="multilevel"/>
    <w:tmpl w:val="92F8D4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580CBEA0"/>
    <w:multiLevelType w:val="multilevel"/>
    <w:tmpl w:val="E70EABA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2">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9C86C30"/>
    <w:multiLevelType w:val="multilevel"/>
    <w:tmpl w:val="34286B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4">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20"/>
  </w:num>
  <w:num w:numId="3">
    <w:abstractNumId w:val="19"/>
  </w:num>
  <w:num w:numId="4">
    <w:abstractNumId w:val="17"/>
  </w:num>
  <w:num w:numId="5">
    <w:abstractNumId w:val="26"/>
  </w:num>
  <w:num w:numId="6">
    <w:abstractNumId w:val="35"/>
  </w:num>
  <w:num w:numId="7">
    <w:abstractNumId w:val="32"/>
  </w:num>
  <w:num w:numId="8">
    <w:abstractNumId w:val="29"/>
  </w:num>
  <w:num w:numId="9">
    <w:abstractNumId w:val="15"/>
  </w:num>
  <w:num w:numId="10">
    <w:abstractNumId w:val="14"/>
  </w:num>
  <w:num w:numId="11">
    <w:abstractNumId w:val="13"/>
  </w:num>
  <w:num w:numId="12">
    <w:abstractNumId w:val="16"/>
  </w:num>
  <w:num w:numId="13">
    <w:abstractNumId w:val="12"/>
  </w:num>
  <w:num w:numId="14">
    <w:abstractNumId w:val="11"/>
  </w:num>
  <w:num w:numId="15">
    <w:abstractNumId w:val="10"/>
  </w:num>
  <w:num w:numId="16">
    <w:abstractNumId w:val="9"/>
  </w:num>
  <w:num w:numId="17">
    <w:abstractNumId w:val="34"/>
  </w:num>
  <w:num w:numId="18">
    <w:abstractNumId w:val="18"/>
  </w:num>
  <w:num w:numId="19">
    <w:abstractNumId w:val="23"/>
  </w:num>
  <w:num w:numId="20">
    <w:abstractNumId w:val="5"/>
  </w:num>
  <w:num w:numId="21">
    <w:abstractNumId w:val="7"/>
  </w:num>
  <w:num w:numId="22">
    <w:abstractNumId w:val="3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3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1"/>
  </w:num>
  <w:num w:numId="27">
    <w:abstractNumId w:val="2"/>
  </w:num>
  <w:num w:numId="28">
    <w:abstractNumId w:val="4"/>
  </w:num>
  <w:num w:numId="29">
    <w:abstractNumId w:val="0"/>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
    <w:abstractNumId w:val="22"/>
  </w:num>
  <w:num w:numId="42">
    <w:abstractNumId w:val="24"/>
  </w:num>
  <w:num w:numId="43">
    <w:abstractNumId w:val="25"/>
  </w:num>
  <w:num w:numId="44">
    <w:abstractNumId w:val="6"/>
  </w:num>
  <w:num w:numId="45">
    <w:abstractNumId w:val="28"/>
  </w:num>
  <w:num w:numId="46">
    <w:abstractNumId w:val="27"/>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hideSpellingErrors/>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81922"/>
  </w:hdrShapeDefaults>
  <w:footnotePr>
    <w:footnote w:id="-1"/>
    <w:footnote w:id="0"/>
  </w:footnotePr>
  <w:endnotePr>
    <w:endnote w:id="-1"/>
    <w:endnote w:id="0"/>
  </w:endnotePr>
  <w:compat/>
  <w:rsids>
    <w:rsidRoot w:val="00EB66F9"/>
    <w:rsid w:val="00000831"/>
    <w:rsid w:val="00003C76"/>
    <w:rsid w:val="00020062"/>
    <w:rsid w:val="0003352E"/>
    <w:rsid w:val="00056A61"/>
    <w:rsid w:val="00077411"/>
    <w:rsid w:val="000801D4"/>
    <w:rsid w:val="00081CF7"/>
    <w:rsid w:val="00086AA5"/>
    <w:rsid w:val="0008751E"/>
    <w:rsid w:val="000B0D7C"/>
    <w:rsid w:val="000B2619"/>
    <w:rsid w:val="00111B97"/>
    <w:rsid w:val="00112863"/>
    <w:rsid w:val="00122A2A"/>
    <w:rsid w:val="001236A2"/>
    <w:rsid w:val="0012375D"/>
    <w:rsid w:val="001300C1"/>
    <w:rsid w:val="00131FA3"/>
    <w:rsid w:val="001452BF"/>
    <w:rsid w:val="001535BC"/>
    <w:rsid w:val="00184180"/>
    <w:rsid w:val="001A1EEA"/>
    <w:rsid w:val="001A5BD9"/>
    <w:rsid w:val="001B28AC"/>
    <w:rsid w:val="001B2FBF"/>
    <w:rsid w:val="002048B7"/>
    <w:rsid w:val="00224689"/>
    <w:rsid w:val="00253301"/>
    <w:rsid w:val="002542D7"/>
    <w:rsid w:val="0025769B"/>
    <w:rsid w:val="00262E41"/>
    <w:rsid w:val="002829EC"/>
    <w:rsid w:val="00283BDE"/>
    <w:rsid w:val="002904CA"/>
    <w:rsid w:val="002A3116"/>
    <w:rsid w:val="002B0F89"/>
    <w:rsid w:val="002B7531"/>
    <w:rsid w:val="002E401F"/>
    <w:rsid w:val="002F1237"/>
    <w:rsid w:val="002F6A15"/>
    <w:rsid w:val="00320B0F"/>
    <w:rsid w:val="00327317"/>
    <w:rsid w:val="00357D2D"/>
    <w:rsid w:val="003629AB"/>
    <w:rsid w:val="003707DA"/>
    <w:rsid w:val="003737B9"/>
    <w:rsid w:val="00374069"/>
    <w:rsid w:val="0039086B"/>
    <w:rsid w:val="00392868"/>
    <w:rsid w:val="003959D0"/>
    <w:rsid w:val="003B24F7"/>
    <w:rsid w:val="003B3DE3"/>
    <w:rsid w:val="003E2381"/>
    <w:rsid w:val="003F38A7"/>
    <w:rsid w:val="004156B5"/>
    <w:rsid w:val="00415BC1"/>
    <w:rsid w:val="0042040D"/>
    <w:rsid w:val="004250AD"/>
    <w:rsid w:val="00436274"/>
    <w:rsid w:val="00444444"/>
    <w:rsid w:val="0047233C"/>
    <w:rsid w:val="00476AF5"/>
    <w:rsid w:val="00480265"/>
    <w:rsid w:val="004C0C6D"/>
    <w:rsid w:val="004C558F"/>
    <w:rsid w:val="004D3FC1"/>
    <w:rsid w:val="004D4482"/>
    <w:rsid w:val="004D5A82"/>
    <w:rsid w:val="004F42F3"/>
    <w:rsid w:val="004F7F98"/>
    <w:rsid w:val="005107AE"/>
    <w:rsid w:val="005172DE"/>
    <w:rsid w:val="00526538"/>
    <w:rsid w:val="0054441F"/>
    <w:rsid w:val="00545393"/>
    <w:rsid w:val="0055197D"/>
    <w:rsid w:val="00553710"/>
    <w:rsid w:val="005615A1"/>
    <w:rsid w:val="00576F6C"/>
    <w:rsid w:val="00581F84"/>
    <w:rsid w:val="005A3A45"/>
    <w:rsid w:val="005B4BEA"/>
    <w:rsid w:val="005C1D0E"/>
    <w:rsid w:val="005C4446"/>
    <w:rsid w:val="005C6F35"/>
    <w:rsid w:val="005D39DE"/>
    <w:rsid w:val="005D4630"/>
    <w:rsid w:val="005F0981"/>
    <w:rsid w:val="006020F6"/>
    <w:rsid w:val="00602B85"/>
    <w:rsid w:val="00611E81"/>
    <w:rsid w:val="00622382"/>
    <w:rsid w:val="00633D36"/>
    <w:rsid w:val="006676CF"/>
    <w:rsid w:val="00670D1C"/>
    <w:rsid w:val="00691665"/>
    <w:rsid w:val="006A0794"/>
    <w:rsid w:val="006A5F9A"/>
    <w:rsid w:val="006B133D"/>
    <w:rsid w:val="006D227B"/>
    <w:rsid w:val="006F0DC9"/>
    <w:rsid w:val="00704192"/>
    <w:rsid w:val="00707533"/>
    <w:rsid w:val="0071190F"/>
    <w:rsid w:val="00715360"/>
    <w:rsid w:val="00715C76"/>
    <w:rsid w:val="007435A3"/>
    <w:rsid w:val="00753D11"/>
    <w:rsid w:val="00775887"/>
    <w:rsid w:val="0079438F"/>
    <w:rsid w:val="007A39DC"/>
    <w:rsid w:val="007A52BB"/>
    <w:rsid w:val="007B63BD"/>
    <w:rsid w:val="007E45A1"/>
    <w:rsid w:val="007E5AA0"/>
    <w:rsid w:val="008474B6"/>
    <w:rsid w:val="00860137"/>
    <w:rsid w:val="00862130"/>
    <w:rsid w:val="008816C0"/>
    <w:rsid w:val="0089115C"/>
    <w:rsid w:val="008950CB"/>
    <w:rsid w:val="008A1162"/>
    <w:rsid w:val="008B5011"/>
    <w:rsid w:val="008C06A1"/>
    <w:rsid w:val="008D7BB9"/>
    <w:rsid w:val="00903873"/>
    <w:rsid w:val="009107C8"/>
    <w:rsid w:val="00913727"/>
    <w:rsid w:val="00925BA8"/>
    <w:rsid w:val="00926C69"/>
    <w:rsid w:val="0093243A"/>
    <w:rsid w:val="00934078"/>
    <w:rsid w:val="009352B4"/>
    <w:rsid w:val="009430BA"/>
    <w:rsid w:val="009437D5"/>
    <w:rsid w:val="00951A41"/>
    <w:rsid w:val="00955389"/>
    <w:rsid w:val="00963DA0"/>
    <w:rsid w:val="00972679"/>
    <w:rsid w:val="009902FA"/>
    <w:rsid w:val="00A01E96"/>
    <w:rsid w:val="00A2164B"/>
    <w:rsid w:val="00A25B49"/>
    <w:rsid w:val="00A31CFD"/>
    <w:rsid w:val="00A45A33"/>
    <w:rsid w:val="00A51C62"/>
    <w:rsid w:val="00A73DE5"/>
    <w:rsid w:val="00A73F41"/>
    <w:rsid w:val="00A94502"/>
    <w:rsid w:val="00AA45F1"/>
    <w:rsid w:val="00AA601A"/>
    <w:rsid w:val="00AB0641"/>
    <w:rsid w:val="00AD0831"/>
    <w:rsid w:val="00AE2004"/>
    <w:rsid w:val="00AF4350"/>
    <w:rsid w:val="00AF641A"/>
    <w:rsid w:val="00B01961"/>
    <w:rsid w:val="00B1660D"/>
    <w:rsid w:val="00B3400A"/>
    <w:rsid w:val="00B360BA"/>
    <w:rsid w:val="00B376A4"/>
    <w:rsid w:val="00B41E7F"/>
    <w:rsid w:val="00B437C4"/>
    <w:rsid w:val="00B55A24"/>
    <w:rsid w:val="00B562F6"/>
    <w:rsid w:val="00B6117B"/>
    <w:rsid w:val="00B71130"/>
    <w:rsid w:val="00B751E7"/>
    <w:rsid w:val="00B8445A"/>
    <w:rsid w:val="00BA5151"/>
    <w:rsid w:val="00BA7C84"/>
    <w:rsid w:val="00BB1BEE"/>
    <w:rsid w:val="00BD630C"/>
    <w:rsid w:val="00BF35E3"/>
    <w:rsid w:val="00BF55E3"/>
    <w:rsid w:val="00BF72ED"/>
    <w:rsid w:val="00C03CE5"/>
    <w:rsid w:val="00C14D95"/>
    <w:rsid w:val="00C43492"/>
    <w:rsid w:val="00C452CC"/>
    <w:rsid w:val="00C45C30"/>
    <w:rsid w:val="00C536E7"/>
    <w:rsid w:val="00C619D7"/>
    <w:rsid w:val="00C70D0E"/>
    <w:rsid w:val="00C71058"/>
    <w:rsid w:val="00C736F7"/>
    <w:rsid w:val="00C738C9"/>
    <w:rsid w:val="00C7637F"/>
    <w:rsid w:val="00CA1B6D"/>
    <w:rsid w:val="00CC1801"/>
    <w:rsid w:val="00CE4B32"/>
    <w:rsid w:val="00CF324F"/>
    <w:rsid w:val="00D01D36"/>
    <w:rsid w:val="00D10C64"/>
    <w:rsid w:val="00D15A38"/>
    <w:rsid w:val="00D15C07"/>
    <w:rsid w:val="00D37FE8"/>
    <w:rsid w:val="00D46E0B"/>
    <w:rsid w:val="00D47E54"/>
    <w:rsid w:val="00D577CB"/>
    <w:rsid w:val="00D722E8"/>
    <w:rsid w:val="00D83E33"/>
    <w:rsid w:val="00D96B01"/>
    <w:rsid w:val="00DA0FA3"/>
    <w:rsid w:val="00DA4A61"/>
    <w:rsid w:val="00DA658A"/>
    <w:rsid w:val="00DC1E17"/>
    <w:rsid w:val="00DC1F39"/>
    <w:rsid w:val="00DE5B0A"/>
    <w:rsid w:val="00E02D8C"/>
    <w:rsid w:val="00E22D36"/>
    <w:rsid w:val="00E27A30"/>
    <w:rsid w:val="00E31620"/>
    <w:rsid w:val="00E43102"/>
    <w:rsid w:val="00E529CD"/>
    <w:rsid w:val="00E5697A"/>
    <w:rsid w:val="00E71C69"/>
    <w:rsid w:val="00E82891"/>
    <w:rsid w:val="00E932BB"/>
    <w:rsid w:val="00EB66F9"/>
    <w:rsid w:val="00EC24A8"/>
    <w:rsid w:val="00EC7ED8"/>
    <w:rsid w:val="00ED5769"/>
    <w:rsid w:val="00ED6775"/>
    <w:rsid w:val="00EE5A91"/>
    <w:rsid w:val="00EF4C68"/>
    <w:rsid w:val="00F002ED"/>
    <w:rsid w:val="00F110B7"/>
    <w:rsid w:val="00F2581E"/>
    <w:rsid w:val="00F2610D"/>
    <w:rsid w:val="00F40529"/>
    <w:rsid w:val="00F53246"/>
    <w:rsid w:val="00F545D5"/>
    <w:rsid w:val="00F70515"/>
    <w:rsid w:val="00F7740F"/>
    <w:rsid w:val="00F77905"/>
    <w:rsid w:val="00F80760"/>
    <w:rsid w:val="00F867F6"/>
    <w:rsid w:val="00F9383D"/>
    <w:rsid w:val="00F94685"/>
    <w:rsid w:val="00FB4D94"/>
    <w:rsid w:val="00FC0C88"/>
    <w:rsid w:val="00FC46CB"/>
    <w:rsid w:val="00FE19DB"/>
    <w:rsid w:val="00FE4543"/>
    <w:rsid w:val="00FF322C"/>
    <w:rsid w:val="00FF71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asciiTheme="minorHAnsi" w:eastAsia="Batang" w:hAnsiTheme="minorHAnsi"/>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asciiTheme="minorHAnsi" w:eastAsia="Batang" w:hAnsiTheme="minorHAnsi"/>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link w:val="BodyTextChar"/>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uiPriority w:val="99"/>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link w:val="HTMLPreformattedChar"/>
    <w:uiPriority w:val="99"/>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uiPriority w:val="99"/>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 w:type="character" w:customStyle="1" w:styleId="ConstantTok">
    <w:name w:val="ConstantTok"/>
    <w:rsid w:val="00FE19DB"/>
    <w:rPr>
      <w:color w:val="880000"/>
    </w:rPr>
  </w:style>
  <w:style w:type="character" w:customStyle="1" w:styleId="SpecialCharTok">
    <w:name w:val="SpecialCharTok"/>
    <w:rsid w:val="00FE19DB"/>
    <w:rPr>
      <w:color w:val="4070A0"/>
    </w:rPr>
  </w:style>
  <w:style w:type="character" w:customStyle="1" w:styleId="VerbatimStringTok">
    <w:name w:val="VerbatimStringTok"/>
    <w:rsid w:val="00FE19DB"/>
    <w:rPr>
      <w:color w:val="4070A0"/>
    </w:rPr>
  </w:style>
  <w:style w:type="character" w:customStyle="1" w:styleId="SpecialStringTok">
    <w:name w:val="SpecialStringTok"/>
    <w:rsid w:val="00FE19DB"/>
    <w:rPr>
      <w:color w:val="BB6688"/>
    </w:rPr>
  </w:style>
  <w:style w:type="character" w:customStyle="1" w:styleId="ImportTok">
    <w:name w:val="ImportTok"/>
    <w:rsid w:val="00FE19DB"/>
  </w:style>
  <w:style w:type="character" w:customStyle="1" w:styleId="DocumentationTok">
    <w:name w:val="DocumentationTok"/>
    <w:rsid w:val="00FE19DB"/>
    <w:rPr>
      <w:i/>
      <w:color w:val="BA2121"/>
    </w:rPr>
  </w:style>
  <w:style w:type="character" w:customStyle="1" w:styleId="AnnotationTok">
    <w:name w:val="AnnotationTok"/>
    <w:rsid w:val="00FE19DB"/>
    <w:rPr>
      <w:b/>
      <w:i/>
      <w:color w:val="60A0B0"/>
    </w:rPr>
  </w:style>
  <w:style w:type="character" w:customStyle="1" w:styleId="CommentVarTok">
    <w:name w:val="CommentVarTok"/>
    <w:rsid w:val="00FE19DB"/>
    <w:rPr>
      <w:b/>
      <w:i/>
      <w:color w:val="60A0B0"/>
    </w:rPr>
  </w:style>
  <w:style w:type="character" w:customStyle="1" w:styleId="VariableTok">
    <w:name w:val="VariableTok"/>
    <w:rsid w:val="00FE19DB"/>
    <w:rPr>
      <w:color w:val="19177C"/>
    </w:rPr>
  </w:style>
  <w:style w:type="character" w:customStyle="1" w:styleId="ControlFlowTok">
    <w:name w:val="ControlFlowTok"/>
    <w:rsid w:val="00FE19DB"/>
    <w:rPr>
      <w:b/>
      <w:color w:val="007020"/>
    </w:rPr>
  </w:style>
  <w:style w:type="character" w:customStyle="1" w:styleId="OperatorTok">
    <w:name w:val="OperatorTok"/>
    <w:rsid w:val="00FE19DB"/>
    <w:rPr>
      <w:color w:val="666666"/>
    </w:rPr>
  </w:style>
  <w:style w:type="character" w:customStyle="1" w:styleId="BuiltInTok">
    <w:name w:val="BuiltInTok"/>
    <w:rsid w:val="00FE19DB"/>
  </w:style>
  <w:style w:type="character" w:customStyle="1" w:styleId="ExtensionTok">
    <w:name w:val="ExtensionTok"/>
    <w:rsid w:val="00FE19DB"/>
  </w:style>
  <w:style w:type="character" w:customStyle="1" w:styleId="PreprocessorTok">
    <w:name w:val="PreprocessorTok"/>
    <w:rsid w:val="00FE19DB"/>
    <w:rPr>
      <w:color w:val="BC7A00"/>
    </w:rPr>
  </w:style>
  <w:style w:type="character" w:customStyle="1" w:styleId="AttributeTok">
    <w:name w:val="AttributeTok"/>
    <w:rsid w:val="00FE19DB"/>
    <w:rPr>
      <w:color w:val="7D9029"/>
    </w:rPr>
  </w:style>
  <w:style w:type="character" w:customStyle="1" w:styleId="InformationTok">
    <w:name w:val="InformationTok"/>
    <w:rsid w:val="00FE19DB"/>
    <w:rPr>
      <w:b/>
      <w:i/>
      <w:color w:val="60A0B0"/>
    </w:rPr>
  </w:style>
  <w:style w:type="character" w:customStyle="1" w:styleId="WarningTok">
    <w:name w:val="WarningTok"/>
    <w:rsid w:val="00FE19DB"/>
    <w:rPr>
      <w:b/>
      <w:i/>
      <w:color w:val="60A0B0"/>
    </w:rPr>
  </w:style>
  <w:style w:type="paragraph" w:styleId="ListParagraph">
    <w:name w:val="List Paragraph"/>
    <w:basedOn w:val="Normal"/>
    <w:uiPriority w:val="34"/>
    <w:qFormat/>
    <w:rsid w:val="00553710"/>
    <w:pPr>
      <w:numPr>
        <w:numId w:val="18"/>
      </w:numPr>
      <w:spacing w:before="0" w:after="0"/>
      <w:ind w:left="1068" w:hanging="360"/>
    </w:pPr>
    <w:rPr>
      <w:rFonts w:ascii="Calibri" w:hAnsi="Calibri" w:cs="Calibri"/>
      <w:szCs w:val="22"/>
    </w:rPr>
  </w:style>
  <w:style w:type="character" w:customStyle="1" w:styleId="apple-converted-space">
    <w:name w:val="apple-converted-space"/>
    <w:basedOn w:val="DefaultParagraphFont"/>
    <w:rsid w:val="00AB0641"/>
  </w:style>
  <w:style w:type="paragraph" w:customStyle="1" w:styleId="Cuerpodetexto">
    <w:name w:val="Cuerpo de texto"/>
    <w:basedOn w:val="Normal"/>
    <w:semiHidden/>
    <w:rsid w:val="009437D5"/>
    <w:pPr>
      <w:spacing w:before="0" w:after="140" w:line="288" w:lineRule="auto"/>
    </w:pPr>
  </w:style>
  <w:style w:type="character" w:customStyle="1" w:styleId="BodyTextChar">
    <w:name w:val="Body Text Char"/>
    <w:basedOn w:val="DefaultParagraphFont"/>
    <w:link w:val="BodyText"/>
    <w:semiHidden/>
    <w:rsid w:val="009437D5"/>
    <w:rPr>
      <w:rFonts w:asciiTheme="minorHAnsi" w:eastAsia="Batang" w:hAnsiTheme="minorHAnsi"/>
      <w:sz w:val="22"/>
      <w:lang w:eastAsia="ko-KR"/>
    </w:rPr>
  </w:style>
  <w:style w:type="character" w:customStyle="1" w:styleId="HTMLPreformattedChar">
    <w:name w:val="HTML Preformatted Char"/>
    <w:basedOn w:val="DefaultParagraphFont"/>
    <w:link w:val="HTMLPreformatted"/>
    <w:uiPriority w:val="99"/>
    <w:semiHidden/>
    <w:rsid w:val="00545393"/>
    <w:rPr>
      <w:rFonts w:ascii="Courier New" w:eastAsia="Arial Unicode MS" w:hAnsi="Courier New" w:cs="Courier New"/>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465342607">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creationix/nvm" TargetMode="External"/><Relationship Id="rId671" Type="http://schemas.openxmlformats.org/officeDocument/2006/relationships/hyperlink" Target="../../../class/src/runtime/RuntimeCatalogue.js~RuntimeCatalogue.html" TargetMode="External"/><Relationship Id="rId769" Type="http://schemas.openxmlformats.org/officeDocument/2006/relationships/footer" Target="footer1.xml"/><Relationship Id="rId21" Type="http://schemas.openxmlformats.org/officeDocument/2006/relationships/hyperlink" Target="https://github.com/reTHINK-project/dev-msg-node-vertx" TargetMode="External"/><Relationship Id="rId63" Type="http://schemas.openxmlformats.org/officeDocument/2006/relationships/image" Target="media/image10.png"/><Relationship Id="rId159" Type="http://schemas.openxmlformats.org/officeDocument/2006/relationships/hyperlink" Target="https://developer.mozilla.org/en-US/docs/Web/JavaScript/Reference/Global_Objects/Number" TargetMode="External"/><Relationship Id="rId324" Type="http://schemas.openxmlformats.org/officeDocument/2006/relationships/hyperlink" Target="https://developer.mozilla.org/en-US/docs/Web/JavaScript/Reference/Global_Objects/String" TargetMode="External"/><Relationship Id="rId366" Type="http://schemas.openxmlformats.org/officeDocument/2006/relationships/hyperlink" Target="../../../class/src/graphconnector/GraphConnectorContactData.js~GraphConnectorContactData.html" TargetMode="External"/><Relationship Id="rId531" Type="http://schemas.openxmlformats.org/officeDocument/2006/relationships/hyperlink" Target="../../../class/src/syncher/ObjectAllocation.js~ObjectAllocation.html" TargetMode="External"/><Relationship Id="rId573" Type="http://schemas.openxmlformats.org/officeDocument/2006/relationships/hyperlink" Target="../../../class/src/registry/Registry.js~Registry.html" TargetMode="External"/><Relationship Id="rId629" Type="http://schemas.openxmlformats.org/officeDocument/2006/relationships/hyperlink" Target="../../../file/src/registry/RegistryDataModel.js.html" TargetMode="External"/><Relationship Id="rId170" Type="http://schemas.openxmlformats.org/officeDocument/2006/relationships/hyperlink" Target="https://esdoc.org" TargetMode="External"/><Relationship Id="rId226" Type="http://schemas.openxmlformats.org/officeDocument/2006/relationships/hyperlink" Target="../../../class/src/bus/MiniBus.js~MiniBus.html" TargetMode="External"/><Relationship Id="rId433" Type="http://schemas.openxmlformats.org/officeDocument/2006/relationships/hyperlink" Target="https://esdoc.org" TargetMode="External"/><Relationship Id="rId268" Type="http://schemas.openxmlformats.org/officeDocument/2006/relationships/hyperlink" Target="../../../class/src/graphconnector/GraphConnector.js~GraphConnector.html" TargetMode="External"/><Relationship Id="rId475" Type="http://schemas.openxmlformats.org/officeDocument/2006/relationships/hyperlink" Target="../../../file/src/identity/IdentityModule.js.html" TargetMode="External"/><Relationship Id="rId640" Type="http://schemas.openxmlformats.org/officeDocument/2006/relationships/hyperlink" Target="https://developer.mozilla.org/en-US/docs/Web/JavaScript/Reference/Global_Objects/Promise" TargetMode="External"/><Relationship Id="rId682" Type="http://schemas.openxmlformats.org/officeDocument/2006/relationships/hyperlink" Target="../../../file/src/runtime/RuntimeCatalogue.js.html" TargetMode="External"/><Relationship Id="rId738" Type="http://schemas.openxmlformats.org/officeDocument/2006/relationships/hyperlink" Target="../../../class/src/bus/Bus.js~Bus.html" TargetMode="External"/><Relationship Id="rId32" Type="http://schemas.openxmlformats.org/officeDocument/2006/relationships/image" Target="media/image3.png"/><Relationship Id="rId74" Type="http://schemas.openxmlformats.org/officeDocument/2006/relationships/hyperlink" Target="p2p-data-sync.md" TargetMode="External"/><Relationship Id="rId128" Type="http://schemas.openxmlformats.org/officeDocument/2006/relationships/image" Target="media/image21.png"/><Relationship Id="rId335" Type="http://schemas.openxmlformats.org/officeDocument/2006/relationships/hyperlink" Target="https://developer.mozilla.org/en-US/docs/Web/JavaScript/Reference/Global_Objects/String" TargetMode="External"/><Relationship Id="rId377" Type="http://schemas.openxmlformats.org/officeDocument/2006/relationships/hyperlink" Target="../../../class/src/graphconnector/GraphConnectorContactData.js~GraphConnectorContactData.html" TargetMode="External"/><Relationship Id="rId500" Type="http://schemas.openxmlformats.org/officeDocument/2006/relationships/hyperlink" Target="../../../class/src/bus/Bus.js~Bus.html" TargetMode="External"/><Relationship Id="rId542" Type="http://schemas.openxmlformats.org/officeDocument/2006/relationships/hyperlink" Target="../../../file/src/syncher/ObjectAllocation.js.html" TargetMode="External"/><Relationship Id="rId584" Type="http://schemas.openxmlformats.org/officeDocument/2006/relationships/hyperlink" Target="../../../class/src/registry/Registry.js~Registry.html" TargetMode="External"/><Relationship Id="rId5" Type="http://schemas.openxmlformats.org/officeDocument/2006/relationships/webSettings" Target="webSettings.xml"/><Relationship Id="rId181" Type="http://schemas.openxmlformats.org/officeDocument/2006/relationships/hyperlink" Target="../../../class/src/graphconnector/BloomFilter.js~BloomFilter.html" TargetMode="External"/><Relationship Id="rId237" Type="http://schemas.openxmlformats.org/officeDocument/2006/relationships/hyperlink" Target="https://esdoc.org" TargetMode="External"/><Relationship Id="rId402" Type="http://schemas.openxmlformats.org/officeDocument/2006/relationships/hyperlink" Target="../../../class/s%20%20rc/graphconnector/BloomFilter.js~%20Blo%20omFilter.html" TargetMode="External"/><Relationship Id="rId279" Type="http://schemas.openxmlformats.org/officeDocument/2006/relationships/hyperlink" Target="https://developer.mozilla.org/en-US/docs/Web/JavaScript/Reference/Global_Objects/String" TargetMode="External"/><Relationship Id="rId444" Type="http://schemas.openxmlformats.org/officeDocument/2006/relationships/hyperlink" Target="../../../class/src/registry/RegistryDataModel.js~RegistryDataModel.html" TargetMode="External"/><Relationship Id="rId486" Type="http://schemas.openxmlformats.org/officeDocument/2006/relationships/hyperlink" Target="../../../class/src/bus/MessageBus.js~MessageBus.html" TargetMode="External"/><Relationship Id="rId651" Type="http://schemas.openxmlformats.org/officeDocument/2006/relationships/hyperlink" Target="https://developer.mozilla.org/en-US/docs/Web/JavaScript/Reference/Global_Objects/Promise" TargetMode="External"/><Relationship Id="rId693" Type="http://schemas.openxmlformats.org/officeDocument/2006/relationships/hyperlink" Target="../../../file/src/runtime/RuntimeCatalogue.js.html" TargetMode="External"/><Relationship Id="rId707" Type="http://schemas.openxmlformats.org/officeDocument/2006/relationships/hyperlink" Target="../../../class/src/runtime/RuntimeUA.js~RuntimeUA.html" TargetMode="External"/><Relationship Id="rId749" Type="http://schemas.openxmlformats.org/officeDocument/2006/relationships/hyperlink" Target="https://developer.mozilla.org/en-US/docs/Web/JavaScript/Reference/Global_Objects/Promise" TargetMode="External"/><Relationship Id="rId43" Type="http://schemas.openxmlformats.org/officeDocument/2006/relationships/hyperlink" Target="https://github.com/reTHINK-project/dev-msg-node-nodejs" TargetMode="External"/><Relationship Id="rId139" Type="http://schemas.openxmlformats.org/officeDocument/2006/relationships/image" Target="media/image23.png"/><Relationship Id="rId290" Type="http://schemas.openxmlformats.org/officeDocument/2006/relationships/hyperlink" Target="https://developer.mozilla.org/en-US/docs/Web/JavaScript/Reference/Global_Objects/String" TargetMode="External"/><Relationship Id="rId304" Type="http://schemas.openxmlformats.org/officeDocument/2006/relationships/hyperlink" Target="../../../class/src/graphconnector/GraphConnector.js~GraphConnector.html" TargetMode="External"/><Relationship Id="rId346" Type="http://schemas.openxmlformats.org/officeDocument/2006/relationships/hyperlink" Target="https://developer.mozilla.org/en-US/docs/Web/JavaScript/Reference/Global_Objects/String" TargetMode="External"/><Relationship Id="rId388" Type="http://schemas.openxmlformats.org/officeDocument/2006/relationships/hyperlink" Target="https://developer.mozilla.org/en-US/docs/Web/JavaScript/Reference/Global_Objects/String" TargetMode="External"/><Relationship Id="rId511" Type="http://schemas.openxmlformats.org/officeDocument/2006/relationships/hyperlink" Target="../../../class/src/bus/MiniBus.js~MiniBus.html" TargetMode="External"/><Relationship Id="rId553" Type="http://schemas.openxmlformats.org/officeDocument/2006/relationships/hyperlink" Target="https://github.com/reTHINK-project/core-framework/blob/master/docs/specs/runtime/runtime-apis.md" TargetMode="External"/><Relationship Id="rId609" Type="http://schemas.openxmlformats.org/officeDocument/2006/relationships/hyperlink" Target="../../../file/src/registry/Registry.js.html" TargetMode="External"/><Relationship Id="rId760" Type="http://schemas.openxmlformats.org/officeDocument/2006/relationships/hyperlink" Target="../../../file/src/sandbox/SandboxRegistry.js.html" TargetMode="External"/><Relationship Id="rId85" Type="http://schemas.openxmlformats.org/officeDocument/2006/relationships/hyperlink" Target="https://github.com/reTHINK-project/architecture/blob/master/docs/interface-design/Interface-Design.md" TargetMode="External"/><Relationship Id="rId150" Type="http://schemas.openxmlformats.org/officeDocument/2006/relationships/hyperlink" Target="https://github.com/reTHINK-project/dev-service-framework/blob/d3.2-working-docs/docs/manuals/development-of-hyperties.md" TargetMode="External"/><Relationship Id="rId192" Type="http://schemas.openxmlformats.org/officeDocument/2006/relationships/hyperlink" Target="../../../file/src/graphconnector/BloomFilter.js.html" TargetMode="External"/><Relationship Id="rId206" Type="http://schemas.openxmlformats.org/officeDocument/2006/relationships/hyperlink" Target="../../../class/src/bus/Bus.js~Bus.html" TargetMode="External"/><Relationship Id="rId413" Type="http://schemas.openxmlformats.org/officeDocument/2006/relationships/hyperlink" Target="../../../file/src/graphconnector/GraphConnectorContactData.js.html" TargetMode="External"/><Relationship Id="rId595" Type="http://schemas.openxmlformats.org/officeDocument/2006/relationships/hyperlink" Target="https://developer.mozilla.org/en-US/docs/Web/JavaScript/Reference/Global_Objects/Object" TargetMode="External"/><Relationship Id="rId248" Type="http://schemas.openxmlformats.org/officeDocument/2006/relationships/hyperlink" Target="https://developer.mozilla.org/en-US/docs/Web/JavaScript/Reference/Global_Objects/String" TargetMode="External"/><Relationship Id="rId455" Type="http://schemas.openxmlformats.org/officeDocument/2006/relationships/hyperlink" Target="../../../file/src/registry/HypertyInstance.js.html" TargetMode="External"/><Relationship Id="rId497" Type="http://schemas.openxmlformats.org/officeDocument/2006/relationships/hyperlink" Target="https://developer.mozilla.org/en-US/docs/Web/JavaScript/Reference/Global_Objects/Function" TargetMode="External"/><Relationship Id="rId620" Type="http://schemas.openxmlformats.org/officeDocument/2006/relationships/hyperlink" Target="https://esdoc.org" TargetMode="External"/><Relationship Id="rId662" Type="http://schemas.openxmlformats.org/officeDocument/2006/relationships/hyperlink" Target="../../../file/src/runtime/RuntimeCatalogue-Local.js.html" TargetMode="External"/><Relationship Id="rId718" Type="http://schemas.openxmlformats.org/officeDocument/2006/relationships/hyperlink" Target="../../../file/src/runtime/RuntimeUA.js.html" TargetMode="External"/><Relationship Id="rId12" Type="http://schemas.openxmlformats.org/officeDocument/2006/relationships/image" Target="media/image2.png"/><Relationship Id="rId108" Type="http://schemas.openxmlformats.org/officeDocument/2006/relationships/hyperlink" Target="http://jshint.com/" TargetMode="External"/><Relationship Id="rId315" Type="http://schemas.openxmlformats.org/officeDocument/2006/relationships/hyperlink" Target="../../../class/src/bus/MessageBus.js~MessageBus.html" TargetMode="External"/><Relationship Id="rId357" Type="http://schemas.openxmlformats.org/officeDocument/2006/relationships/hyperlink" Target="https://developer.mozilla.org/en-US/docs/Web/JavaScript/Reference/Global_Objects/String" TargetMode="External"/><Relationship Id="rId522" Type="http://schemas.openxmlformats.org/officeDocument/2006/relationships/hyperlink" Target="https://developer.mozilla.org/en-US/docs/Web/JavaScript/Reference/Global_Objects/Number" TargetMode="External"/><Relationship Id="rId54" Type="http://schemas.openxmlformats.org/officeDocument/2006/relationships/hyperlink" Target="https://developer.mozilla.org/en-US/docs/Web/Guide/API/WebRTC/Peer-to-peer_communications_with_WebRTC" TargetMode="External"/><Relationship Id="rId96" Type="http://schemas.openxmlformats.org/officeDocument/2006/relationships/hyperlink" Target="https://github.com/reTHINK-project/dev-registry-domain" TargetMode="External"/><Relationship Id="rId161" Type="http://schemas.openxmlformats.org/officeDocument/2006/relationships/hyperlink" Target="../../../class/src/bus/MiniBus.js~MiniBus.html" TargetMode="External"/><Relationship Id="rId217" Type="http://schemas.openxmlformats.org/officeDocument/2006/relationships/hyperlink" Target="../../../class/src/bus/Bus.js~Bus.html" TargetMode="External"/><Relationship Id="rId399" Type="http://schemas.openxmlformats.org/officeDocument/2006/relationships/hyperlink" Target="../../../file/src/graphconnector/GraphConnectorContactData.js.html" TargetMode="External"/><Relationship Id="rId564" Type="http://schemas.openxmlformats.org/officeDocument/2006/relationships/hyperlink" Target="../../../file/src/policy/PolicyEngine.js.html" TargetMode="External"/><Relationship Id="rId771" Type="http://schemas.openxmlformats.org/officeDocument/2006/relationships/header" Target="header3.xml"/><Relationship Id="rId259" Type="http://schemas.openxmlformats.org/officeDocument/2006/relationships/hyperlink" Target="https://developer.mozilla.org/en-US/docs/Web/JavaScript/Reference/Global_Objects/Object" TargetMode="External"/><Relationship Id="rId424" Type="http://schemas.openxmlformats.org/officeDocument/2006/relationships/hyperlink" Target="https://developer.mozilla.org/en-US/docs/Web/JavaScript/Reference/Global_Objects/String" TargetMode="External"/><Relationship Id="rId466" Type="http://schemas.openxmlformats.org/officeDocument/2006/relationships/hyperlink" Target="../../../class/src/identity/IdentityModule.js~IdentityModule.html" TargetMode="External"/><Relationship Id="rId631" Type="http://schemas.openxmlformats.org/officeDocument/2006/relationships/hyperlink" Target="../../../class/src/runtime/RuntimeCatalogue-Local.js~RuntimeCatalogue.html" TargetMode="External"/><Relationship Id="rId673" Type="http://schemas.openxmlformats.org/officeDocument/2006/relationships/hyperlink" Target="../../../class/src/runtime/RuntimeCatalogue.js~RuntimeCatalogue.html" TargetMode="External"/><Relationship Id="rId729" Type="http://schemas.openxmlformats.org/officeDocument/2006/relationships/hyperlink" Target="https://developer.mozilla.org/en-US/docs/Web/JavaScript/Reference/Global_Objects/Promise" TargetMode="External"/><Relationship Id="rId23" Type="http://schemas.openxmlformats.org/officeDocument/2006/relationships/hyperlink" Target="https://github.com/reTHINK-project/dev-msg-node-nodejs" TargetMode="External"/><Relationship Id="rId119" Type="http://schemas.openxmlformats.org/officeDocument/2006/relationships/hyperlink" Target="http://mochajs.org/" TargetMode="External"/><Relationship Id="rId270" Type="http://schemas.openxmlformats.org/officeDocument/2006/relationships/hyperlink" Target="../../../class/src/graphconnector/GraphConnector.js~GraphConnector.html" TargetMode="External"/><Relationship Id="rId326" Type="http://schemas.openxmlformats.org/officeDocument/2006/relationships/hyperlink" Target="https://developer.mozilla.org/en-US/docs/Web/JavaScript/Reference/Global_Objects/String" TargetMode="External"/><Relationship Id="rId533" Type="http://schemas.openxmlformats.org/officeDocument/2006/relationships/hyperlink" Target="../../../class/src/syncher/ObjectAllocation.js~ObjectAllocation.html" TargetMode="External"/><Relationship Id="rId65" Type="http://schemas.openxmlformats.org/officeDocument/2006/relationships/hyperlink" Target="development-of-hyperties.md" TargetMode="External"/><Relationship Id="rId130" Type="http://schemas.openxmlformats.org/officeDocument/2006/relationships/hyperlink" Target="https://git-scm.com/downloads" TargetMode="External"/><Relationship Id="rId368" Type="http://schemas.openxmlformats.org/officeDocument/2006/relationships/hyperlink" Target="../../../class/src/graphconnector/GraphConnectorContactData.js~GraphConnectorContactData.html" TargetMode="External"/><Relationship Id="rId575" Type="http://schemas.openxmlformats.org/officeDocument/2006/relationships/hyperlink" Target="../../../class/src/registry/Registry.js~Registry.html" TargetMode="External"/><Relationship Id="rId740" Type="http://schemas.openxmlformats.org/officeDocument/2006/relationships/hyperlink" Target="https://developer.mozilla.org/en-US/docs/Web/JavaScript/Reference/Global_Objects/Number" TargetMode="External"/><Relationship Id="rId172" Type="http://schemas.openxmlformats.org/officeDocument/2006/relationships/hyperlink" Target="../../../class/src/graphconnector/BloomFilter.js~BloomFilter.html" TargetMode="External"/><Relationship Id="rId228" Type="http://schemas.openxmlformats.org/officeDocument/2006/relationships/hyperlink" Target="../../../class/src/bus/MiniBus.js~MiniBus.html" TargetMode="External"/><Relationship Id="rId435" Type="http://schemas.openxmlformats.org/officeDocument/2006/relationships/hyperlink" Target="../../../class/src/bus/MessageBus.js~MessageBus.html" TargetMode="External"/><Relationship Id="rId477" Type="http://schemas.openxmlformats.org/officeDocument/2006/relationships/hyperlink" Target="../../../file/src/identity/IdentityModule.js.html" TargetMode="External"/><Relationship Id="rId600" Type="http://schemas.openxmlformats.org/officeDocument/2006/relationships/hyperlink" Target="../../../file/src/registry/Registry.js.html" TargetMode="External"/><Relationship Id="rId642" Type="http://schemas.openxmlformats.org/officeDocument/2006/relationships/hyperlink" Target="https://developer.mozilla.org/en-US/docs/Web/JavaScript/Reference/Global_Objects/Promise" TargetMode="External"/><Relationship Id="rId684" Type="http://schemas.openxmlformats.org/officeDocument/2006/relationships/hyperlink" Target="../../../file/src/runtime/RuntimeCatalogue.js.html" TargetMode="External"/><Relationship Id="rId281" Type="http://schemas.openxmlformats.org/officeDocument/2006/relationships/hyperlink" Target="https://developer.mozilla.org/en-US/docs/Web/JavaScript/Reference/Global_Objects/String" TargetMode="External"/><Relationship Id="rId337" Type="http://schemas.openxmlformats.org/officeDocument/2006/relationships/hyperlink" Target="https://developer.mozilla.org/en-US/docs/Web/JavaScript/Reference/Global_Objects/Promise" TargetMode="External"/><Relationship Id="rId502" Type="http://schemas.openxmlformats.org/officeDocument/2006/relationships/hyperlink" Target="../../../file/src/bus/MessageBus.js.html" TargetMode="External"/><Relationship Id="rId34" Type="http://schemas.openxmlformats.org/officeDocument/2006/relationships/hyperlink" Target="https://developer.mozilla.org/en-US/docs/Web/JavaScript/Reference/Global_Objects/Object/observe" TargetMode="External"/><Relationship Id="rId76" Type="http://schemas.openxmlformats.org/officeDocument/2006/relationships/hyperlink" Target="hyperty.md" TargetMode="External"/><Relationship Id="rId141" Type="http://schemas.openxmlformats.org/officeDocument/2006/relationships/image" Target="media/image25.png"/><Relationship Id="rId379" Type="http://schemas.openxmlformats.org/officeDocument/2006/relationships/hyperlink" Target="../../../class/src/graphconnector/GraphConnectorContactData.js~GraphConnectorContactData.html" TargetMode="External"/><Relationship Id="rId544" Type="http://schemas.openxmlformats.org/officeDocument/2006/relationships/hyperlink" Target="https://developer.mozilla.org/en-US/docs/Web/JavaScript/Reference/Global_Objects/Promise" TargetMode="External"/><Relationship Id="rId586" Type="http://schemas.openxmlformats.org/officeDocument/2006/relationships/hyperlink" Target="../../../class/src/registry/Registry.js~Registry.html" TargetMode="External"/><Relationship Id="rId751" Type="http://schemas.openxmlformats.org/officeDocument/2006/relationships/hyperlink" Target="../../../file/src/sandbox/Sandbox.js.html" TargetMode="External"/><Relationship Id="rId7" Type="http://schemas.openxmlformats.org/officeDocument/2006/relationships/endnotes" Target="endnotes.xml"/><Relationship Id="rId183" Type="http://schemas.openxmlformats.org/officeDocument/2006/relationships/hyperlink" Target="../../../class/src/graphconnector/BloomFilter.js~BloomFilter.html" TargetMode="External"/><Relationship Id="rId239" Type="http://schemas.openxmlformats.org/officeDocument/2006/relationships/hyperlink" Target="../../../class/src/utils/EventEmitter.js~EventEmitter.html" TargetMode="External"/><Relationship Id="rId390" Type="http://schemas.openxmlformats.org/officeDocument/2006/relationships/hyperlink" Target="https://developer.mozilla.org/en-US/docs/Web/JavaScript/Reference/Global_Objects/String" TargetMode="External"/><Relationship Id="rId404" Type="http://schemas.openxmlformats.org/officeDocument/2006/relationships/hyperlink" Target="../../../file/src/graphconnector/GraphConnectorContactData.js.html" TargetMode="External"/><Relationship Id="rId446" Type="http://schemas.openxmlformats.org/officeDocument/2006/relationships/hyperlink" Target="../../../class/src/registry/HypertyInstance.js~HypertyInstance.html" TargetMode="External"/><Relationship Id="rId611" Type="http://schemas.openxmlformats.org/officeDocument/2006/relationships/hyperlink" Target="../../../file/src/registry/Registry.js.html" TargetMode="External"/><Relationship Id="rId653" Type="http://schemas.openxmlformats.org/officeDocument/2006/relationships/hyperlink" Target="../../../file/src/runtime/RuntimeCatalogue-Local.js.html" TargetMode="External"/><Relationship Id="rId250" Type="http://schemas.openxmlformats.org/officeDocument/2006/relationships/hyperlink" Target="https://developer.mozilla.org/en-US/docs/Web/JavaScript/Reference/Global_Objects/String" TargetMode="External"/><Relationship Id="rId292" Type="http://schemas.openxmlformats.org/officeDocument/2006/relationships/hyperlink" Target="../../../class/src/graphconnector/GraphConnector.js~GraphConnector.html" TargetMode="External"/><Relationship Id="rId306" Type="http://schemas.openxmlformats.org/officeDocument/2006/relationships/hyperlink" Target="https://developer.mozilla.org/en-US/docs/Web/JavaScript/Reference/Global_Objects/String" TargetMode="External"/><Relationship Id="rId488" Type="http://schemas.openxmlformats.org/officeDocument/2006/relationships/hyperlink" Target="../../../class/src/bus/MessageBus.js~MessageBus.html" TargetMode="External"/><Relationship Id="rId695" Type="http://schemas.openxmlformats.org/officeDocument/2006/relationships/hyperlink" Target="https://developer.mozilla.org/en-US/docs/Web/JavaScript/Reference/Global_Objects/Promise" TargetMode="External"/><Relationship Id="rId709" Type="http://schemas.openxmlformats.org/officeDocument/2006/relationships/hyperlink" Target="../../../class/src/runtime/RuntimeUA.js~RuntimeUA.html" TargetMode="External"/><Relationship Id="rId45" Type="http://schemas.openxmlformats.org/officeDocument/2006/relationships/image" Target="media/image7.png"/><Relationship Id="rId87" Type="http://schemas.openxmlformats.org/officeDocument/2006/relationships/image" Target="media/image16.png"/><Relationship Id="rId110" Type="http://schemas.openxmlformats.org/officeDocument/2006/relationships/hyperlink" Target="https://github.com/Automattic/expect.js" TargetMode="External"/><Relationship Id="rId348" Type="http://schemas.openxmlformats.org/officeDocument/2006/relationships/hyperlink" Target="https://developer.mozilla.org/en-US/docs/Web/JavaScript/Reference/Global_Objects/String" TargetMode="External"/><Relationship Id="rId513" Type="http://schemas.openxmlformats.org/officeDocument/2006/relationships/hyperlink" Target="../../../class/src/bus/Bus.js~Bus.html" TargetMode="External"/><Relationship Id="rId555" Type="http://schemas.openxmlformats.org/officeDocument/2006/relationships/hyperlink" Target="../../../class/src/policy/PolicyEngine.js~PolicyEngine.html" TargetMode="External"/><Relationship Id="rId597" Type="http://schemas.openxmlformats.org/officeDocument/2006/relationships/hyperlink" Target="../../../file/src/registry/Registry.js.html" TargetMode="External"/><Relationship Id="rId720" Type="http://schemas.openxmlformats.org/officeDocument/2006/relationships/hyperlink" Target="https://esdoc.org" TargetMode="External"/><Relationship Id="rId762" Type="http://schemas.openxmlformats.org/officeDocument/2006/relationships/hyperlink" Target="../../../class/src/syncher/SyncherManager.js~SyncherManager.html" TargetMode="External"/><Relationship Id="rId152" Type="http://schemas.openxmlformats.org/officeDocument/2006/relationships/hyperlink" Target="http://jshint.com/" TargetMode="External"/><Relationship Id="rId194" Type="http://schemas.openxmlformats.org/officeDocument/2006/relationships/hyperlink" Target="../../../file/src/graphconnector/BloomFilter.js.html" TargetMode="External"/><Relationship Id="rId208" Type="http://schemas.openxmlformats.org/officeDocument/2006/relationships/hyperlink" Target="../../../class/src/bus/Bus.js~Bus.html" TargetMode="External"/><Relationship Id="rId415" Type="http://schemas.openxmlformats.org/officeDocument/2006/relationships/hyperlink" Target="../../../file/src/graphconnector/GraphConnectorContactData.js.html" TargetMode="External"/><Relationship Id="rId457" Type="http://schemas.openxmlformats.org/officeDocument/2006/relationships/hyperlink" Target="../../../file/src/registry/HypertyInstance.js.html" TargetMode="External"/><Relationship Id="rId622" Type="http://schemas.openxmlformats.org/officeDocument/2006/relationships/hyperlink" Target="../../../class/src/registry/RegistryDataModel.js~RegistryDataModel.html" TargetMode="External"/><Relationship Id="rId261" Type="http://schemas.openxmlformats.org/officeDocument/2006/relationships/hyperlink" Target="../../../file/src/graphconnector/GlobalRegistryRecord.js.html" TargetMode="External"/><Relationship Id="rId499" Type="http://schemas.openxmlformats.org/officeDocument/2006/relationships/hyperlink" Target="../../../class/src/bus/Bus.js~Bus.html" TargetMode="External"/><Relationship Id="rId664" Type="http://schemas.openxmlformats.org/officeDocument/2006/relationships/hyperlink" Target="../../../file/src/runtime/RuntimeCatalogue-Local.js.html" TargetMode="External"/><Relationship Id="rId14" Type="http://schemas.openxmlformats.org/officeDocument/2006/relationships/hyperlink" Target="https://github.com/reTHINK-project/dev-catalogue" TargetMode="External"/><Relationship Id="rId56" Type="http://schemas.openxmlformats.org/officeDocument/2006/relationships/hyperlink" Target="../datamodel/context" TargetMode="External"/><Relationship Id="rId317" Type="http://schemas.openxmlformats.org/officeDocument/2006/relationships/hyperlink" Target="https://developer.mozilla.org/en-US/docs/Web/JavaScript/Reference/Global_Objects/String" TargetMode="External"/><Relationship Id="rId359" Type="http://schemas.openxmlformats.org/officeDocument/2006/relationships/hyperlink" Target="https://developer.mozilla.org/en-US/docs/Web/JavaScript/Reference/Global_Objects/String" TargetMode="External"/><Relationship Id="rId524" Type="http://schemas.openxmlformats.org/officeDocument/2006/relationships/hyperlink" Target="../../../class/src/bus/Bus.js~Bus.html" TargetMode="External"/><Relationship Id="rId566" Type="http://schemas.openxmlformats.org/officeDocument/2006/relationships/hyperlink" Target="../../../file/src/policy/PolicyEngine.js.html" TargetMode="External"/><Relationship Id="rId731" Type="http://schemas.openxmlformats.org/officeDocument/2006/relationships/hyperlink" Target="../../../class/src/bus/Bus.js~Bus.html" TargetMode="External"/><Relationship Id="rId773" Type="http://schemas.openxmlformats.org/officeDocument/2006/relationships/theme" Target="theme/theme1.xml"/><Relationship Id="rId98" Type="http://schemas.openxmlformats.org/officeDocument/2006/relationships/hyperlink" Target="docs/specs/securityanalysis.md" TargetMode="External"/><Relationship Id="rId121" Type="http://schemas.openxmlformats.org/officeDocument/2006/relationships/hyperlink" Target="http://gulpjs.com/" TargetMode="External"/><Relationship Id="rId163" Type="http://schemas.openxmlformats.org/officeDocument/2006/relationships/hyperlink" Target="../../../class/src/bus/MiniBus.js~MiniBus.html" TargetMode="External"/><Relationship Id="rId219" Type="http://schemas.openxmlformats.org/officeDocument/2006/relationships/hyperlink" Target="../../../file/src/bus/Bus.js.html" TargetMode="External"/><Relationship Id="rId370" Type="http://schemas.openxmlformats.org/officeDocument/2006/relationships/hyperlink" Target="../../../class/src/graphconnector/GraphConnectorContactData.js~GraphConnectorContactData.html" TargetMode="External"/><Relationship Id="rId426" Type="http://schemas.openxmlformats.org/officeDocument/2006/relationships/hyperlink" Target="https://developer.mozilla.org/en-US/docs/Web/JavaScript/Reference/Global_Objects/String" TargetMode="External"/><Relationship Id="rId633" Type="http://schemas.openxmlformats.org/officeDocument/2006/relationships/hyperlink" Target="../../../class/src/runtime/RuntimeCatalogue-Local.js~RuntimeCatalogue.html" TargetMode="External"/><Relationship Id="rId230" Type="http://schemas.openxmlformats.org/officeDocument/2006/relationships/hyperlink" Target="https://developer.mozilla.org/en-US/docs/Web/JavaScript/Reference/Global_Objects/Number" TargetMode="External"/><Relationship Id="rId468" Type="http://schemas.openxmlformats.org/officeDocument/2006/relationships/hyperlink" Target="../../../class/src/identity/IdentityModule.js~IdentityModule.html" TargetMode="External"/><Relationship Id="rId675" Type="http://schemas.openxmlformats.org/officeDocument/2006/relationships/hyperlink" Target="https://developer.mozilla.org/en-US/docs/Web/JavaScript/Reference/Global_Objects/Promise" TargetMode="External"/><Relationship Id="rId25" Type="http://schemas.openxmlformats.org/officeDocument/2006/relationships/hyperlink" Target="hyperty-messaging-framework.md" TargetMode="External"/><Relationship Id="rId67" Type="http://schemas.openxmlformats.org/officeDocument/2006/relationships/hyperlink" Target="https://w3c.github.io/webrtc-pc/" TargetMode="External"/><Relationship Id="rId272" Type="http://schemas.openxmlformats.org/officeDocument/2006/relationships/hyperlink" Target="../../../class/src/graphconnector/GraphConnector.js~GraphConnector.html" TargetMode="External"/><Relationship Id="rId328" Type="http://schemas.openxmlformats.org/officeDocument/2006/relationships/hyperlink" Target="https://developer.mozilla.org/en-US/docs/Web/JavaScript/Reference/Global_Objects/String" TargetMode="External"/><Relationship Id="rId535" Type="http://schemas.openxmlformats.org/officeDocument/2006/relationships/hyperlink" Target="../../../class/src/syncher/ObjectAllocation.js~ObjectAllocation.html" TargetMode="External"/><Relationship Id="rId577" Type="http://schemas.openxmlformats.org/officeDocument/2006/relationships/hyperlink" Target="../../../class/src/registry/Registry.js~Registry.html" TargetMode="External"/><Relationship Id="rId700" Type="http://schemas.openxmlformats.org/officeDocument/2006/relationships/hyperlink" Target="https://developer.mozilla.org/en-US/docs/Web/JavaScript/Reference/Global_Objects/Promise" TargetMode="External"/><Relationship Id="rId742" Type="http://schemas.openxmlformats.org/officeDocument/2006/relationships/hyperlink" Target="../../../class/src/bus/Bus.js~Bus.html" TargetMode="External"/><Relationship Id="rId132" Type="http://schemas.openxmlformats.org/officeDocument/2006/relationships/hyperlink" Target="https://maven.apache.org/install.html" TargetMode="External"/><Relationship Id="rId174" Type="http://schemas.openxmlformats.org/officeDocument/2006/relationships/hyperlink" Target="../../../class/src/graphconnector/BloomFilter.js~BloomFilter.html" TargetMode="External"/><Relationship Id="rId381" Type="http://schemas.openxmlformats.org/officeDocument/2006/relationships/hyperlink" Target="../../../class/src/graphconnector/GraphConnectorContactData.js~GraphConnectorContactData.html" TargetMode="External"/><Relationship Id="rId602" Type="http://schemas.openxmlformats.org/officeDocument/2006/relationships/hyperlink" Target="../../../file/src/registry/Registry.js.html" TargetMode="External"/><Relationship Id="rId241" Type="http://schemas.openxmlformats.org/officeDocument/2006/relationships/hyperlink" Target="https://developer.mozilla.org/en-US/docs/Web/JavaScript/Reference/Global_Objects/Function" TargetMode="External"/><Relationship Id="rId437" Type="http://schemas.openxmlformats.org/officeDocument/2006/relationships/hyperlink" Target="https://developer.mozilla.org/en-US/docs/Web/JavaScript/Reference/Global_Objects/Promise" TargetMode="External"/><Relationship Id="rId479" Type="http://schemas.openxmlformats.org/officeDocument/2006/relationships/hyperlink" Target="../../../file/src/identity/IdentityModule.js.html" TargetMode="External"/><Relationship Id="rId644" Type="http://schemas.openxmlformats.org/officeDocument/2006/relationships/hyperlink" Target="../../../class/src/runtime/RuntimeCatalogue-Local.js~RuntimeCatalogue.html" TargetMode="External"/><Relationship Id="rId686" Type="http://schemas.openxmlformats.org/officeDocument/2006/relationships/hyperlink" Target="../../../file/src/runtime/RuntimeCatalogue.js.html" TargetMode="External"/><Relationship Id="rId36" Type="http://schemas.openxmlformats.org/officeDocument/2006/relationships/hyperlink" Target="development-of-hyperties.md" TargetMode="External"/><Relationship Id="rId283" Type="http://schemas.openxmlformats.org/officeDocument/2006/relationships/hyperlink" Target="../../../class/src/graphconnector/GraphConnector.js~GraphConnector.html" TargetMode="External"/><Relationship Id="rId339" Type="http://schemas.openxmlformats.org/officeDocument/2006/relationships/hyperlink" Target="https://developer.mozilla.org/en-US/docs/Web/JavaScript/Reference/Global_Objects/String" TargetMode="External"/><Relationship Id="rId490" Type="http://schemas.openxmlformats.org/officeDocument/2006/relationships/hyperlink" Target="../../../class/src/bus/Bus.js~Bus.html" TargetMode="External"/><Relationship Id="rId504" Type="http://schemas.openxmlformats.org/officeDocument/2006/relationships/hyperlink" Target="../../../file/src/bus/MessageBus.js.html" TargetMode="External"/><Relationship Id="rId546" Type="http://schemas.openxmlformats.org/officeDocument/2006/relationships/hyperlink" Target="https://developer.mozilla.org/en-US/docs/Web/JavaScript/Reference/Global_Objects/Number" TargetMode="External"/><Relationship Id="rId711" Type="http://schemas.openxmlformats.org/officeDocument/2006/relationships/hyperlink" Target="https://developer.mozilla.org/en-US/docs/Web/JavaScript/Reference/Global_Objects/Object" TargetMode="External"/><Relationship Id="rId753" Type="http://schemas.openxmlformats.org/officeDocument/2006/relationships/hyperlink" Target="https://developer.mozilla.org/en-US/docs/Web/JavaScript/Reference/Global_Objects/Promise" TargetMode="External"/><Relationship Id="rId78" Type="http://schemas.openxmlformats.org/officeDocument/2006/relationships/image" Target="media/image13.png"/><Relationship Id="rId101" Type="http://schemas.openxmlformats.org/officeDocument/2006/relationships/hyperlink" Target="https://github.com/settings/tokens" TargetMode="External"/><Relationship Id="rId143" Type="http://schemas.openxmlformats.org/officeDocument/2006/relationships/hyperlink" Target="https://nodejs.org/en/download/package-manager/" TargetMode="External"/><Relationship Id="rId185" Type="http://schemas.openxmlformats.org/officeDocument/2006/relationships/hyperlink" Target="https://developer.mozilla.org/en-US/docs/Web/JavaScript/Reference/Global_Objects/Boolean" TargetMode="External"/><Relationship Id="rId350" Type="http://schemas.openxmlformats.org/officeDocument/2006/relationships/hyperlink" Target="../../../file/src/graphconnector/GraphConnector.js.html" TargetMode="External"/><Relationship Id="rId406" Type="http://schemas.openxmlformats.org/officeDocument/2006/relationships/hyperlink" Target="../../../file/src/graphconnector/GraphConnectorContactData.js.html" TargetMode="External"/><Relationship Id="rId588" Type="http://schemas.openxmlformats.org/officeDocument/2006/relationships/hyperlink" Target="../../../class/src/registry/Registry.js~Registry.html" TargetMode="External"/><Relationship Id="rId9" Type="http://schemas.openxmlformats.org/officeDocument/2006/relationships/hyperlink" Target="http://creativecommons.org/licenses/by-nc-nd/3.0/" TargetMode="External"/><Relationship Id="rId210" Type="http://schemas.openxmlformats.org/officeDocument/2006/relationships/hyperlink" Target="https://developer.mozilla.org/en-US/docs/Web/JavaScript/Reference/Global_Objects/Function" TargetMode="External"/><Relationship Id="rId392" Type="http://schemas.openxmlformats.org/officeDocument/2006/relationships/hyperlink" Target="https://developer.mozilla.org/en-US/docs/Web/JavaScript/Reference/Global_Objects/String" TargetMode="External"/><Relationship Id="rId448" Type="http://schemas.openxmlformats.org/officeDocument/2006/relationships/hyperlink" Target="../../../class/src/registry/HypertyInstance.js~HypertyInstance.html" TargetMode="External"/><Relationship Id="rId613" Type="http://schemas.openxmlformats.org/officeDocument/2006/relationships/hyperlink" Target="../../../file/src/registry/Registry.js.html" TargetMode="External"/><Relationship Id="rId655" Type="http://schemas.openxmlformats.org/officeDocument/2006/relationships/hyperlink" Target="../../../file/src/runtime/RuntimeCatalogue-Local.js.html" TargetMode="External"/><Relationship Id="rId697" Type="http://schemas.openxmlformats.org/officeDocument/2006/relationships/hyperlink" Target="https://developer.mozilla.org/en-US/docs/Web/JavaScript/Reference/Global_Objects/Promise" TargetMode="External"/><Relationship Id="rId252" Type="http://schemas.openxmlformats.org/officeDocument/2006/relationships/hyperlink" Target="../../../file/src/utils/EventEmitter.js.html" TargetMode="External"/><Relationship Id="rId294" Type="http://schemas.openxmlformats.org/officeDocument/2006/relationships/hyperlink" Target="../../../class/src/graphconnector/GraphConnector.js~GraphConnector.html" TargetMode="External"/><Relationship Id="rId308" Type="http://schemas.openxmlformats.org/officeDocument/2006/relationships/hyperlink" Target="../../../file/src/graphconnector/GraphConnector.js.html" TargetMode="External"/><Relationship Id="rId515" Type="http://schemas.openxmlformats.org/officeDocument/2006/relationships/hyperlink" Target="../../../class/src/bus/Bus.js~Bus.html" TargetMode="External"/><Relationship Id="rId722" Type="http://schemas.openxmlformats.org/officeDocument/2006/relationships/hyperlink" Target="../../../class/src/bus/MiniBus.js~MiniBus.html" TargetMode="External"/><Relationship Id="rId47" Type="http://schemas.openxmlformats.org/officeDocument/2006/relationships/hyperlink" Target="https://github.com/reTHINK-project/dev-runtime-core/blob/d3.2-working-docs/docs/specs/readme.md" TargetMode="External"/><Relationship Id="rId89" Type="http://schemas.openxmlformats.org/officeDocument/2006/relationships/hyperlink" Target="https://github.com/reTHINK-project/dev-runtime-browser" TargetMode="External"/><Relationship Id="rId112" Type="http://schemas.openxmlformats.org/officeDocument/2006/relationships/hyperlink" Target="https://github.com/reTHINK-project/dev-msg-node-vertx/tree/dev-0.2" TargetMode="External"/><Relationship Id="rId154" Type="http://schemas.openxmlformats.org/officeDocument/2006/relationships/hyperlink" Target="../../../class/src/registry/AddressAllocation.js~AddressAllocation.html" TargetMode="External"/><Relationship Id="rId361" Type="http://schemas.openxmlformats.org/officeDocument/2006/relationships/hyperlink" Target="../../../class/src/graphconnector/BloomFilter.js~BloomFilter.html" TargetMode="External"/><Relationship Id="rId557" Type="http://schemas.openxmlformats.org/officeDocument/2006/relationships/hyperlink" Target="../../../class/src/policy/PolicyEngine.js~PolicyEngine.html" TargetMode="External"/><Relationship Id="rId599" Type="http://schemas.openxmlformats.org/officeDocument/2006/relationships/hyperlink" Target="../../../class/src/bus/MessageBus.js~MessageBus.html" TargetMode="External"/><Relationship Id="rId764" Type="http://schemas.openxmlformats.org/officeDocument/2006/relationships/hyperlink" Target="../../../file/src/syncher/SyncherManager.js.html" TargetMode="External"/><Relationship Id="rId196" Type="http://schemas.openxmlformats.org/officeDocument/2006/relationships/hyperlink" Target="../../../file/src/graphconnector/BloomFilter.js.html" TargetMode="External"/><Relationship Id="rId417" Type="http://schemas.openxmlformats.org/officeDocument/2006/relationships/hyperlink" Target="../../../file/src/graphconnector/GraphConnectorContactData.js.html" TargetMode="External"/><Relationship Id="rId459" Type="http://schemas.openxmlformats.org/officeDocument/2006/relationships/hyperlink" Target="../../../class/src/identity/IdentityModule.js~IdentityModule.html" TargetMode="External"/><Relationship Id="rId624" Type="http://schemas.openxmlformats.org/officeDocument/2006/relationships/hyperlink" Target="../../../class/src/registry/RegistryDataModel.js~RegistryDataModel.html" TargetMode="External"/><Relationship Id="rId666" Type="http://schemas.openxmlformats.org/officeDocument/2006/relationships/hyperlink" Target="../../../class/src/runtime/RuntimeCatalogue.js~RuntimeCatalogue.html" TargetMode="External"/><Relationship Id="rId16" Type="http://schemas.openxmlformats.org/officeDocument/2006/relationships/hyperlink" Target="https://matrix.org/" TargetMode="External"/><Relationship Id="rId221" Type="http://schemas.openxmlformats.org/officeDocument/2006/relationships/hyperlink" Target="https://developer.mozilla.org/en-US/docs/Web/JavaScript/Reference/Global_Objects/Number" TargetMode="External"/><Relationship Id="rId263" Type="http://schemas.openxmlformats.org/officeDocument/2006/relationships/hyperlink" Target="../../../file/src/graphconnector/GlobalRegistryRecord.js.html" TargetMode="External"/><Relationship Id="rId319" Type="http://schemas.openxmlformats.org/officeDocument/2006/relationships/hyperlink" Target="https://developer.mozilla.org/en-US/docs/Web/JavaScript/Reference/Global_Objects/String" TargetMode="External"/><Relationship Id="rId470" Type="http://schemas.openxmlformats.org/officeDocument/2006/relationships/hyperlink" Target="https://developer.mozilla.org/en-US/docs/Web/JavaScript/Reference/Global_Objects/Promise" TargetMode="External"/><Relationship Id="rId526" Type="http://schemas.openxmlformats.org/officeDocument/2006/relationships/hyperlink" Target="../../../file/src/bus/MiniBus.js.html" TargetMode="External"/><Relationship Id="rId58" Type="http://schemas.openxmlformats.org/officeDocument/2006/relationships/hyperlink" Target="https://github.com/reTHINK-project/dev-service-framework/blob/master/src/syncher/Syncher.js" TargetMode="External"/><Relationship Id="rId123" Type="http://schemas.openxmlformats.org/officeDocument/2006/relationships/image" Target="media/image18.png"/><Relationship Id="rId330" Type="http://schemas.openxmlformats.org/officeDocument/2006/relationships/hyperlink" Target="https://developer.mozilla.org/en-US/docs/Web/JavaScript/Reference/Global_Objects/String" TargetMode="External"/><Relationship Id="rId568" Type="http://schemas.openxmlformats.org/officeDocument/2006/relationships/hyperlink" Target="../../../class/src/utils/EventEmitter.js~EventEmitter.html" TargetMode="External"/><Relationship Id="rId733" Type="http://schemas.openxmlformats.org/officeDocument/2006/relationships/hyperlink" Target="../../../class/src/bus/Bus.js~Bus.html" TargetMode="External"/><Relationship Id="rId165" Type="http://schemas.openxmlformats.org/officeDocument/2006/relationships/hyperlink" Target="../../../file/src/registry/AddressAllocation.js.html" TargetMode="External"/><Relationship Id="rId372" Type="http://schemas.openxmlformats.org/officeDocument/2006/relationships/hyperlink" Target="../../../class/src/graphconnector/GraphConnectorContactData.js~GraphConnectorContactData.html" TargetMode="External"/><Relationship Id="rId428" Type="http://schemas.openxmlformats.org/officeDocument/2006/relationships/hyperlink" Target="https://developer.mozilla.org/en-US/docs/Web/JavaScript/Reference/Global_Objects/String" TargetMode="External"/><Relationship Id="rId635" Type="http://schemas.openxmlformats.org/officeDocument/2006/relationships/hyperlink" Target="https://developer.mozilla.org/en-US/docs/Web/JavaScript/Reference/Global_Objects/Promise" TargetMode="External"/><Relationship Id="rId677" Type="http://schemas.openxmlformats.org/officeDocument/2006/relationships/hyperlink" Target="https://developer.mozilla.org/en-US/docs/Web/JavaScript/Reference/Global_Objects/Promise" TargetMode="External"/><Relationship Id="rId232" Type="http://schemas.openxmlformats.org/officeDocument/2006/relationships/hyperlink" Target="https://developer.mozilla.org/en-US/docs/Web/JavaScript/Reference/Global_Objects/Function" TargetMode="External"/><Relationship Id="rId274" Type="http://schemas.openxmlformats.org/officeDocument/2006/relationships/hyperlink" Target="../../../class/src/graphconnector/GraphConnector.js~GraphConnector.html" TargetMode="External"/><Relationship Id="rId481" Type="http://schemas.openxmlformats.org/officeDocument/2006/relationships/hyperlink" Target="https://developer.mozilla.org/en-US/docs/Web/JavaScript/Reference/Global_Objects/Promise" TargetMode="External"/><Relationship Id="rId702" Type="http://schemas.openxmlformats.org/officeDocument/2006/relationships/hyperlink" Target="../../../file/src/runtime/RuntimeCatalogue.js.html" TargetMode="External"/><Relationship Id="rId27" Type="http://schemas.openxmlformats.org/officeDocument/2006/relationships/hyperlink" Target="hyperty-trust.md" TargetMode="External"/><Relationship Id="rId69" Type="http://schemas.openxmlformats.org/officeDocument/2006/relationships/hyperlink" Target="https://github.com/reTHINK-project/dev-runtime-core" TargetMode="External"/><Relationship Id="rId134" Type="http://schemas.openxmlformats.org/officeDocument/2006/relationships/image" Target="media/image22.png"/><Relationship Id="rId537" Type="http://schemas.openxmlformats.org/officeDocument/2006/relationships/hyperlink" Target="https://developer.mozilla.org/en-US/docs/Web/JavaScript/Reference/Global_Objects/Promise" TargetMode="External"/><Relationship Id="rId579" Type="http://schemas.openxmlformats.org/officeDocument/2006/relationships/hyperlink" Target="../../../class/src/registry/Registry.js~Registry.html" TargetMode="External"/><Relationship Id="rId744" Type="http://schemas.openxmlformats.org/officeDocument/2006/relationships/hyperlink" Target="../../../class/src/bus/MiniBus.js~MiniBus.html" TargetMode="External"/><Relationship Id="rId80" Type="http://schemas.openxmlformats.org/officeDocument/2006/relationships/hyperlink" Target="https://github.com/reTHINK-project/dev-service-framework/blob/develop/docs/datamodel/address/readme.md" TargetMode="External"/><Relationship Id="rId176" Type="http://schemas.openxmlformats.org/officeDocument/2006/relationships/hyperlink" Target="../../../class/src/graphconnector/BloomFilter.js~BloomFilter.html" TargetMode="External"/><Relationship Id="rId341" Type="http://schemas.openxmlformats.org/officeDocument/2006/relationships/hyperlink" Target="../../../file/src/graphconnector/GraphConnector.js.html" TargetMode="External"/><Relationship Id="rId383" Type="http://schemas.openxmlformats.org/officeDocument/2006/relationships/hyperlink" Target="../../../class/src/graphconnector/GraphConnectorContactData.js~GraphConnectorContactData.html" TargetMode="External"/><Relationship Id="rId439" Type="http://schemas.openxmlformats.org/officeDocument/2006/relationships/hyperlink" Target="../../../file/src/registry/HypertyDiscovery.js.html" TargetMode="External"/><Relationship Id="rId590" Type="http://schemas.openxmlformats.org/officeDocument/2006/relationships/hyperlink" Target="../../../class/src/utils/EventEmitter.js~EventEmitter.html" TargetMode="External"/><Relationship Id="rId604" Type="http://schemas.openxmlformats.org/officeDocument/2006/relationships/hyperlink" Target="../../../file/src/registry/Registry.js.html" TargetMode="External"/><Relationship Id="rId646" Type="http://schemas.openxmlformats.org/officeDocument/2006/relationships/hyperlink" Target="../../../file/src/runtime/RuntimeCatalogue-Local.js.html" TargetMode="External"/><Relationship Id="rId201" Type="http://schemas.openxmlformats.org/officeDocument/2006/relationships/hyperlink" Target="https://developer.mozilla.org/en-US/docs/Web/JavaScript/Reference/Global_Objects/Boolean" TargetMode="External"/><Relationship Id="rId243" Type="http://schemas.openxmlformats.org/officeDocument/2006/relationships/hyperlink" Target="https://developer.mozilla.org/en-US/docs/Web/JavaScript/Reference/Global_Objects/String" TargetMode="External"/><Relationship Id="rId285" Type="http://schemas.openxmlformats.org/officeDocument/2006/relationships/hyperlink" Target="../../../class/src/graphconnector/GraphConnector.js~GraphConnector.html" TargetMode="External"/><Relationship Id="rId450" Type="http://schemas.openxmlformats.org/officeDocument/2006/relationships/hyperlink" Target="../../../class/src/registry/RegistryDataModel.js~RegistryDataModel.html" TargetMode="External"/><Relationship Id="rId506" Type="http://schemas.openxmlformats.org/officeDocument/2006/relationships/hyperlink" Target="../../../file/src/bus/MessageBus.js.html" TargetMode="External"/><Relationship Id="rId688" Type="http://schemas.openxmlformats.org/officeDocument/2006/relationships/hyperlink" Target="https://developer.mozilla.org/en-US/docs/Web/JavaScript/Reference/Global_Objects/Promise" TargetMode="External"/><Relationship Id="rId38" Type="http://schemas.openxmlformats.org/officeDocument/2006/relationships/hyperlink" Target="development-of-hyperties.md" TargetMode="External"/><Relationship Id="rId103" Type="http://schemas.openxmlformats.org/officeDocument/2006/relationships/hyperlink" Target="http://karma-runner.github.io/0.13/index.html" TargetMode="External"/><Relationship Id="rId310" Type="http://schemas.openxmlformats.org/officeDocument/2006/relationships/hyperlink" Target="../../../file/src/graphconnector/GraphConnector.js.html" TargetMode="External"/><Relationship Id="rId492" Type="http://schemas.openxmlformats.org/officeDocument/2006/relationships/hyperlink" Target="https://developer.mozilla.org/en-US/docs/Web/JavaScript/Reference/Global_Objects/Number" TargetMode="External"/><Relationship Id="rId548" Type="http://schemas.openxmlformats.org/officeDocument/2006/relationships/hyperlink" Target="../../../class/src/bus/Pipeline.js~Pipeline.html" TargetMode="External"/><Relationship Id="rId713" Type="http://schemas.openxmlformats.org/officeDocument/2006/relationships/hyperlink" Target="../../../file/src/runtime/RuntimeUA.js.html" TargetMode="External"/><Relationship Id="rId755" Type="http://schemas.openxmlformats.org/officeDocument/2006/relationships/hyperlink" Target="../../../file/src/sandbox/Sandbox.js.html" TargetMode="External"/><Relationship Id="rId91" Type="http://schemas.openxmlformats.org/officeDocument/2006/relationships/hyperlink" Target="https://github.com/reTHINK-project/dev-msg-node-vertx" TargetMode="External"/><Relationship Id="rId145" Type="http://schemas.openxmlformats.org/officeDocument/2006/relationships/hyperlink" Target="http://mochajs.org/" TargetMode="External"/><Relationship Id="rId187" Type="http://schemas.openxmlformats.org/officeDocument/2006/relationships/hyperlink" Target="../../../file/src/graphconnector/BloomFilter.js.html" TargetMode="External"/><Relationship Id="rId352" Type="http://schemas.openxmlformats.org/officeDocument/2006/relationships/hyperlink" Target="https://developer.mozilla.org/en-US/docs/Web/JavaScript/Reference/Global_Objects/Promise" TargetMode="External"/><Relationship Id="rId394" Type="http://schemas.openxmlformats.org/officeDocument/2006/relationships/hyperlink" Target="../../../file/src/graphconnector/GraphConnectorContactData.js.html" TargetMode="External"/><Relationship Id="rId408" Type="http://schemas.openxmlformats.org/officeDocument/2006/relationships/hyperlink" Target="../../../file/src/graphconnector/GraphConnectorContactData.js.html" TargetMode="External"/><Relationship Id="rId615" Type="http://schemas.openxmlformats.org/officeDocument/2006/relationships/hyperlink" Target="https://developer.mozilla.org/en-US/docs/Web/JavaScript/Reference/Global_Objects/Promise" TargetMode="External"/><Relationship Id="rId212" Type="http://schemas.openxmlformats.org/officeDocument/2006/relationships/hyperlink" Target="../../../class/src/bus/MiniBus.js~MiniBus.html" TargetMode="External"/><Relationship Id="rId254" Type="http://schemas.openxmlformats.org/officeDocument/2006/relationships/hyperlink" Target="https://developer.mozilla.org/en-US/docs/Web/JavaScript/Reference/Global_Objects/Object" TargetMode="External"/><Relationship Id="rId657" Type="http://schemas.openxmlformats.org/officeDocument/2006/relationships/hyperlink" Target="../../../file/src/runtime/RuntimeCatalogue-Local.js.html" TargetMode="External"/><Relationship Id="rId699" Type="http://schemas.openxmlformats.org/officeDocument/2006/relationships/hyperlink" Target="../../../file/src/runtime/RuntimeCatalogue.js.html" TargetMode="External"/><Relationship Id="rId49" Type="http://schemas.openxmlformats.org/officeDocument/2006/relationships/hyperlink" Target="development-of-hyperties.md" TargetMode="External"/><Relationship Id="rId114" Type="http://schemas.openxmlformats.org/officeDocument/2006/relationships/hyperlink" Target="https://github.com/reTHINK-project/dev-msg-node-vertx/tree/dev-0.2" TargetMode="External"/><Relationship Id="rId296" Type="http://schemas.openxmlformats.org/officeDocument/2006/relationships/hyperlink" Target="../../../class/src/graphconnector/GraphConnector.js~GraphConnector.html" TargetMode="External"/><Relationship Id="rId461" Type="http://schemas.openxmlformats.org/officeDocument/2006/relationships/hyperlink" Target="../../../class/src/identity/IdentityModule.js~IdentityModule.html" TargetMode="External"/><Relationship Id="rId517" Type="http://schemas.openxmlformats.org/officeDocument/2006/relationships/hyperlink" Target="https://developer.mozilla.org/en-US/docs/Web/JavaScript/Reference/Global_Objects/Function" TargetMode="External"/><Relationship Id="rId559" Type="http://schemas.openxmlformats.org/officeDocument/2006/relationships/hyperlink" Target="../../../class/src/policy/PolicyEngine.js~PolicyEngine.html" TargetMode="External"/><Relationship Id="rId724" Type="http://schemas.openxmlformats.org/officeDocument/2006/relationships/hyperlink" Target="../../../class/src/sandbox/Sandbox.js~Sandbox.html" TargetMode="External"/><Relationship Id="rId766" Type="http://schemas.openxmlformats.org/officeDocument/2006/relationships/hyperlink" Target="https://esdoc.org" TargetMode="External"/><Relationship Id="rId60" Type="http://schemas.openxmlformats.org/officeDocument/2006/relationships/hyperlink" Target="hyperty-messaging-framework.md" TargetMode="External"/><Relationship Id="rId156" Type="http://schemas.openxmlformats.org/officeDocument/2006/relationships/hyperlink" Target="../../../class/src/registry/AddressAllocation.js~AddressAllocation.html" TargetMode="External"/><Relationship Id="rId198" Type="http://schemas.openxmlformats.org/officeDocument/2006/relationships/hyperlink" Target="../../../file/src/graphconnector/BloomFilter.js.html" TargetMode="External"/><Relationship Id="rId321" Type="http://schemas.openxmlformats.org/officeDocument/2006/relationships/hyperlink" Target="https://developer.mozilla.org/en-US/docs/Web/JavaScript/Reference/Global_Objects/String" TargetMode="External"/><Relationship Id="rId363" Type="http://schemas.openxmlformats.org/officeDocument/2006/relationships/hyperlink" Target="../../../class/src/graphconnector/BloomFilter.js~BloomFilter.html" TargetMode="External"/><Relationship Id="rId419" Type="http://schemas.openxmlformats.org/officeDocument/2006/relationships/hyperlink" Target="../../../file/src/graphconnector/GraphConnectorContactData.js.html" TargetMode="External"/><Relationship Id="rId570" Type="http://schemas.openxmlformats.org/officeDocument/2006/relationships/hyperlink" Target="../../../class/src/bus/MessageBus.js~MessageBus.html" TargetMode="External"/><Relationship Id="rId626" Type="http://schemas.openxmlformats.org/officeDocument/2006/relationships/hyperlink" Target="../../../file/src/registry/RegistryDataModel.js.html" TargetMode="External"/><Relationship Id="rId223" Type="http://schemas.openxmlformats.org/officeDocument/2006/relationships/hyperlink" Target="../../../file/src/bus/Bus.js.html" TargetMode="External"/><Relationship Id="rId430" Type="http://schemas.openxmlformats.org/officeDocument/2006/relationships/hyperlink" Target="https://developer.mozilla.org/en-US/docs/Web/JavaScript/Reference/Global_Objects/String" TargetMode="External"/><Relationship Id="rId668" Type="http://schemas.openxmlformats.org/officeDocument/2006/relationships/hyperlink" Target="../../../class/src/runtime/RuntimeCatalogue.js~RuntimeCatalogue.html" TargetMode="External"/><Relationship Id="rId18" Type="http://schemas.openxmlformats.org/officeDocument/2006/relationships/hyperlink" Target="https://github.com/reTHINK-project/dev-runtime-browser" TargetMode="External"/><Relationship Id="rId265" Type="http://schemas.openxmlformats.org/officeDocument/2006/relationships/hyperlink" Target="../../../class/src/graphconnector/GraphConnector.js~GraphConnector.html" TargetMode="External"/><Relationship Id="rId472" Type="http://schemas.openxmlformats.org/officeDocument/2006/relationships/hyperlink" Target="../../../file/src/identity/IdentityModule.js.html" TargetMode="External"/><Relationship Id="rId528" Type="http://schemas.openxmlformats.org/officeDocument/2006/relationships/hyperlink" Target="../../../file/src/bus/MiniBus.js.html" TargetMode="External"/><Relationship Id="rId735" Type="http://schemas.openxmlformats.org/officeDocument/2006/relationships/hyperlink" Target="https://developer.mozilla.org/en-US/docs/Web/JavaScript/Reference/Global_Objects/Function" TargetMode="External"/><Relationship Id="rId125" Type="http://schemas.openxmlformats.org/officeDocument/2006/relationships/hyperlink" Target="https://crosswalk-project.org/" TargetMode="External"/><Relationship Id="rId167" Type="http://schemas.openxmlformats.org/officeDocument/2006/relationships/hyperlink" Target="https://developer.mozilla.org/en-US/docs/Web/JavaScript/Reference/Global_Objects/Promise" TargetMode="External"/><Relationship Id="rId332" Type="http://schemas.openxmlformats.org/officeDocument/2006/relationships/hyperlink" Target="../../../file/src/graphconnector/GraphConnector.js.html" TargetMode="External"/><Relationship Id="rId374" Type="http://schemas.openxmlformats.org/officeDocument/2006/relationships/hyperlink" Target="../../../class/src/graphconnector/GraphConnectorContactData.js~GraphConnectorContactData.html" TargetMode="External"/><Relationship Id="rId581" Type="http://schemas.openxmlformats.org/officeDocument/2006/relationships/hyperlink" Target="../../../class/src/sandbox/Sandbox.js~Sandbox.html" TargetMode="External"/><Relationship Id="rId71" Type="http://schemas.openxmlformats.org/officeDocument/2006/relationships/image" Target="media/image12.png"/><Relationship Id="rId234" Type="http://schemas.openxmlformats.org/officeDocument/2006/relationships/hyperlink" Target="https://developer.mozilla.org/en-US/docs/Web/JavaScript/Reference/Global_Objects/Number" TargetMode="External"/><Relationship Id="rId637" Type="http://schemas.openxmlformats.org/officeDocument/2006/relationships/hyperlink" Target="https://developer.mozilla.org/en-US/docs/Web/JavaScript/Reference/Global_Objects/Promise" TargetMode="External"/><Relationship Id="rId679" Type="http://schemas.openxmlformats.org/officeDocument/2006/relationships/hyperlink" Target="https://developer.mozilla.org/en-US/docs/Web/JavaScript/Reference/Global_Objects/Promise" TargetMode="External"/><Relationship Id="rId2" Type="http://schemas.openxmlformats.org/officeDocument/2006/relationships/numbering" Target="numbering.xml"/><Relationship Id="rId29" Type="http://schemas.openxmlformats.org/officeDocument/2006/relationships/hyperlink" Target="hyperty-messaging-framework.md" TargetMode="External"/><Relationship Id="rId276" Type="http://schemas.openxmlformats.org/officeDocument/2006/relationships/hyperlink" Target="../../../class/src/graphconnector/GraphConnector.js~GraphConnector.html" TargetMode="External"/><Relationship Id="rId441" Type="http://schemas.openxmlformats.org/officeDocument/2006/relationships/hyperlink" Target="https://developer.mozilla.org/en-US/docs/Web/JavaScript/Reference/Global_Objects/Promise" TargetMode="External"/><Relationship Id="rId483" Type="http://schemas.openxmlformats.org/officeDocument/2006/relationships/hyperlink" Target="https://esdoc.org" TargetMode="External"/><Relationship Id="rId539" Type="http://schemas.openxmlformats.org/officeDocument/2006/relationships/hyperlink" Target="../../../file/src/syncher/ObjectAllocation.js.html" TargetMode="External"/><Relationship Id="rId690" Type="http://schemas.openxmlformats.org/officeDocument/2006/relationships/hyperlink" Target="https://developer.mozilla.org/en-US/docs/Web/JavaScript/Reference/Global_Objects/Promise" TargetMode="External"/><Relationship Id="rId704" Type="http://schemas.openxmlformats.org/officeDocument/2006/relationships/hyperlink" Target="https://esdoc.org" TargetMode="External"/><Relationship Id="rId746" Type="http://schemas.openxmlformats.org/officeDocument/2006/relationships/hyperlink" Target="../../../file/src/sandbox/Sandbox.js.html" TargetMode="External"/><Relationship Id="rId40" Type="http://schemas.openxmlformats.org/officeDocument/2006/relationships/image" Target="media/image5.png"/><Relationship Id="rId136" Type="http://schemas.openxmlformats.org/officeDocument/2006/relationships/hyperlink" Target="https://docs.docker.com/engine/installation/debian/" TargetMode="External"/><Relationship Id="rId178" Type="http://schemas.openxmlformats.org/officeDocument/2006/relationships/hyperlink" Target="../../../class/src/graphconnector/BloomFilter.js~BloomFilter.html" TargetMode="External"/><Relationship Id="rId301" Type="http://schemas.openxmlformats.org/officeDocument/2006/relationships/hyperlink" Target="https://developer.mozilla.org/en-US/docs/Web/JavaScript/Reference/Global_Objects/String" TargetMode="External"/><Relationship Id="rId343" Type="http://schemas.openxmlformats.org/officeDocument/2006/relationships/hyperlink" Target="https://developer.mozilla.org/en-US/docs/Web/JavaScript/Reference/Global_Objects/String" TargetMode="External"/><Relationship Id="rId550" Type="http://schemas.openxmlformats.org/officeDocument/2006/relationships/hyperlink" Target="../../../file/src/bus/Pipeline.js.html" TargetMode="External"/><Relationship Id="rId82" Type="http://schemas.openxmlformats.org/officeDocument/2006/relationships/hyperlink" Target="https://github.com/reTHINK-project/dev-service-framework/blob/develop/docs/datamodel/address/readme.md" TargetMode="External"/><Relationship Id="rId203" Type="http://schemas.openxmlformats.org/officeDocument/2006/relationships/hyperlink" Target="../../../class/src/bus/MessageBus.js~MessageBus.html" TargetMode="External"/><Relationship Id="rId385" Type="http://schemas.openxmlformats.org/officeDocument/2006/relationships/hyperlink" Target="../../../class/src/graphconnector/GraphConnectorContactData.js~GraphConnectorContactData.html" TargetMode="External"/><Relationship Id="rId592" Type="http://schemas.openxmlformats.org/officeDocument/2006/relationships/hyperlink" Target="https://developer.mozilla.org/en-US/docs/Web/JavaScript/Reference/Global_Objects/Function" TargetMode="External"/><Relationship Id="rId606" Type="http://schemas.openxmlformats.org/officeDocument/2006/relationships/hyperlink" Target="../../../file/src/registry/Registry.js.html" TargetMode="External"/><Relationship Id="rId648" Type="http://schemas.openxmlformats.org/officeDocument/2006/relationships/hyperlink" Target="../../../file/src/runtime/RuntimeCatalogue-Local.js.html" TargetMode="External"/><Relationship Id="rId245" Type="http://schemas.openxmlformats.org/officeDocument/2006/relationships/hyperlink" Target="https://developer.mozilla.org/en-US/docs/Web/JavaScript/Reference/Global_Objects/String" TargetMode="External"/><Relationship Id="rId287" Type="http://schemas.openxmlformats.org/officeDocument/2006/relationships/hyperlink" Target="../../../class/src/graphconnector/GraphConnector.js~GraphConnector.html" TargetMode="External"/><Relationship Id="rId410" Type="http://schemas.openxmlformats.org/officeDocument/2006/relationships/hyperlink" Target="../../../file/src/graphconnector/GraphConnectorContactData.js.html" TargetMode="External"/><Relationship Id="rId452" Type="http://schemas.openxmlformats.org/officeDocument/2006/relationships/hyperlink" Target="../../../class/src/registry/RegistryDataModel.js~RegistryDataModel.html" TargetMode="External"/><Relationship Id="rId494" Type="http://schemas.openxmlformats.org/officeDocument/2006/relationships/hyperlink" Target="../../../class/src/bus/Bus.js~Bus.html" TargetMode="External"/><Relationship Id="rId508" Type="http://schemas.openxmlformats.org/officeDocument/2006/relationships/hyperlink" Target="https://esdoc.org" TargetMode="External"/><Relationship Id="rId715" Type="http://schemas.openxmlformats.org/officeDocument/2006/relationships/hyperlink" Target="../../../file/src/runtime/RuntimeUA.js.html" TargetMode="External"/><Relationship Id="rId105" Type="http://schemas.openxmlformats.org/officeDocument/2006/relationships/hyperlink" Target="http://jspm.io/" TargetMode="External"/><Relationship Id="rId147" Type="http://schemas.openxmlformats.org/officeDocument/2006/relationships/image" Target="media/image27.png"/><Relationship Id="rId312" Type="http://schemas.openxmlformats.org/officeDocument/2006/relationships/hyperlink" Target="../../../file/src/graphconnector/GraphConnector.js.html" TargetMode="External"/><Relationship Id="rId354" Type="http://schemas.openxmlformats.org/officeDocument/2006/relationships/hyperlink" Target="https://developer.mozilla.org/en-US/docs/Web/JavaScript/Reference/Global_Objects/String" TargetMode="External"/><Relationship Id="rId757" Type="http://schemas.openxmlformats.org/officeDocument/2006/relationships/hyperlink" Target="../../../class/src/sandbox/SandboxRegistry.js~SandboxRegistry.html" TargetMode="External"/><Relationship Id="rId51" Type="http://schemas.openxmlformats.org/officeDocument/2006/relationships/hyperlink" Target="https://developer.mozilla.org/pt-PT/docs/Web/JavaScript/Reference/Global_Objects/Object/observe" TargetMode="External"/><Relationship Id="rId93" Type="http://schemas.openxmlformats.org/officeDocument/2006/relationships/hyperlink" Target="https://github.com/reTHINK-project/dev-msg-node-nodejs" TargetMode="External"/><Relationship Id="rId189" Type="http://schemas.openxmlformats.org/officeDocument/2006/relationships/hyperlink" Target="../../../file/src/graphconnector/BloomFilter.js.html" TargetMode="External"/><Relationship Id="rId396" Type="http://schemas.openxmlformats.org/officeDocument/2006/relationships/hyperlink" Target="https://developer.mozilla.org/en-US/docs/Web/JavaScript/Reference/Global_Objects/String" TargetMode="External"/><Relationship Id="rId561" Type="http://schemas.openxmlformats.org/officeDocument/2006/relationships/hyperlink" Target="../../../file/src/policy/PolicyEngine.js.html" TargetMode="External"/><Relationship Id="rId617" Type="http://schemas.openxmlformats.org/officeDocument/2006/relationships/hyperlink" Target="../../../file/src/registry/Registry.js.html" TargetMode="External"/><Relationship Id="rId659" Type="http://schemas.openxmlformats.org/officeDocument/2006/relationships/hyperlink" Target="https://developer.mozilla.org/en-US/docs/Web/JavaScript/Reference/Global_Objects/Promise" TargetMode="External"/><Relationship Id="rId214" Type="http://schemas.openxmlformats.org/officeDocument/2006/relationships/hyperlink" Target="https://developer.mozilla.org/en-US/docs/Web/JavaScript/Reference/Global_Objects/Function" TargetMode="External"/><Relationship Id="rId256" Type="http://schemas.openxmlformats.org/officeDocument/2006/relationships/hyperlink" Target="../../../class/src/graphconnector/GlobalRegistryRecord.js~GlobalRegistryRecord.html" TargetMode="External"/><Relationship Id="rId298" Type="http://schemas.openxmlformats.org/officeDocument/2006/relationships/hyperlink" Target="../../../class/src/graphconnector/GraphConnector.js~GraphConnector.html" TargetMode="External"/><Relationship Id="rId421" Type="http://schemas.openxmlformats.org/officeDocument/2006/relationships/hyperlink" Target="../../../file/src/graphconnector/GraphConnectorContactData.js.html" TargetMode="External"/><Relationship Id="rId463" Type="http://schemas.openxmlformats.org/officeDocument/2006/relationships/hyperlink" Target="https://developer.mozilla.org/en-US/docs/Web/JavaScript/Reference/Global_Objects/Array" TargetMode="External"/><Relationship Id="rId519" Type="http://schemas.openxmlformats.org/officeDocument/2006/relationships/hyperlink" Target="../../../class/src/bus/MiniBus.js~MiniBus.html" TargetMode="External"/><Relationship Id="rId670" Type="http://schemas.openxmlformats.org/officeDocument/2006/relationships/hyperlink" Target="https://developer.mozilla.org/en-US/docs/Web/JavaScript/Reference/Global_Objects/Promise" TargetMode="External"/><Relationship Id="rId116" Type="http://schemas.openxmlformats.org/officeDocument/2006/relationships/image" Target="media/image17.png"/><Relationship Id="rId158" Type="http://schemas.openxmlformats.org/officeDocument/2006/relationships/hyperlink" Target="../../../class/src/registry/AddressAllocation.js~AddressAllocation.html" TargetMode="External"/><Relationship Id="rId323" Type="http://schemas.openxmlformats.org/officeDocument/2006/relationships/hyperlink" Target="https://developer.mozilla.org/en-US/docs/Web/JavaScript/Reference/Global_Objects/String" TargetMode="External"/><Relationship Id="rId530" Type="http://schemas.openxmlformats.org/officeDocument/2006/relationships/hyperlink" Target="https://esdoc.org" TargetMode="External"/><Relationship Id="rId726" Type="http://schemas.openxmlformats.org/officeDocument/2006/relationships/hyperlink" Target="https://developer.mozilla.org/en-US/docs/Web/JavaScript/Reference/Global_Objects/Promise" TargetMode="External"/><Relationship Id="rId768" Type="http://schemas.openxmlformats.org/officeDocument/2006/relationships/header" Target="header2.xml"/><Relationship Id="rId20" Type="http://schemas.openxmlformats.org/officeDocument/2006/relationships/hyperlink" Target="https://github.com/reTHINK-project/dev-runtime-core/blob/d3.2-working-docs/readme.md" TargetMode="External"/><Relationship Id="rId62" Type="http://schemas.openxmlformats.org/officeDocument/2006/relationships/hyperlink" Target="hyperty-messaging-framework.md" TargetMode="External"/><Relationship Id="rId365" Type="http://schemas.openxmlformats.org/officeDocument/2006/relationships/hyperlink" Target="https://developer.mozilla.org/en-US/docs/Web/JavaScript/Reference/Global_Objects/String" TargetMode="External"/><Relationship Id="rId572" Type="http://schemas.openxmlformats.org/officeDocument/2006/relationships/hyperlink" Target="../../../class/src/bus/MessageBus.js~MessageBus.html" TargetMode="External"/><Relationship Id="rId628" Type="http://schemas.openxmlformats.org/officeDocument/2006/relationships/hyperlink" Target="../../../file/src/registry/RegistryDataModel.js.html" TargetMode="External"/><Relationship Id="rId225" Type="http://schemas.openxmlformats.org/officeDocument/2006/relationships/hyperlink" Target="https://developer.mozilla.org/en-US/docs/Web/JavaScript/Reference/Global_Objects/Function" TargetMode="External"/><Relationship Id="rId267" Type="http://schemas.openxmlformats.org/officeDocument/2006/relationships/hyperlink" Target="../../../class/src/graphconnector/GraphConnector.js~GraphConnector.html" TargetMode="External"/><Relationship Id="rId432" Type="http://schemas.openxmlformats.org/officeDocument/2006/relationships/hyperlink" Target="https://developer.mozilla.org/en-US/%20%20docs/Web/JavaScript/Reference/Glo%20bal%20_Objects/String" TargetMode="External"/><Relationship Id="rId474" Type="http://schemas.openxmlformats.org/officeDocument/2006/relationships/hyperlink" Target="https://developer.mozilla.org/en-US/docs/Web/JavaScript/Reference/Global_Objects/Array" TargetMode="External"/><Relationship Id="rId127" Type="http://schemas.openxmlformats.org/officeDocument/2006/relationships/hyperlink" Target="https://www.w3.org/TR/webrtc/" TargetMode="External"/><Relationship Id="rId681" Type="http://schemas.openxmlformats.org/officeDocument/2006/relationships/hyperlink" Target="https://developer.mozilla.org/en-US/docs/Web/JavaScript/Reference/Global_Objects/Promise" TargetMode="External"/><Relationship Id="rId737" Type="http://schemas.openxmlformats.org/officeDocument/2006/relationships/hyperlink" Target="../../../class/src/bus/MiniBus.js~MiniBus.html" TargetMode="External"/><Relationship Id="rId31" Type="http://schemas.openxmlformats.org/officeDocument/2006/relationships/hyperlink" Target="https://en.wikipedia.org/wiki/Fog_computing" TargetMode="External"/><Relationship Id="rId73" Type="http://schemas.openxmlformats.org/officeDocument/2006/relationships/hyperlink" Target="hyperty-messaging-framework.md" TargetMode="External"/><Relationship Id="rId169" Type="http://schemas.openxmlformats.org/officeDocument/2006/relationships/hyperlink" Target="https://developer.mozilla.org/en-US/docs/Web/JavaScript/Reference/Global_Objects/Number" TargetMode="External"/><Relationship Id="rId334" Type="http://schemas.openxmlformats.org/officeDocument/2006/relationships/hyperlink" Target="../../../file/src/graphconnector/GraphConnector.js.html" TargetMode="External"/><Relationship Id="rId376" Type="http://schemas.openxmlformats.org/officeDocument/2006/relationships/hyperlink" Target="https://developer.mozilla.org/en-US/docs/Web/JavaScript/Reference/Global_Objects/String" TargetMode="External"/><Relationship Id="rId541" Type="http://schemas.openxmlformats.org/officeDocument/2006/relationships/hyperlink" Target="https://developer.mozilla.org/en-US/docs/Web/JavaScript/Reference/Global_Objects/String" TargetMode="External"/><Relationship Id="rId583" Type="http://schemas.openxmlformats.org/officeDocument/2006/relationships/hyperlink" Target="../../../class/src/registry/Registry.js~Registry.html" TargetMode="External"/><Relationship Id="rId639" Type="http://schemas.openxmlformats.org/officeDocument/2006/relationships/hyperlink" Target="../../../class/src/runtime/RuntimeCatalogue-Local.js~RuntimeCatalogue.html" TargetMode="External"/><Relationship Id="rId4" Type="http://schemas.openxmlformats.org/officeDocument/2006/relationships/settings" Target="settings.xml"/><Relationship Id="rId180" Type="http://schemas.openxmlformats.org/officeDocument/2006/relationships/hyperlink" Target="../../../class/src/graphconnector/BloomFilter.js~BloomFilter.html" TargetMode="External"/><Relationship Id="rId236" Type="http://schemas.openxmlformats.org/officeDocument/2006/relationships/hyperlink" Target="https://developer.mozilla.org/en-US/docs/Web/JavaScript/Reference/Global_Objects/Number" TargetMode="External"/><Relationship Id="rId278" Type="http://schemas.openxmlformats.org/officeDocument/2006/relationships/hyperlink" Target="https://developer.mozilla.org/en-US/docs/Web/JavaScript/Reference/Global_Objects/String" TargetMode="External"/><Relationship Id="rId401" Type="http://schemas.openxmlformats.org/officeDocument/2006/relationships/hyperlink" Target="../../../file/src/graphconnector/GraphConnectorContactData.js.html" TargetMode="External"/><Relationship Id="rId443" Type="http://schemas.openxmlformats.org/officeDocument/2006/relationships/hyperlink" Target="https://esdoc.org" TargetMode="External"/><Relationship Id="rId650" Type="http://schemas.openxmlformats.org/officeDocument/2006/relationships/hyperlink" Target="../../../file/src/runtime/RuntimeCatalogue-Local.js.html" TargetMode="External"/><Relationship Id="rId303" Type="http://schemas.openxmlformats.org/officeDocument/2006/relationships/hyperlink" Target="https://developer.mozilla.org/en-US/docs/Web/JavaScript/Reference/Global_Objects/String" TargetMode="External"/><Relationship Id="rId485" Type="http://schemas.openxmlformats.org/officeDocument/2006/relationships/hyperlink" Target="../../../class/src/bus/MessageBus.js~MessageBus.html" TargetMode="External"/><Relationship Id="rId692" Type="http://schemas.openxmlformats.org/officeDocument/2006/relationships/hyperlink" Target="https://developer.mozilla.org/en-US/docs/Web/JavaScript/Reference/Global_Objects/Promise" TargetMode="External"/><Relationship Id="rId706" Type="http://schemas.openxmlformats.org/officeDocument/2006/relationships/hyperlink" Target="../../../class/src/runtime/RuntimeUA.js~RuntimeUA.html" TargetMode="External"/><Relationship Id="rId748" Type="http://schemas.openxmlformats.org/officeDocument/2006/relationships/hyperlink" Target="https://developer.mozilla.org/en-US/docs/Web/JavaScript/Reference/Global_Objects/String" TargetMode="External"/><Relationship Id="rId42" Type="http://schemas.openxmlformats.org/officeDocument/2006/relationships/hyperlink" Target="https://github.com/reTHINK-project/dev-msg-node-matrix" TargetMode="External"/><Relationship Id="rId84" Type="http://schemas.openxmlformats.org/officeDocument/2006/relationships/hyperlink" Target="https://github.com/reTHINK-project/dev-service-framework/blob/d3.2-working-docs/docs/specs/messages/registration-messages.md" TargetMode="External"/><Relationship Id="rId138" Type="http://schemas.openxmlformats.org/officeDocument/2006/relationships/hyperlink" Target="https://matrix.org/speculator/spec/head/intro.html" TargetMode="External"/><Relationship Id="rId345" Type="http://schemas.openxmlformats.org/officeDocument/2006/relationships/hyperlink" Target="https://developer.mozilla.org/en-US/docs/Web/JavaScript/Reference/Global_Objects/String" TargetMode="External"/><Relationship Id="rId387" Type="http://schemas.openxmlformats.org/officeDocument/2006/relationships/hyperlink" Target="../../../class/src/graphconnector/GraphConnectorContactData.js~GraphConnectorContactData.html" TargetMode="External"/><Relationship Id="rId510" Type="http://schemas.openxmlformats.org/officeDocument/2006/relationships/hyperlink" Target="../../../class/src/sandbox/Sandbox.js~Sandbox.html" TargetMode="External"/><Relationship Id="rId552" Type="http://schemas.openxmlformats.org/officeDocument/2006/relationships/hyperlink" Target="https://esdoc.org" TargetMode="External"/><Relationship Id="rId594" Type="http://schemas.openxmlformats.org/officeDocument/2006/relationships/hyperlink" Target="https://developer.mozilla.org/en-US/docs/Web/JavaScript/Reference/Global_Objects/String" TargetMode="External"/><Relationship Id="rId608" Type="http://schemas.openxmlformats.org/officeDocument/2006/relationships/hyperlink" Target="../../../class/src/sandbox/Sandbox.js~Sandbox.html" TargetMode="External"/><Relationship Id="rId191" Type="http://schemas.openxmlformats.org/officeDocument/2006/relationships/hyperlink" Target="../../../file/src/graphconnector/BloomFilter.js.html" TargetMode="External"/><Relationship Id="rId205" Type="http://schemas.openxmlformats.org/officeDocument/2006/relationships/hyperlink" Target="../../../class/src/sandbox/Sandbox.js~Sandbox.html" TargetMode="External"/><Relationship Id="rId247" Type="http://schemas.openxmlformats.org/officeDocument/2006/relationships/hyperlink" Target="../../../file/src/utils/EventEmitter.js.html" TargetMode="External"/><Relationship Id="rId412" Type="http://schemas.openxmlformats.org/officeDocument/2006/relationships/hyperlink" Target="https://developer.mozilla.org/en-US/docs/Web/JavaScript/Reference/Global_Objects/String" TargetMode="External"/><Relationship Id="rId107" Type="http://schemas.openxmlformats.org/officeDocument/2006/relationships/hyperlink" Target="http://jscs.info/" TargetMode="External"/><Relationship Id="rId289" Type="http://schemas.openxmlformats.org/officeDocument/2006/relationships/hyperlink" Target="../../../class/src/graphconnector/GraphConnector.js~GraphConnector.html" TargetMode="External"/><Relationship Id="rId454" Type="http://schemas.openxmlformats.org/officeDocument/2006/relationships/hyperlink" Target="../../../class/src/registry/RegistryDataModel.js~RegistryDataModel.html" TargetMode="External"/><Relationship Id="rId496" Type="http://schemas.openxmlformats.org/officeDocument/2006/relationships/hyperlink" Target="../../../class/src/bus/Bus.js~Bus.html" TargetMode="External"/><Relationship Id="rId661" Type="http://schemas.openxmlformats.org/officeDocument/2006/relationships/hyperlink" Target="https://developer.mozilla.org/en-US/docs/Web/JavaScript/Reference/Global_Objects/Promise" TargetMode="External"/><Relationship Id="rId717" Type="http://schemas.openxmlformats.org/officeDocument/2006/relationships/hyperlink" Target="https://developer.mozilla.org/en-US/docs/Web/JavaScript/Reference/Global_Objects/Object" TargetMode="External"/><Relationship Id="rId759" Type="http://schemas.openxmlformats.org/officeDocument/2006/relationships/hyperlink" Target="../../../file/src/sandbox/SandboxRegistry.js.html" TargetMode="External"/><Relationship Id="rId11" Type="http://schemas.openxmlformats.org/officeDocument/2006/relationships/hyperlink" Target="https://en.wikipedia.org/wiki/Customer_relationship_management" TargetMode="External"/><Relationship Id="rId53" Type="http://schemas.openxmlformats.org/officeDocument/2006/relationships/hyperlink" Target="../datamodel/connection" TargetMode="External"/><Relationship Id="rId149" Type="http://schemas.openxmlformats.org/officeDocument/2006/relationships/image" Target="media/image28.png"/><Relationship Id="rId314" Type="http://schemas.openxmlformats.org/officeDocument/2006/relationships/hyperlink" Target="../../../file/src/graphconnector/GraphConnector.js.html" TargetMode="External"/><Relationship Id="rId356" Type="http://schemas.openxmlformats.org/officeDocument/2006/relationships/hyperlink" Target="../../../class/src/graphconnector/GraphConnectorContactData.js~GraphConnectorContactData.html" TargetMode="External"/><Relationship Id="rId398" Type="http://schemas.openxmlformats.org/officeDocument/2006/relationships/hyperlink" Target="../../../class/src/graphconnector/BloomFilter.js~BloomFilter.html" TargetMode="External"/><Relationship Id="rId521" Type="http://schemas.openxmlformats.org/officeDocument/2006/relationships/hyperlink" Target="https://developer.mozilla.org/en-US/docs/Web/JavaScript/Reference/Global_Objects/Function" TargetMode="External"/><Relationship Id="rId563" Type="http://schemas.openxmlformats.org/officeDocument/2006/relationships/hyperlink" Target="https://developer.mozilla.org/en-US/docs/Web/JavaScript/Reference/Global_Objects/String" TargetMode="External"/><Relationship Id="rId619" Type="http://schemas.openxmlformats.org/officeDocument/2006/relationships/hyperlink" Target="../../../file/src/registry/Registry.js.html" TargetMode="External"/><Relationship Id="rId770" Type="http://schemas.openxmlformats.org/officeDocument/2006/relationships/footer" Target="footer2.xml"/><Relationship Id="rId95" Type="http://schemas.openxmlformats.org/officeDocument/2006/relationships/hyperlink" Target="https://github.com/reTHINK-project/dev-catalogue" TargetMode="External"/><Relationship Id="rId160" Type="http://schemas.openxmlformats.org/officeDocument/2006/relationships/hyperlink" Target="https://developer.mozilla.org/en-US/docs/Web/JavaScript/Reference/Global_Objects/Promise" TargetMode="External"/><Relationship Id="rId216" Type="http://schemas.openxmlformats.org/officeDocument/2006/relationships/hyperlink" Target="../../../class/src/bus/Bus.js~Bus.html" TargetMode="External"/><Relationship Id="rId423" Type="http://schemas.openxmlformats.org/officeDocument/2006/relationships/hyperlink" Target="../../../file/src/graphconnector/GraphConnectorContactData.js.html" TargetMode="External"/><Relationship Id="rId258" Type="http://schemas.openxmlformats.org/officeDocument/2006/relationships/hyperlink" Target="../../../class/src/graphconnector/GlobalRegistryRecord.js~GlobalRegistryRecord.html" TargetMode="External"/><Relationship Id="rId465" Type="http://schemas.openxmlformats.org/officeDocument/2006/relationships/hyperlink" Target="https://developer.mozilla.org/en-US/docs/Web/JavaScript/Reference/Global_Objects/Promise" TargetMode="External"/><Relationship Id="rId630" Type="http://schemas.openxmlformats.org/officeDocument/2006/relationships/hyperlink" Target="https://esdoc.org" TargetMode="External"/><Relationship Id="rId672" Type="http://schemas.openxmlformats.org/officeDocument/2006/relationships/hyperlink" Target="https://developer.mozilla.org/en-US/docs/Web/JavaScript/Reference/Global_Objects/Promise" TargetMode="External"/><Relationship Id="rId728" Type="http://schemas.openxmlformats.org/officeDocument/2006/relationships/hyperlink" Target="../../../class/src/sandbox/Sandbox.js~Sandbox.html" TargetMode="External"/><Relationship Id="rId22" Type="http://schemas.openxmlformats.org/officeDocument/2006/relationships/hyperlink" Target="https://github.com/reTHINK-project/dev-msg-node-matrix" TargetMode="External"/><Relationship Id="rId64" Type="http://schemas.openxmlformats.org/officeDocument/2006/relationships/hyperlink" Target="/specs/dynamic-view/data-sync/readme.md" TargetMode="External"/><Relationship Id="rId118" Type="http://schemas.openxmlformats.org/officeDocument/2006/relationships/hyperlink" Target="http://karma-runner.github.io/0.13/index.html" TargetMode="External"/><Relationship Id="rId325" Type="http://schemas.openxmlformats.org/officeDocument/2006/relationships/hyperlink" Target="../../../file/src/graphconnector/GraphConnector.js.html" TargetMode="External"/><Relationship Id="rId367" Type="http://schemas.openxmlformats.org/officeDocument/2006/relationships/hyperlink" Target="https://developer.mozilla.org/en-US/docs/Web/JavaScript/Reference/Global_Objects/String" TargetMode="External"/><Relationship Id="rId532" Type="http://schemas.openxmlformats.org/officeDocument/2006/relationships/hyperlink" Target="../../../class/src/bus/MiniBus.js~MiniBus.html" TargetMode="External"/><Relationship Id="rId574" Type="http://schemas.openxmlformats.org/officeDocument/2006/relationships/hyperlink" Target="../../../class/src/bus/MessageBus.js~MessageBus.html" TargetMode="External"/><Relationship Id="rId171" Type="http://schemas.openxmlformats.org/officeDocument/2006/relationships/hyperlink" Target="../../../class/src/graphconnector/BloomFilter.js~BloomFilter.html" TargetMode="External"/><Relationship Id="rId227" Type="http://schemas.openxmlformats.org/officeDocument/2006/relationships/hyperlink" Target="../../../file/src/bus/Bus.js.html" TargetMode="External"/><Relationship Id="rId269" Type="http://schemas.openxmlformats.org/officeDocument/2006/relationships/hyperlink" Target="../../../class/src/graphconnector/GraphConnector.js~GraphConnector.html" TargetMode="External"/><Relationship Id="rId434" Type="http://schemas.openxmlformats.org/officeDocument/2006/relationships/hyperlink" Target="../../../class/src/registry/HypertyDiscovery.js~HypertyDiscovery.html" TargetMode="External"/><Relationship Id="rId476" Type="http://schemas.openxmlformats.org/officeDocument/2006/relationships/hyperlink" Target="https://developer.mozilla.org/en-US/docs/Web/JavaScript/Reference/Global_Objects/Promise" TargetMode="External"/><Relationship Id="rId641" Type="http://schemas.openxmlformats.org/officeDocument/2006/relationships/hyperlink" Target="../../../class/src/runtime/RuntimeCatalogue-Local.js~RuntimeCatalogue.html" TargetMode="External"/><Relationship Id="rId683" Type="http://schemas.openxmlformats.org/officeDocument/2006/relationships/hyperlink" Target="../../../file/src/runtime/RuntimeCatalogue.js.html" TargetMode="External"/><Relationship Id="rId739" Type="http://schemas.openxmlformats.org/officeDocument/2006/relationships/hyperlink" Target="https://developer.mozilla.org/en-US/docs/Web/JavaScript/Reference/Global_Objects/Function" TargetMode="External"/><Relationship Id="rId33" Type="http://schemas.openxmlformats.org/officeDocument/2006/relationships/image" Target="media/image4.png"/><Relationship Id="rId129" Type="http://schemas.openxmlformats.org/officeDocument/2006/relationships/hyperlink" Target="https://docs.docker.com/" TargetMode="External"/><Relationship Id="rId280" Type="http://schemas.openxmlformats.org/officeDocument/2006/relationships/hyperlink" Target="../../../class/src/graphconnector/GraphConnector.js~GraphConnector.html" TargetMode="External"/><Relationship Id="rId336" Type="http://schemas.openxmlformats.org/officeDocument/2006/relationships/hyperlink" Target="https://developer.mozilla.org/en-US/docs/Web/JavaScript/Reference/Global_Objects/String" TargetMode="External"/><Relationship Id="rId501" Type="http://schemas.openxmlformats.org/officeDocument/2006/relationships/hyperlink" Target="https://developer.mozilla.org/en-US/docs/Web/JavaScript/Reference/Global_Objects/Number" TargetMode="External"/><Relationship Id="rId543" Type="http://schemas.openxmlformats.org/officeDocument/2006/relationships/hyperlink" Target="https://developer.mozilla.org/en-US/docs/Web/JavaScript/Reference/Global_Objects/Number" TargetMode="External"/><Relationship Id="rId75" Type="http://schemas.openxmlformats.org/officeDocument/2006/relationships/hyperlink" Target="hyperty-trust.md" TargetMode="External"/><Relationship Id="rId140" Type="http://schemas.openxmlformats.org/officeDocument/2006/relationships/image" Target="media/image24.png"/><Relationship Id="rId182" Type="http://schemas.openxmlformats.org/officeDocument/2006/relationships/hyperlink" Target="../../../class/src/graphconnector/BloomFilter.js~BloomFilter.html" TargetMode="External"/><Relationship Id="rId378" Type="http://schemas.openxmlformats.org/officeDocument/2006/relationships/hyperlink" Target="https://developer.mozilla.org/en-US/docs/Web/JavaScript/Reference/Global_Objects/String" TargetMode="External"/><Relationship Id="rId403" Type="http://schemas.openxmlformats.org/officeDocument/2006/relationships/hyperlink" Target="https://developer.mozilla.org/en-US/docs/Web/JavaScript/Reference/Global_Objects/String" TargetMode="External"/><Relationship Id="rId585" Type="http://schemas.openxmlformats.org/officeDocument/2006/relationships/hyperlink" Target="https://developer.mozilla.org/en-US/docs/Web/JavaScript/Reference/Global_Objects/Promise" TargetMode="External"/><Relationship Id="rId750" Type="http://schemas.openxmlformats.org/officeDocument/2006/relationships/hyperlink" Target="https://developer.mozilla.org/en-US/docs/Web/JavaScript/Reference/Global_Objects/String" TargetMode="External"/><Relationship Id="rId6" Type="http://schemas.openxmlformats.org/officeDocument/2006/relationships/footnotes" Target="footnotes.xml"/><Relationship Id="rId238" Type="http://schemas.openxmlformats.org/officeDocument/2006/relationships/hyperlink" Target="../../../class/src/registry/Registry.js~Registry.html" TargetMode="External"/><Relationship Id="rId445" Type="http://schemas.openxmlformats.org/officeDocument/2006/relationships/hyperlink" Target="../../../class/src/registry/HypertyInstance.js~HypertyInstance.html" TargetMode="External"/><Relationship Id="rId487" Type="http://schemas.openxmlformats.org/officeDocument/2006/relationships/hyperlink" Target="../../../class/src/bus/MessageBus.js~MessageBus.html" TargetMode="External"/><Relationship Id="rId610" Type="http://schemas.openxmlformats.org/officeDocument/2006/relationships/hyperlink" Target="../../../class/src/sandbox/Sandbox.js~Sandbox.html" TargetMode="External"/><Relationship Id="rId652" Type="http://schemas.openxmlformats.org/officeDocument/2006/relationships/hyperlink" Target="https://developer.mozilla.org/en-US/docs/Web/JavaScript/Reference/Global_Objects/Promise" TargetMode="External"/><Relationship Id="rId694" Type="http://schemas.openxmlformats.org/officeDocument/2006/relationships/hyperlink" Target="https://developer.mozilla.org/en-US/docs/Web/JavaScript/Reference/Global_Objects/Promise" TargetMode="External"/><Relationship Id="rId708" Type="http://schemas.openxmlformats.org/officeDocument/2006/relationships/hyperlink" Target="../../../class/src/runtime/RuntimeUA.js~RuntimeUA.html" TargetMode="External"/><Relationship Id="rId291" Type="http://schemas.openxmlformats.org/officeDocument/2006/relationships/hyperlink" Target="https://developer.mozilla.org/en-US/docs/Web/JavaScript/Reference/Global_Objects/Promise" TargetMode="External"/><Relationship Id="rId305" Type="http://schemas.openxmlformats.org/officeDocument/2006/relationships/hyperlink" Target="../../../file/src/graphconnector/GraphConnector.js.html" TargetMode="External"/><Relationship Id="rId347" Type="http://schemas.openxmlformats.org/officeDocument/2006/relationships/hyperlink" Target="../../../file/src/graphconnector/GraphConnector.js.html" TargetMode="External"/><Relationship Id="rId512" Type="http://schemas.openxmlformats.org/officeDocument/2006/relationships/hyperlink" Target="../../../class/src/bus/MiniBus.js~MiniBus.html" TargetMode="External"/><Relationship Id="rId44" Type="http://schemas.openxmlformats.org/officeDocument/2006/relationships/hyperlink" Target="development-of-protostubs-and-msg-nodes.md" TargetMode="External"/><Relationship Id="rId86" Type="http://schemas.openxmlformats.org/officeDocument/2006/relationships/image" Target="media/image15.png"/><Relationship Id="rId151" Type="http://schemas.openxmlformats.org/officeDocument/2006/relationships/hyperlink" Target="http://jscs.info/" TargetMode="External"/><Relationship Id="rId389" Type="http://schemas.openxmlformats.org/officeDocument/2006/relationships/hyperlink" Target="../../../class/src/graphconnector/GraphConnectorContactData.js~GraphConnectorContactData.html" TargetMode="External"/><Relationship Id="rId554" Type="http://schemas.openxmlformats.org/officeDocument/2006/relationships/hyperlink" Target="../../../class/src/policy/PolicyEngine.js~PolicyEngine.html" TargetMode="External"/><Relationship Id="rId596" Type="http://schemas.openxmlformats.org/officeDocument/2006/relationships/hyperlink" Target="../../../class/src/bus/MessageBus.js~MessageBus.html" TargetMode="External"/><Relationship Id="rId761" Type="http://schemas.openxmlformats.org/officeDocument/2006/relationships/hyperlink" Target="https://esdoc.org" TargetMode="External"/><Relationship Id="rId193" Type="http://schemas.openxmlformats.org/officeDocument/2006/relationships/hyperlink" Target="../../../file/src/graphconnector/BloomFilter.js.html" TargetMode="External"/><Relationship Id="rId207" Type="http://schemas.openxmlformats.org/officeDocument/2006/relationships/hyperlink" Target="../../../class/src/bus/Bus.js~Bus.html" TargetMode="External"/><Relationship Id="rId249" Type="http://schemas.openxmlformats.org/officeDocument/2006/relationships/hyperlink" Target="https://developer.mozilla.org/en-US/docs/Web/JavaScript/Reference/Global_Objects/Function" TargetMode="External"/><Relationship Id="rId414" Type="http://schemas.openxmlformats.org/officeDocument/2006/relationships/hyperlink" Target="https://developer.mozilla.org/en-US/docs/Web/JavaScript/Reference/Global_Objects/String" TargetMode="External"/><Relationship Id="rId456" Type="http://schemas.openxmlformats.org/officeDocument/2006/relationships/hyperlink" Target="../../../file/src/registry/HypertyInstance.js.html" TargetMode="External"/><Relationship Id="rId498" Type="http://schemas.openxmlformats.org/officeDocument/2006/relationships/hyperlink" Target="https://developer.mozilla.org/en-US/docs/Web/JavaScript/Reference/Global_Objects/Number" TargetMode="External"/><Relationship Id="rId621" Type="http://schemas.openxmlformats.org/officeDocument/2006/relationships/hyperlink" Target="../../../class/src/registry/HypertyInstance.js~HypertyInstance.html" TargetMode="External"/><Relationship Id="rId663" Type="http://schemas.openxmlformats.org/officeDocument/2006/relationships/hyperlink" Target="../../../file/src/runtime/RuntimeCatalogue-Local.js.html" TargetMode="External"/><Relationship Id="rId13" Type="http://schemas.openxmlformats.org/officeDocument/2006/relationships/hyperlink" Target="hyperty.md" TargetMode="External"/><Relationship Id="rId109" Type="http://schemas.openxmlformats.org/officeDocument/2006/relationships/hyperlink" Target="https://github.com/Automattic/expect.js" TargetMode="External"/><Relationship Id="rId260" Type="http://schemas.openxmlformats.org/officeDocument/2006/relationships/hyperlink" Target="../../../file/src/graphconnector/GlobalRegistryRecord.js.html" TargetMode="External"/><Relationship Id="rId316" Type="http://schemas.openxmlformats.org/officeDocument/2006/relationships/hyperlink" Target="../../../file/src/graphconnector/GraphConnector.js.html" TargetMode="External"/><Relationship Id="rId523" Type="http://schemas.openxmlformats.org/officeDocument/2006/relationships/hyperlink" Target="../../../class/src/bus/Bus.js~Bus.html" TargetMode="External"/><Relationship Id="rId719" Type="http://schemas.openxmlformats.org/officeDocument/2006/relationships/hyperlink" Target="https://developer.mozilla.org/en-US/docs/Web/JavaScript/Reference/Global_Objects/Object" TargetMode="External"/><Relationship Id="rId55" Type="http://schemas.openxmlformats.org/officeDocument/2006/relationships/hyperlink" Target="../datamodel/communication" TargetMode="External"/><Relationship Id="rId97" Type="http://schemas.openxmlformats.org/officeDocument/2006/relationships/hyperlink" Target="https://en.wikipedia.org/wiki/Edge_computing" TargetMode="External"/><Relationship Id="rId120" Type="http://schemas.openxmlformats.org/officeDocument/2006/relationships/hyperlink" Target="http://jspm.io/" TargetMode="External"/><Relationship Id="rId358" Type="http://schemas.openxmlformats.org/officeDocument/2006/relationships/hyperlink" Target="https://developer.mozilla.org/en-US/docs/Web/JavaScript/Reference/Global_Objects/String" TargetMode="External"/><Relationship Id="rId565" Type="http://schemas.openxmlformats.org/officeDocument/2006/relationships/hyperlink" Target="https://developer.mozilla.org/en-US/docs/Web/JavaScript/Reference/Global_Objects/String" TargetMode="External"/><Relationship Id="rId730" Type="http://schemas.openxmlformats.org/officeDocument/2006/relationships/hyperlink" Target="https://developer.mozilla.org/en-US/docs/Web/JavaScript/Reference/Global_Objects/String" TargetMode="External"/><Relationship Id="rId772" Type="http://schemas.openxmlformats.org/officeDocument/2006/relationships/fontTable" Target="fontTable.xml"/><Relationship Id="rId162" Type="http://schemas.openxmlformats.org/officeDocument/2006/relationships/hyperlink" Target="../../../file/src/registry/AddressAllocation.js.html" TargetMode="External"/><Relationship Id="rId218" Type="http://schemas.openxmlformats.org/officeDocument/2006/relationships/hyperlink" Target="https://developer.mozilla.org/en-US/docs/Web/JavaScript/Reference/Global_Objects/Number" TargetMode="External"/><Relationship Id="rId425" Type="http://schemas.openxmlformats.org/officeDocument/2006/relationships/hyperlink" Target="../../../file/src/graphconnector/GraphConnectorContactData.js.html" TargetMode="External"/><Relationship Id="rId467" Type="http://schemas.openxmlformats.org/officeDocument/2006/relationships/hyperlink" Target="../../../class/src/identity/IdentityModule.js~IdentityModule.html" TargetMode="External"/><Relationship Id="rId632" Type="http://schemas.openxmlformats.org/officeDocument/2006/relationships/hyperlink" Target="../../../class/src/runtime/RuntimeCatalogue-Local.js~RuntimeCatalogue.html" TargetMode="External"/><Relationship Id="rId271" Type="http://schemas.openxmlformats.org/officeDocument/2006/relationships/hyperlink" Target="../../../class/src/graphconnector/GraphConnector.js~GraphConnector.html" TargetMode="External"/><Relationship Id="rId674" Type="http://schemas.openxmlformats.org/officeDocument/2006/relationships/hyperlink" Target="../../../class/src/runtime/RuntimeCatalogue.js~RuntimeCatalogue.html" TargetMode="External"/><Relationship Id="rId24" Type="http://schemas.openxmlformats.org/officeDocument/2006/relationships/hyperlink" Target="docs/manuals/development-of-protostubs-and-msg-nodes.md" TargetMode="External"/><Relationship Id="rId66" Type="http://schemas.openxmlformats.org/officeDocument/2006/relationships/hyperlink" Target="development-of-hyperties.md" TargetMode="External"/><Relationship Id="rId131" Type="http://schemas.openxmlformats.org/officeDocument/2006/relationships/hyperlink" Target="https://nodejs.org/en/" TargetMode="External"/><Relationship Id="rId327" Type="http://schemas.openxmlformats.org/officeDocument/2006/relationships/hyperlink" Target="../../../file/src/graphconnector/GraphConnector.js.html" TargetMode="External"/><Relationship Id="rId369" Type="http://schemas.openxmlformats.org/officeDocument/2006/relationships/hyperlink" Target="https://developer.mozilla.org/en-US/docs/Web/JavaScript/Reference/Global_Objects/String" TargetMode="External"/><Relationship Id="rId534" Type="http://schemas.openxmlformats.org/officeDocument/2006/relationships/hyperlink" Target="https://developer.mozilla.org/en-US/docs/Web/JavaScript/Reference/Global_Objects/String" TargetMode="External"/><Relationship Id="rId576" Type="http://schemas.openxmlformats.org/officeDocument/2006/relationships/hyperlink" Target="../../../class/src/registry/Registry.js~Registry.html" TargetMode="External"/><Relationship Id="rId741" Type="http://schemas.openxmlformats.org/officeDocument/2006/relationships/hyperlink" Target="../../../class/src/bus/Bus.js~Bus.html" TargetMode="External"/><Relationship Id="rId173" Type="http://schemas.openxmlformats.org/officeDocument/2006/relationships/hyperlink" Target="../../../class/src/graphconnector/BloomFilter.js~BloomFilter.html" TargetMode="External"/><Relationship Id="rId229" Type="http://schemas.openxmlformats.org/officeDocument/2006/relationships/hyperlink" Target="https://developer.mozilla.org/en-US/docs/Web/JavaScript/Reference/Global_Objects/Function" TargetMode="External"/><Relationship Id="rId380" Type="http://schemas.openxmlformats.org/officeDocument/2006/relationships/hyperlink" Target="https://developer.mozilla.org/en-US/docs/Web/JavaScript/Reference/Global_Objects/Boolean" TargetMode="External"/><Relationship Id="rId436" Type="http://schemas.openxmlformats.org/officeDocument/2006/relationships/hyperlink" Target="../../../class/src/registry/HypertyDiscovery.js~HypertyDiscovery.html" TargetMode="External"/><Relationship Id="rId601" Type="http://schemas.openxmlformats.org/officeDocument/2006/relationships/hyperlink" Target="../../../class/src/bus/MessageBus.js~MessageBus.html" TargetMode="External"/><Relationship Id="rId643" Type="http://schemas.openxmlformats.org/officeDocument/2006/relationships/hyperlink" Target="../../../class/src/runtime/RuntimeCatalogue-Local.js~RuntimeCatalogue.html" TargetMode="External"/><Relationship Id="rId240" Type="http://schemas.openxmlformats.org/officeDocument/2006/relationships/hyperlink" Target="https://developer.mozilla.org/en-US/docs/Web/JavaScript/Reference/Global_Objects/String" TargetMode="External"/><Relationship Id="rId478" Type="http://schemas.openxmlformats.org/officeDocument/2006/relationships/hyperlink" Target="../../../file/src/identity/IdentityModule.js.html" TargetMode="External"/><Relationship Id="rId685" Type="http://schemas.openxmlformats.org/officeDocument/2006/relationships/hyperlink" Target="https://developer.mozilla.org/en-US/docs/Web/JavaScript/Reference/Global_Objects/Promise" TargetMode="External"/><Relationship Id="rId35" Type="http://schemas.openxmlformats.org/officeDocument/2006/relationships/hyperlink" Target="../../examples" TargetMode="External"/><Relationship Id="rId77" Type="http://schemas.openxmlformats.org/officeDocument/2006/relationships/hyperlink" Target="http://martinfowler.com/articles/microservices.html" TargetMode="External"/><Relationship Id="rId100" Type="http://schemas.openxmlformats.org/officeDocument/2006/relationships/hyperlink" Target="https://help.github.com/articles/generating-ssh-keys/" TargetMode="External"/><Relationship Id="rId282" Type="http://schemas.openxmlformats.org/officeDocument/2006/relationships/hyperlink" Target="../../../class/src/graphconnector/GraphConnector.js~GraphConnector.html" TargetMode="External"/><Relationship Id="rId338" Type="http://schemas.openxmlformats.org/officeDocument/2006/relationships/hyperlink" Target="../../../file/src/graphconnector/GraphConnector.js.html" TargetMode="External"/><Relationship Id="rId503" Type="http://schemas.openxmlformats.org/officeDocument/2006/relationships/hyperlink" Target="../../../class/src/bus/Bus.js~Bus.html" TargetMode="External"/><Relationship Id="rId545" Type="http://schemas.openxmlformats.org/officeDocument/2006/relationships/hyperlink" Target="../../../file/src/syncher/ObjectAllocation.js.html" TargetMode="External"/><Relationship Id="rId587" Type="http://schemas.openxmlformats.org/officeDocument/2006/relationships/hyperlink" Target="../../../class/src/registry/Registry.js~Registry.html" TargetMode="External"/><Relationship Id="rId710" Type="http://schemas.openxmlformats.org/officeDocument/2006/relationships/hyperlink" Target="../../../class/src/runtime/RuntimeUA.js~RuntimeUA.html" TargetMode="External"/><Relationship Id="rId752" Type="http://schemas.openxmlformats.org/officeDocument/2006/relationships/hyperlink" Target="https://developer.mozilla.org/en-US/docs/Web/JavaScript/Reference/Global_Objects/String" TargetMode="External"/><Relationship Id="rId8" Type="http://schemas.openxmlformats.org/officeDocument/2006/relationships/image" Target="media/image1.png"/><Relationship Id="rId142" Type="http://schemas.openxmlformats.org/officeDocument/2006/relationships/image" Target="media/image26.png"/><Relationship Id="rId184" Type="http://schemas.openxmlformats.org/officeDocument/2006/relationships/hyperlink" Target="../../../class/src/graphconnector/BloomFilter.js~BloomFilter.html" TargetMode="External"/><Relationship Id="rId391" Type="http://schemas.openxmlformats.org/officeDocument/2006/relationships/hyperlink" Target="https://developer.mozilla.org/en-US/docs/Web/JavaScript/Reference/Global_Objects/String" TargetMode="External"/><Relationship Id="rId405" Type="http://schemas.openxmlformats.org/officeDocument/2006/relationships/hyperlink" Target="https://developer.mozilla.org/en-US/docs/Web/JavaScript/Reference/Global_Objects/String" TargetMode="External"/><Relationship Id="rId447" Type="http://schemas.openxmlformats.org/officeDocument/2006/relationships/hyperlink" Target="../../../class/src/registry/HypertyInstance.js~HypertyInstance.html" TargetMode="External"/><Relationship Id="rId612" Type="http://schemas.openxmlformats.org/officeDocument/2006/relationships/hyperlink" Target="../../../class/src/sandbox/Sandbox.js~Sandbox.html" TargetMode="External"/><Relationship Id="rId251" Type="http://schemas.openxmlformats.org/officeDocument/2006/relationships/hyperlink" Target="https://developer.mozilla.org/en-US/docs/Web/JavaScript/Reference/Global_Objects/Object" TargetMode="External"/><Relationship Id="rId489" Type="http://schemas.openxmlformats.org/officeDocument/2006/relationships/hyperlink" Target="../../../class/src/bus/Bus.js~Bus.html" TargetMode="External"/><Relationship Id="rId654" Type="http://schemas.openxmlformats.org/officeDocument/2006/relationships/hyperlink" Target="https://developer.mozilla.org/en-US/docs/Web/JavaScript/Reference/Global_Objects/Promise" TargetMode="External"/><Relationship Id="rId696" Type="http://schemas.openxmlformats.org/officeDocument/2006/relationships/hyperlink" Target="../../../file/src/runtime/RuntimeCatalogue.js.html" TargetMode="External"/><Relationship Id="rId46" Type="http://schemas.openxmlformats.org/officeDocument/2006/relationships/image" Target="media/image8.png"/><Relationship Id="rId293" Type="http://schemas.openxmlformats.org/officeDocument/2006/relationships/hyperlink" Target="https://developer.mozilla.org/en-US/docs/Web/JavaScript/Reference/Global_Objects/String" TargetMode="External"/><Relationship Id="rId307" Type="http://schemas.openxmlformats.org/officeDocument/2006/relationships/hyperlink" Target="../../../class/src/graphconnector/GraphConnector.js~GraphConnector.html" TargetMode="External"/><Relationship Id="rId349" Type="http://schemas.openxmlformats.org/officeDocument/2006/relationships/hyperlink" Target="https://developer.mozilla.org/en-US/docs/Web/JavaScript/Reference/Global_Objects/String" TargetMode="External"/><Relationship Id="rId514" Type="http://schemas.openxmlformats.org/officeDocument/2006/relationships/hyperlink" Target="../../../class/src/bus/Bus.js~Bus.html" TargetMode="External"/><Relationship Id="rId556" Type="http://schemas.openxmlformats.org/officeDocument/2006/relationships/hyperlink" Target="../../../class/src/policy/PolicyEngine.js~PolicyEngine.html" TargetMode="External"/><Relationship Id="rId721" Type="http://schemas.openxmlformats.org/officeDocument/2006/relationships/hyperlink" Target="../../../class/src/bus/Bus.js~Bus.html" TargetMode="External"/><Relationship Id="rId763" Type="http://schemas.openxmlformats.org/officeDocument/2006/relationships/hyperlink" Target="../../../class/src/syncher/SyncherManager.js~SyncherManager.html" TargetMode="External"/><Relationship Id="rId88" Type="http://schemas.openxmlformats.org/officeDocument/2006/relationships/hyperlink" Target="https://github.com/reTHINK-project/dev-runtime-core" TargetMode="External"/><Relationship Id="rId111" Type="http://schemas.openxmlformats.org/officeDocument/2006/relationships/hyperlink" Target="http://chaijs.com/" TargetMode="External"/><Relationship Id="rId153" Type="http://schemas.openxmlformats.org/officeDocument/2006/relationships/image" Target="media/image29.png"/><Relationship Id="rId195" Type="http://schemas.openxmlformats.org/officeDocument/2006/relationships/hyperlink" Target="../../../file/src/graphconnector/BloomFilter.js.html" TargetMode="External"/><Relationship Id="rId209" Type="http://schemas.openxmlformats.org/officeDocument/2006/relationships/hyperlink" Target="https://developer.mozilla.org/en-US/docs/Web/JavaScript/Reference/Global_Objects/Number" TargetMode="External"/><Relationship Id="rId360" Type="http://schemas.openxmlformats.org/officeDocument/2006/relationships/hyperlink" Target="../../../class/src/graphconnector/GraphConnectorContactData.js~GraphConnectorContactData.html" TargetMode="External"/><Relationship Id="rId416" Type="http://schemas.openxmlformats.org/officeDocument/2006/relationships/hyperlink" Target="https://developer.mozilla.org/en-US/docs/Web/JavaScript/Reference/Global_Objects/String" TargetMode="External"/><Relationship Id="rId598" Type="http://schemas.openxmlformats.org/officeDocument/2006/relationships/hyperlink" Target="../../../class/src/bus/MessageBus.js~MessageBus.html" TargetMode="External"/><Relationship Id="rId220" Type="http://schemas.openxmlformats.org/officeDocument/2006/relationships/hyperlink" Target="../../../file/src/bus/Bus.js.html" TargetMode="External"/><Relationship Id="rId458" Type="http://schemas.openxmlformats.org/officeDocument/2006/relationships/hyperlink" Target="https://esdoc.org" TargetMode="External"/><Relationship Id="rId623" Type="http://schemas.openxmlformats.org/officeDocument/2006/relationships/hyperlink" Target="../../../class/src/registry/RegistryDataModel.js~RegistryDataModel.html" TargetMode="External"/><Relationship Id="rId665" Type="http://schemas.openxmlformats.org/officeDocument/2006/relationships/hyperlink" Target="https://esdoc.org" TargetMode="External"/><Relationship Id="rId15" Type="http://schemas.openxmlformats.org/officeDocument/2006/relationships/hyperlink" Target="https://github.com/reTHINK-project/dev-registry-domain" TargetMode="External"/><Relationship Id="rId57" Type="http://schemas.openxmlformats.org/officeDocument/2006/relationships/image" Target="media/image9.png"/><Relationship Id="rId262" Type="http://schemas.openxmlformats.org/officeDocument/2006/relationships/hyperlink" Target="https://developer.mozilla.org/en-US/docs/Web/JavaScript/Reference/Global_Objects/Object" TargetMode="External"/><Relationship Id="rId318" Type="http://schemas.openxmlformats.org/officeDocument/2006/relationships/hyperlink" Target="https://developer.mozilla.org/en-US/docs/Web/JavaScript/Reference/Global_Objects/String" TargetMode="External"/><Relationship Id="rId525" Type="http://schemas.openxmlformats.org/officeDocument/2006/relationships/hyperlink" Target="https://developer.mozilla.org/en-US/docs/Web/JavaScript/Reference/Global_Objects/Number" TargetMode="External"/><Relationship Id="rId567" Type="http://schemas.openxmlformats.org/officeDocument/2006/relationships/hyperlink" Target="https://esdoc.org" TargetMode="External"/><Relationship Id="rId732" Type="http://schemas.openxmlformats.org/officeDocument/2006/relationships/hyperlink" Target="../../../class/src/bus/Bus.js~Bus.html" TargetMode="External"/><Relationship Id="rId99" Type="http://schemas.openxmlformats.org/officeDocument/2006/relationships/hyperlink" Target="https://github.com/reTHINK-project/dev-runtime-browser" TargetMode="External"/><Relationship Id="rId122" Type="http://schemas.openxmlformats.org/officeDocument/2006/relationships/hyperlink" Target="http://jshint.com/" TargetMode="External"/><Relationship Id="rId164" Type="http://schemas.openxmlformats.org/officeDocument/2006/relationships/hyperlink" Target="https://developer.mozilla.org/en-US/docs/Web/JavaScript/Reference/Global_Objects/String" TargetMode="External"/><Relationship Id="rId371" Type="http://schemas.openxmlformats.org/officeDocument/2006/relationships/hyperlink" Target="https://developer.mozilla.org/en-US/docs/Web/JavaScript/Reference/Global_Objects/String" TargetMode="External"/><Relationship Id="rId427" Type="http://schemas.openxmlformats.org/officeDocument/2006/relationships/hyperlink" Target="../../../file/src/graphconnector/GraphConnectorContactData.js.html" TargetMode="External"/><Relationship Id="rId469" Type="http://schemas.openxmlformats.org/officeDocument/2006/relationships/hyperlink" Target="../../../class/src/identity/IdentityModule.js~IdentityModule.html" TargetMode="External"/><Relationship Id="rId634" Type="http://schemas.openxmlformats.org/officeDocument/2006/relationships/hyperlink" Target="../../../class/src/runtime/RuntimeCatalogue-Local.js~RuntimeCatalogue.html" TargetMode="External"/><Relationship Id="rId676" Type="http://schemas.openxmlformats.org/officeDocument/2006/relationships/hyperlink" Target="../../../class/src/runtime/RuntimeCatalogue.js~RuntimeCatalogue.html" TargetMode="External"/><Relationship Id="rId26" Type="http://schemas.openxmlformats.org/officeDocument/2006/relationships/hyperlink" Target="p2p-data-sync.md" TargetMode="External"/><Relationship Id="rId231" Type="http://schemas.openxmlformats.org/officeDocument/2006/relationships/hyperlink" Target="../../../file/src/bus/Bus.js.html" TargetMode="External"/><Relationship Id="rId273" Type="http://schemas.openxmlformats.org/officeDocument/2006/relationships/hyperlink" Target="../../../class/src/bus/MessageBus.js~MessageBus.html" TargetMode="External"/><Relationship Id="rId329" Type="http://schemas.openxmlformats.org/officeDocument/2006/relationships/hyperlink" Target="../../../file/src/graphconnector/GraphConnector.js.html" TargetMode="External"/><Relationship Id="rId480" Type="http://schemas.openxmlformats.org/officeDocument/2006/relationships/hyperlink" Target="../../../file/src/identity/IdentityModule.js.html" TargetMode="External"/><Relationship Id="rId536" Type="http://schemas.openxmlformats.org/officeDocument/2006/relationships/hyperlink" Target="https://developer.mozilla.org/en-US/docs/Web/JavaScript/Reference/Global_Objects/Number" TargetMode="External"/><Relationship Id="rId701" Type="http://schemas.openxmlformats.org/officeDocument/2006/relationships/hyperlink" Target="https://developer.mozilla.org/en-US/docs/Web/JavaScript/Reference/Global_Objects/Promise" TargetMode="External"/><Relationship Id="rId68" Type="http://schemas.openxmlformats.org/officeDocument/2006/relationships/image" Target="media/image11.png"/><Relationship Id="rId133" Type="http://schemas.openxmlformats.org/officeDocument/2006/relationships/hyperlink" Target="http://www.oracle.com/technetwork/java/javase/downloads/jdk8-downloads-2133151.html" TargetMode="External"/><Relationship Id="rId175" Type="http://schemas.openxmlformats.org/officeDocument/2006/relationships/hyperlink" Target="../../../class/src/graphconnector/BloomFilter.js~BloomFilter.html" TargetMode="External"/><Relationship Id="rId340" Type="http://schemas.openxmlformats.org/officeDocument/2006/relationships/hyperlink" Target="https://developer.mozilla.org/en-US/docs/Web/JavaScript/Reference/Global_Objects/String" TargetMode="External"/><Relationship Id="rId578" Type="http://schemas.openxmlformats.org/officeDocument/2006/relationships/hyperlink" Target="../../../class/src/registry/Registry.js~Registry.html" TargetMode="External"/><Relationship Id="rId743" Type="http://schemas.openxmlformats.org/officeDocument/2006/relationships/hyperlink" Target="https://developer.mozilla.org/en-US/docs/Web/JavaScript/Reference/Global_Objects/Number" TargetMode="External"/><Relationship Id="rId200" Type="http://schemas.openxmlformats.org/officeDocument/2006/relationships/hyperlink" Target="../../../file/src/graphconnector/BloomFilter.js.html" TargetMode="External"/><Relationship Id="rId382" Type="http://schemas.openxmlformats.org/officeDocument/2006/relationships/hyperlink" Target="https://developer.mozilla.org/en-US/docs/Web/JavaScript/Reference/Global_Objects/Boolean" TargetMode="External"/><Relationship Id="rId438" Type="http://schemas.openxmlformats.org/officeDocument/2006/relationships/hyperlink" Target="../../../class/src/bus/MessageBus.js~MessageBus.html" TargetMode="External"/><Relationship Id="rId603" Type="http://schemas.openxmlformats.org/officeDocument/2006/relationships/hyperlink" Target="../../../file/src/registry/Registry.js.html" TargetMode="External"/><Relationship Id="rId645" Type="http://schemas.openxmlformats.org/officeDocument/2006/relationships/hyperlink" Target="../../../class/src/runtime/RuntimeCatalogue-Local.js~RuntimeCatalogue.html" TargetMode="External"/><Relationship Id="rId687" Type="http://schemas.openxmlformats.org/officeDocument/2006/relationships/hyperlink" Target="https://developer.mozilla.org/en-US/docs/Web/JavaScript/Reference/Global_Objects/Promise" TargetMode="External"/><Relationship Id="rId242" Type="http://schemas.openxmlformats.org/officeDocument/2006/relationships/hyperlink" Target="../../../class/src/utils/EventEmitter.js~EventEmitter.html" TargetMode="External"/><Relationship Id="rId284" Type="http://schemas.openxmlformats.org/officeDocument/2006/relationships/hyperlink" Target="https://developer.mozilla.org/en-US/docs/Web/JavaScript/Reference/Global_Objects/String" TargetMode="External"/><Relationship Id="rId491" Type="http://schemas.openxmlformats.org/officeDocument/2006/relationships/hyperlink" Target="../../../class/src/bus/Bus.js~Bus.html" TargetMode="External"/><Relationship Id="rId505" Type="http://schemas.openxmlformats.org/officeDocument/2006/relationships/hyperlink" Target="../../../file/src/bus/MessageBus.js.html" TargetMode="External"/><Relationship Id="rId712" Type="http://schemas.openxmlformats.org/officeDocument/2006/relationships/hyperlink" Target="../../../file/src/runtime/RuntimeUA.js.html" TargetMode="External"/><Relationship Id="rId37" Type="http://schemas.openxmlformats.org/officeDocument/2006/relationships/hyperlink" Target="p2p-data-sync.md" TargetMode="External"/><Relationship Id="rId79" Type="http://schemas.openxmlformats.org/officeDocument/2006/relationships/image" Target="media/image14.png"/><Relationship Id="rId102" Type="http://schemas.openxmlformats.org/officeDocument/2006/relationships/hyperlink" Target="https://github.com/creationix/nvm" TargetMode="External"/><Relationship Id="rId144" Type="http://schemas.openxmlformats.org/officeDocument/2006/relationships/hyperlink" Target="http://karma-runner.github.io/0.13/index.html" TargetMode="External"/><Relationship Id="rId547" Type="http://schemas.openxmlformats.org/officeDocument/2006/relationships/hyperlink" Target="https://esdoc.org" TargetMode="External"/><Relationship Id="rId589" Type="http://schemas.openxmlformats.org/officeDocument/2006/relationships/hyperlink" Target="../../../class/src/utils/EventEmitter.js~EventEmitter.html" TargetMode="External"/><Relationship Id="rId754" Type="http://schemas.openxmlformats.org/officeDocument/2006/relationships/hyperlink" Target="https://developer.mozilla.org/en-US/docs/Web/JavaScript/Reference/Global_Objects/String" TargetMode="External"/><Relationship Id="rId90" Type="http://schemas.openxmlformats.org/officeDocument/2006/relationships/hyperlink" Target="https://github.com/reTHINK-project/dev-runtime-nodejs" TargetMode="External"/><Relationship Id="rId186" Type="http://schemas.openxmlformats.org/officeDocument/2006/relationships/hyperlink" Target="../../../file/src/graphconnector/BloomFilter.js.html" TargetMode="External"/><Relationship Id="rId351" Type="http://schemas.openxmlformats.org/officeDocument/2006/relationships/hyperlink" Target="https://developer.mozilla.org/en-US/docs/Web/JavaScript/Reference/Global_Objects/String" TargetMode="External"/><Relationship Id="rId393" Type="http://schemas.openxmlformats.org/officeDocument/2006/relationships/hyperlink" Target="https://developer.mozilla.org/en-US/docs/Web/JavaScript/Reference/Global_Objects/String" TargetMode="External"/><Relationship Id="rId407" Type="http://schemas.openxmlformats.org/officeDocument/2006/relationships/hyperlink" Target="https://developer.mozilla.org/en-US/docs/Web/JavaScript/Reference/Global_Objects/String" TargetMode="External"/><Relationship Id="rId449" Type="http://schemas.openxmlformats.org/officeDocument/2006/relationships/hyperlink" Target="../../../class/src/registry/RegistryDataModel.js~RegistryDataModel.html" TargetMode="External"/><Relationship Id="rId614" Type="http://schemas.openxmlformats.org/officeDocument/2006/relationships/hyperlink" Target="../../../class/src/sandbox/Sandbox.js~Sandbox.html" TargetMode="External"/><Relationship Id="rId656" Type="http://schemas.openxmlformats.org/officeDocument/2006/relationships/hyperlink" Target="https://developer.mozilla.org/en-US/docs/Web/JavaScript/Reference/Global_Objects/Promise" TargetMode="External"/><Relationship Id="rId211" Type="http://schemas.openxmlformats.org/officeDocument/2006/relationships/hyperlink" Target="../../../class/src/bus/Bus.js~Bus.html" TargetMode="External"/><Relationship Id="rId253" Type="http://schemas.openxmlformats.org/officeDocument/2006/relationships/hyperlink" Target="https://developer.mozilla.org/en-US/docs/Web/JavaScript/Reference/Global_Objects/String" TargetMode="External"/><Relationship Id="rId295" Type="http://schemas.openxmlformats.org/officeDocument/2006/relationships/hyperlink" Target="https://developer.mozilla.org/en-US/docs/Web/JavaScript/Reference/Global_Objects/String" TargetMode="External"/><Relationship Id="rId309" Type="http://schemas.openxmlformats.org/officeDocument/2006/relationships/hyperlink" Target="../../../file/src/graphconnector/GraphConnector.js.html" TargetMode="External"/><Relationship Id="rId460" Type="http://schemas.openxmlformats.org/officeDocument/2006/relationships/hyperlink" Target="../../../class/src/identity/IdentityModule.js~IdentityModule.html" TargetMode="External"/><Relationship Id="rId516" Type="http://schemas.openxmlformats.org/officeDocument/2006/relationships/hyperlink" Target="https://developer.mozilla.org/en-US/docs/Web/JavaScript/Reference/Global_Objects/Number" TargetMode="External"/><Relationship Id="rId698" Type="http://schemas.openxmlformats.org/officeDocument/2006/relationships/hyperlink" Target="https://developer.mozilla.org/en-US/docs/Web/JavaScript/Reference/Global_Objects/Promise" TargetMode="External"/><Relationship Id="rId48" Type="http://schemas.openxmlformats.org/officeDocument/2006/relationships/hyperlink" Target="../spec/dynamic-view/basics/deploy-protostub.md" TargetMode="External"/><Relationship Id="rId113" Type="http://schemas.openxmlformats.org/officeDocument/2006/relationships/hyperlink" Target="https://github.com/reTHINK-project/dev-registry-domain" TargetMode="External"/><Relationship Id="rId320" Type="http://schemas.openxmlformats.org/officeDocument/2006/relationships/hyperlink" Target="../../../file/src/graphconnector/GraphConnector.js.html" TargetMode="External"/><Relationship Id="rId558" Type="http://schemas.openxmlformats.org/officeDocument/2006/relationships/hyperlink" Target="https://developer.mozilla.org/en-US/docs/Web/JavaScript/Reference/Global_Objects/String" TargetMode="External"/><Relationship Id="rId723" Type="http://schemas.openxmlformats.org/officeDocument/2006/relationships/hyperlink" Target="../../../class/src/sandbox/Sandbox.js~Sandbox.html" TargetMode="External"/><Relationship Id="rId765" Type="http://schemas.openxmlformats.org/officeDocument/2006/relationships/hyperlink" Target="../../../file/src/syncher/SyncherManager.js.html" TargetMode="External"/><Relationship Id="rId155" Type="http://schemas.openxmlformats.org/officeDocument/2006/relationships/hyperlink" Target="../../../class/src/bus/MiniBus.js~MiniBus.html" TargetMode="External"/><Relationship Id="rId197" Type="http://schemas.openxmlformats.org/officeDocument/2006/relationships/hyperlink" Target="../../../file/src/graphconnector/BloomFilter.js.html" TargetMode="External"/><Relationship Id="rId362" Type="http://schemas.openxmlformats.org/officeDocument/2006/relationships/hyperlink" Target="../../../class/src/graphconnector/GraphConnectorContactData.js~GraphConnectorContactData.html" TargetMode="External"/><Relationship Id="rId418" Type="http://schemas.openxmlformats.org/officeDocument/2006/relationships/hyperlink" Target="https://developer.mozilla.org/en-US/docs/Web/JavaScript/Reference/Global_Objects/String" TargetMode="External"/><Relationship Id="rId625" Type="http://schemas.openxmlformats.org/officeDocument/2006/relationships/hyperlink" Target="../../../class/src/registry/RegistryDataModel.js~RegistryDataModel.html" TargetMode="External"/><Relationship Id="rId222" Type="http://schemas.openxmlformats.org/officeDocument/2006/relationships/hyperlink" Target="https://developer.mozilla.org/en-US/docs/Web/JavaScript/Reference/Global_Objects/Function" TargetMode="External"/><Relationship Id="rId264" Type="http://schemas.openxmlformats.org/officeDocument/2006/relationships/hyperlink" Target="https://esdoc.org" TargetMode="External"/><Relationship Id="rId471" Type="http://schemas.openxmlformats.org/officeDocument/2006/relationships/hyperlink" Target="../../../file/src/identity/IdentityModule.js.html" TargetMode="External"/><Relationship Id="rId667" Type="http://schemas.openxmlformats.org/officeDocument/2006/relationships/hyperlink" Target="../../../class/src/runtime/RuntimeCatalogue.js~RuntimeCatalogue.html" TargetMode="External"/><Relationship Id="rId17" Type="http://schemas.openxmlformats.org/officeDocument/2006/relationships/hyperlink" Target="https://github.com/reTHINK-project/dev-runtime-core/blob/master/readme.md" TargetMode="External"/><Relationship Id="rId59" Type="http://schemas.openxmlformats.org/officeDocument/2006/relationships/hyperlink" Target="https://github.com/reTHINK-project/dev-service-framework/blob/master/src/syncher/Syncher.js" TargetMode="External"/><Relationship Id="rId124" Type="http://schemas.openxmlformats.org/officeDocument/2006/relationships/image" Target="media/image19.png"/><Relationship Id="rId527" Type="http://schemas.openxmlformats.org/officeDocument/2006/relationships/hyperlink" Target="../../../class/src/bus/Bus.js~Bus.html" TargetMode="External"/><Relationship Id="rId569" Type="http://schemas.openxmlformats.org/officeDocument/2006/relationships/hyperlink" Target="../../../class/src/registry/Registry.js~Registry.html" TargetMode="External"/><Relationship Id="rId734" Type="http://schemas.openxmlformats.org/officeDocument/2006/relationships/hyperlink" Target="https://developer.mozilla.org/en-US/docs/Web/JavaScript/Reference/Global_Objects/Number" TargetMode="External"/><Relationship Id="rId70" Type="http://schemas.openxmlformats.org/officeDocument/2006/relationships/hyperlink" Target="hyperty-messaging-framework.md" TargetMode="External"/><Relationship Id="rId166" Type="http://schemas.openxmlformats.org/officeDocument/2006/relationships/hyperlink" Target="https://developer.mozilla.org/en-US/docs/Web/JavaScript/Reference/Global_Objects/Number" TargetMode="External"/><Relationship Id="rId331" Type="http://schemas.openxmlformats.org/officeDocument/2006/relationships/hyperlink" Target="https://developer.mozilla.org/en-US/docs/Web/JavaScript/Reference/Global_Objects/String" TargetMode="External"/><Relationship Id="rId373" Type="http://schemas.openxmlformats.org/officeDocument/2006/relationships/hyperlink" Target="https://developer.mozilla.org/en-US/docs/Web/JavaScript/Reference/Global_Objects/String" TargetMode="External"/><Relationship Id="rId429" Type="http://schemas.openxmlformats.org/officeDocument/2006/relationships/hyperlink" Target="../../../file/src/graphconnector/GraphConnectorContactData.js.html" TargetMode="External"/><Relationship Id="rId580" Type="http://schemas.openxmlformats.org/officeDocument/2006/relationships/hyperlink" Target="../../../class/src/registry/Registry.js~Registry.html" TargetMode="External"/><Relationship Id="rId636" Type="http://schemas.openxmlformats.org/officeDocument/2006/relationships/hyperlink" Target="../../../class/src/runtime/RuntimeCatalogue-Local.js~RuntimeCatalogue.html" TargetMode="External"/><Relationship Id="rId1" Type="http://schemas.openxmlformats.org/officeDocument/2006/relationships/customXml" Target="../customXml/item1.xml"/><Relationship Id="rId233" Type="http://schemas.openxmlformats.org/officeDocument/2006/relationships/hyperlink" Target="../../../file/src/bus/Bus.js.html" TargetMode="External"/><Relationship Id="rId440" Type="http://schemas.openxmlformats.org/officeDocument/2006/relationships/hyperlink" Target="../../../class/src/bus/MessageBus.js~MessageBus.html" TargetMode="External"/><Relationship Id="rId678" Type="http://schemas.openxmlformats.org/officeDocument/2006/relationships/hyperlink" Target="../../../class/src/runtime/RuntimeCatalogue.js~RuntimeCatalogue.html" TargetMode="External"/><Relationship Id="rId28" Type="http://schemas.openxmlformats.org/officeDocument/2006/relationships/hyperlink" Target="http://martinfowler.com/articles/microservices.html" TargetMode="External"/><Relationship Id="rId275" Type="http://schemas.openxmlformats.org/officeDocument/2006/relationships/hyperlink" Target="../../../class/src/bus/MessageBus.js~MessageBus.html" TargetMode="External"/><Relationship Id="rId300" Type="http://schemas.openxmlformats.org/officeDocument/2006/relationships/hyperlink" Target="../../../class/src/graphconnector/GraphConnector.js~GraphConnector.html" TargetMode="External"/><Relationship Id="rId482" Type="http://schemas.openxmlformats.org/officeDocument/2006/relationships/hyperlink" Target="../../../file/src/identity/IdentityModule.js.html" TargetMode="External"/><Relationship Id="rId538" Type="http://schemas.openxmlformats.org/officeDocument/2006/relationships/hyperlink" Target="../../../class/src/bus/MiniBus.js~MiniBus.html" TargetMode="External"/><Relationship Id="rId703" Type="http://schemas.openxmlformats.org/officeDocument/2006/relationships/hyperlink" Target="https://developer.mozilla.org/en-US/docs/Web/JavaScript/Reference/Global_Objects/Promise" TargetMode="External"/><Relationship Id="rId745" Type="http://schemas.openxmlformats.org/officeDocument/2006/relationships/hyperlink" Target="../../../class/src/bus/MiniBus.js~MiniBus.html" TargetMode="External"/><Relationship Id="rId81" Type="http://schemas.openxmlformats.org/officeDocument/2006/relationships/hyperlink" Target="https://github.com/reTHINK-project/dev-service-framework/blob/develop/docs/datamodel/address/readme.md" TargetMode="External"/><Relationship Id="rId135" Type="http://schemas.openxmlformats.org/officeDocument/2006/relationships/hyperlink" Target="https://nodejs.org/en/download/package-manager/" TargetMode="External"/><Relationship Id="rId177" Type="http://schemas.openxmlformats.org/officeDocument/2006/relationships/hyperlink" Target="../../../class/src/graphconnector/BloomFilter.js~BloomFilter.html" TargetMode="External"/><Relationship Id="rId342" Type="http://schemas.openxmlformats.org/officeDocument/2006/relationships/hyperlink" Target="https://developer.mozilla.org/en-US/docs/Web/JavaScript/Reference/Global_Objects/String" TargetMode="External"/><Relationship Id="rId384" Type="http://schemas.openxmlformats.org/officeDocument/2006/relationships/hyperlink" Target="https://developer.mozilla.org/en-US/docs/Web/JavaScript/Reference/Global_Objects/String" TargetMode="External"/><Relationship Id="rId591" Type="http://schemas.openxmlformats.org/officeDocument/2006/relationships/hyperlink" Target="https://developer.mozilla.org/en-US/docs/Web/JavaScript/Reference/Global_Objects/String" TargetMode="External"/><Relationship Id="rId605" Type="http://schemas.openxmlformats.org/officeDocument/2006/relationships/hyperlink" Target="../../../file/src/registry/Registry.js.html" TargetMode="External"/><Relationship Id="rId202" Type="http://schemas.openxmlformats.org/officeDocument/2006/relationships/hyperlink" Target="https://esdoc.org" TargetMode="External"/><Relationship Id="rId244" Type="http://schemas.openxmlformats.org/officeDocument/2006/relationships/hyperlink" Target="https://developer.mozilla.org/en-US/docs/Web/JavaScript/Reference/Global_Objects/Object" TargetMode="External"/><Relationship Id="rId647" Type="http://schemas.openxmlformats.org/officeDocument/2006/relationships/hyperlink" Target="../../../file/src/runtime/RuntimeCatalogue-Local.js.html" TargetMode="External"/><Relationship Id="rId689" Type="http://schemas.openxmlformats.org/officeDocument/2006/relationships/hyperlink" Target="../../../file/src/runtime/RuntimeCatalogue.js.html" TargetMode="External"/><Relationship Id="rId39" Type="http://schemas.openxmlformats.org/officeDocument/2006/relationships/hyperlink" Target="../datamodel/message/readme.md" TargetMode="External"/><Relationship Id="rId286" Type="http://schemas.openxmlformats.org/officeDocument/2006/relationships/hyperlink" Target="https://developer.mozilla.org/en-US/docs/Web/JavaScript/Reference/Global_Objects/String" TargetMode="External"/><Relationship Id="rId451" Type="http://schemas.openxmlformats.org/officeDocument/2006/relationships/hyperlink" Target="../../../class/src/registry/RegistryDataModel.js~RegistryDataModel.html" TargetMode="External"/><Relationship Id="rId493" Type="http://schemas.openxmlformats.org/officeDocument/2006/relationships/hyperlink" Target="https://developer.mozilla.org/en-US/docs/Web/JavaScript/Reference/Global_Objects/Function" TargetMode="External"/><Relationship Id="rId507" Type="http://schemas.openxmlformats.org/officeDocument/2006/relationships/hyperlink" Target="../../../class/src/bus/Bus.js~Bus.html" TargetMode="External"/><Relationship Id="rId549" Type="http://schemas.openxmlformats.org/officeDocument/2006/relationships/hyperlink" Target="../../../class/src/bus/Pipeline.js~Pipeline.html" TargetMode="External"/><Relationship Id="rId714" Type="http://schemas.openxmlformats.org/officeDocument/2006/relationships/hyperlink" Target="../../../file/src/runtime/RuntimeUA.js.html" TargetMode="External"/><Relationship Id="rId756" Type="http://schemas.openxmlformats.org/officeDocument/2006/relationships/hyperlink" Target="https://esdoc.org" TargetMode="External"/><Relationship Id="rId50" Type="http://schemas.openxmlformats.org/officeDocument/2006/relationships/hyperlink" Target="https://www.meteor.com/ddp" TargetMode="External"/><Relationship Id="rId104" Type="http://schemas.openxmlformats.org/officeDocument/2006/relationships/hyperlink" Target="http://mochajs.org/" TargetMode="External"/><Relationship Id="rId146" Type="http://schemas.openxmlformats.org/officeDocument/2006/relationships/hyperlink" Target="http://gulpjs.com/" TargetMode="External"/><Relationship Id="rId188" Type="http://schemas.openxmlformats.org/officeDocument/2006/relationships/hyperlink" Target="../../../file/src/graphconnector/BloomFilter.js.html" TargetMode="External"/><Relationship Id="rId311" Type="http://schemas.openxmlformats.org/officeDocument/2006/relationships/hyperlink" Target="../../../file/src/graphconnector/GraphConnector.js.html" TargetMode="External"/><Relationship Id="rId353" Type="http://schemas.openxmlformats.org/officeDocument/2006/relationships/hyperlink" Target="../../../file/src/graphconnector/GraphConnector.js.html" TargetMode="External"/><Relationship Id="rId395" Type="http://schemas.openxmlformats.org/officeDocument/2006/relationships/hyperlink" Target="https://developer.mozilla.org/en-US/docs/Web/JavaScript/Reference/Global_Objects/String" TargetMode="External"/><Relationship Id="rId409" Type="http://schemas.openxmlformats.org/officeDocument/2006/relationships/hyperlink" Target="https://developer.mozilla.org/en-US/docs/Web/JavaScript/Reference/Global_Objects/String" TargetMode="External"/><Relationship Id="rId560" Type="http://schemas.openxmlformats.org/officeDocument/2006/relationships/hyperlink" Target="../../../file/src/policy/PolicyEngine.js.html" TargetMode="External"/><Relationship Id="rId92" Type="http://schemas.openxmlformats.org/officeDocument/2006/relationships/hyperlink" Target="https://github.com/reTHINK-project/dev-msg-node-matrix" TargetMode="External"/><Relationship Id="rId213" Type="http://schemas.openxmlformats.org/officeDocument/2006/relationships/hyperlink" Target="../../../class/src/bus/Bus.js~Bus.html" TargetMode="External"/><Relationship Id="rId420" Type="http://schemas.openxmlformats.org/officeDocument/2006/relationships/hyperlink" Target="https://developer.mozilla.org/en-US/docs/Web/JavaScript/Reference/Global_Objects/Boolean" TargetMode="External"/><Relationship Id="rId616" Type="http://schemas.openxmlformats.org/officeDocument/2006/relationships/hyperlink" Target="../../../file/src/registry/Registry.js.html" TargetMode="External"/><Relationship Id="rId658" Type="http://schemas.openxmlformats.org/officeDocument/2006/relationships/hyperlink" Target="https://developer.mozilla.org/en-US/docs/Web/JavaScript/Reference/Global_Objects/Promise" TargetMode="External"/><Relationship Id="rId255" Type="http://schemas.openxmlformats.org/officeDocument/2006/relationships/hyperlink" Target="https://esdoc.org" TargetMode="External"/><Relationship Id="rId297" Type="http://schemas.openxmlformats.org/officeDocument/2006/relationships/hyperlink" Target="https://developer.mozilla.org/en-US/docs/Web/JavaScript/Reference/Global_Objects/String" TargetMode="External"/><Relationship Id="rId462" Type="http://schemas.openxmlformats.org/officeDocument/2006/relationships/hyperlink" Target="../../../class/src/identity/IdentityModule.js~IdentityModule.html" TargetMode="External"/><Relationship Id="rId518" Type="http://schemas.openxmlformats.org/officeDocument/2006/relationships/hyperlink" Target="../../../class/src/bus/Bus.js~Bus.html" TargetMode="External"/><Relationship Id="rId725" Type="http://schemas.openxmlformats.org/officeDocument/2006/relationships/hyperlink" Target="https://developer.mozilla.org/en-US/docs/Web/JavaScript/Reference/Global_Objects/String" TargetMode="External"/><Relationship Id="rId115" Type="http://schemas.openxmlformats.org/officeDocument/2006/relationships/hyperlink" Target="https://github.com/reTHINK-project/dev-registry-domain" TargetMode="External"/><Relationship Id="rId157" Type="http://schemas.openxmlformats.org/officeDocument/2006/relationships/hyperlink" Target="https://developer.mozilla.org/en-US/docs/Web/JavaScript/Reference/Global_Objects/String" TargetMode="External"/><Relationship Id="rId322" Type="http://schemas.openxmlformats.org/officeDocument/2006/relationships/hyperlink" Target="https://developer.mozilla.org/en-US/docs/Web/JavaScript/Reference/Global_Objects/String" TargetMode="External"/><Relationship Id="rId364" Type="http://schemas.openxmlformats.org/officeDocument/2006/relationships/hyperlink" Target="../../../class/src/graphconnector/GraphConnectorContactData.js~GraphConnectorContactData.html" TargetMode="External"/><Relationship Id="rId767" Type="http://schemas.openxmlformats.org/officeDocument/2006/relationships/header" Target="header1.xml"/><Relationship Id="rId61" Type="http://schemas.openxmlformats.org/officeDocument/2006/relationships/hyperlink" Target="../specs/msg-node/readme.md" TargetMode="External"/><Relationship Id="rId199" Type="http://schemas.openxmlformats.org/officeDocument/2006/relationships/hyperlink" Target="https://developer.mozilla.org/en-US/docs/Web/JavaScript/Reference/Global_Objects/Boolean" TargetMode="External"/><Relationship Id="rId571" Type="http://schemas.openxmlformats.org/officeDocument/2006/relationships/hyperlink" Target="../../../class/src/registry/Registry.js~Registry.html" TargetMode="External"/><Relationship Id="rId627" Type="http://schemas.openxmlformats.org/officeDocument/2006/relationships/hyperlink" Target="../../../file/src/registry/RegistryDataModel.js.html" TargetMode="External"/><Relationship Id="rId669" Type="http://schemas.openxmlformats.org/officeDocument/2006/relationships/hyperlink" Target="../../../class/src/runtime/RuntimeCatalogue.js~RuntimeCatalogue.html" TargetMode="External"/><Relationship Id="rId1671" Type="http://schemas.microsoft.com/office/2007/relationships/stylesWithEffects" Target="stylesWithEffects.xml"/><Relationship Id="rId19" Type="http://schemas.openxmlformats.org/officeDocument/2006/relationships/hyperlink" Target="https://github.com/reTHINK-project/dev-runtime-nodejs" TargetMode="External"/><Relationship Id="rId224" Type="http://schemas.openxmlformats.org/officeDocument/2006/relationships/hyperlink" Target="https://developer.mozilla.org/en-US/docs/Web/JavaScript/Reference/Global_Objects/Number" TargetMode="External"/><Relationship Id="rId266" Type="http://schemas.openxmlformats.org/officeDocument/2006/relationships/hyperlink" Target="../../../class/src/graphconnector/GraphConnector.js~GraphConnector.html" TargetMode="External"/><Relationship Id="rId431" Type="http://schemas.openxmlformats.org/officeDocument/2006/relationships/hyperlink" Target="../../../file/src/graphconnector/GraphConnectorContactData.js.html" TargetMode="External"/><Relationship Id="rId473" Type="http://schemas.openxmlformats.org/officeDocument/2006/relationships/hyperlink" Target="../../../file/src/identity/IdentityModule.js.html" TargetMode="External"/><Relationship Id="rId529" Type="http://schemas.openxmlformats.org/officeDocument/2006/relationships/hyperlink" Target="../../../class/src/bus/Bus.js~Bus.html" TargetMode="External"/><Relationship Id="rId680" Type="http://schemas.openxmlformats.org/officeDocument/2006/relationships/hyperlink" Target="../../../class/src/runtime/RuntimeCatalogue.js~RuntimeCatalogue.html" TargetMode="External"/><Relationship Id="rId736" Type="http://schemas.openxmlformats.org/officeDocument/2006/relationships/hyperlink" Target="../../../class/src/bus/Bus.js~Bus.html" TargetMode="External"/><Relationship Id="rId30" Type="http://schemas.openxmlformats.org/officeDocument/2006/relationships/hyperlink" Target="https://en.wikipedia.org/wiki/Edge_computing" TargetMode="External"/><Relationship Id="rId126" Type="http://schemas.openxmlformats.org/officeDocument/2006/relationships/image" Target="media/image20.png"/><Relationship Id="rId168" Type="http://schemas.openxmlformats.org/officeDocument/2006/relationships/hyperlink" Target="../../../file/src/registry/AddressAllocation.js.html" TargetMode="External"/><Relationship Id="rId333" Type="http://schemas.openxmlformats.org/officeDocument/2006/relationships/hyperlink" Target="https://developer.mozilla.org/en-US/docs/Web/JavaScript/Reference/Global_Objects/String" TargetMode="External"/><Relationship Id="rId540" Type="http://schemas.openxmlformats.org/officeDocument/2006/relationships/hyperlink" Target="../../../class/src/bus/MiniBus.js~MiniBus.html" TargetMode="External"/><Relationship Id="rId72" Type="http://schemas.openxmlformats.org/officeDocument/2006/relationships/hyperlink" Target="hyperty.md" TargetMode="External"/><Relationship Id="rId375" Type="http://schemas.openxmlformats.org/officeDocument/2006/relationships/hyperlink" Target="../../../class/src/graphconnector/GraphConnectorContactData.js~GraphConnectorContactData.html" TargetMode="External"/><Relationship Id="rId582" Type="http://schemas.openxmlformats.org/officeDocument/2006/relationships/hyperlink" Target="../../../class/src/registry/Registry.js~Registry.html" TargetMode="External"/><Relationship Id="rId638" Type="http://schemas.openxmlformats.org/officeDocument/2006/relationships/hyperlink" Target="../../../class/src/runtime/RuntimeCatalogue-Local.js~RuntimeCatalogue.html" TargetMode="External"/><Relationship Id="rId3" Type="http://schemas.openxmlformats.org/officeDocument/2006/relationships/styles" Target="styles.xml"/><Relationship Id="rId235" Type="http://schemas.openxmlformats.org/officeDocument/2006/relationships/hyperlink" Target="../../../file/src/bus/Bus.js.html" TargetMode="External"/><Relationship Id="rId277" Type="http://schemas.openxmlformats.org/officeDocument/2006/relationships/hyperlink" Target="https://developer.mozilla.org/en-US/docs/Web/JavaScript/Reference/Global_Objects/String" TargetMode="External"/><Relationship Id="rId400" Type="http://schemas.openxmlformats.org/officeDocument/2006/relationships/hyperlink" Target="../../../class/src/graphconnector/BloomFilter.js~BloomFilter.html" TargetMode="External"/><Relationship Id="rId442" Type="http://schemas.openxmlformats.org/officeDocument/2006/relationships/hyperlink" Target="../../../file/src/registry/HypertyDiscovery.js.html" TargetMode="External"/><Relationship Id="rId484" Type="http://schemas.openxmlformats.org/officeDocument/2006/relationships/hyperlink" Target="../../../class/src/bus/Bus.js~Bus.html" TargetMode="External"/><Relationship Id="rId705" Type="http://schemas.openxmlformats.org/officeDocument/2006/relationships/hyperlink" Target="../../../class/src/runtime/RuntimeUA.js~RuntimeUA.html" TargetMode="External"/><Relationship Id="rId137" Type="http://schemas.openxmlformats.org/officeDocument/2006/relationships/hyperlink" Target="./MatrixMN-internal-architecture.md" TargetMode="External"/><Relationship Id="rId302" Type="http://schemas.openxmlformats.org/officeDocument/2006/relationships/hyperlink" Target="https://developer.mozilla.org/en-US/docs/Web/JavaScript/Reference/Global_Objects/Promise" TargetMode="External"/><Relationship Id="rId344" Type="http://schemas.openxmlformats.org/officeDocument/2006/relationships/hyperlink" Target="../../../file/src/graphconnector/GraphConnector.js.html" TargetMode="External"/><Relationship Id="rId691" Type="http://schemas.openxmlformats.org/officeDocument/2006/relationships/hyperlink" Target="../../../file/src/runtime/RuntimeCatalogue.js.html" TargetMode="External"/><Relationship Id="rId747" Type="http://schemas.openxmlformats.org/officeDocument/2006/relationships/hyperlink" Target="../../../class/src/bus/MiniBus.js~MiniBus.html" TargetMode="External"/><Relationship Id="rId41" Type="http://schemas.openxmlformats.org/officeDocument/2006/relationships/image" Target="media/image6.png"/><Relationship Id="rId83" Type="http://schemas.openxmlformats.org/officeDocument/2006/relationships/hyperlink" Target="https://github.com/reTHINK-project/dev-service-framework/tree/master/docs/datamodeal/hyperty-registry" TargetMode="External"/><Relationship Id="rId179" Type="http://schemas.openxmlformats.org/officeDocument/2006/relationships/hyperlink" Target="../../../class/src/graphconnector/BloomFilter.js~BloomFilter.html" TargetMode="External"/><Relationship Id="rId386" Type="http://schemas.openxmlformats.org/officeDocument/2006/relationships/hyperlink" Target="https://developer.mozilla.org/en-US/docs/Web/JavaScript/Reference/Global_Objects/String" TargetMode="External"/><Relationship Id="rId551" Type="http://schemas.openxmlformats.org/officeDocument/2006/relationships/hyperlink" Target="../../../file/src/bus/Pipeline.js.html" TargetMode="External"/><Relationship Id="rId593" Type="http://schemas.openxmlformats.org/officeDocument/2006/relationships/hyperlink" Target="../../../class/src/utils/EventEmitter.js~EventEmitter.html" TargetMode="External"/><Relationship Id="rId607" Type="http://schemas.openxmlformats.org/officeDocument/2006/relationships/hyperlink" Target="../../../file/src/registry/Registry.js.html" TargetMode="External"/><Relationship Id="rId649" Type="http://schemas.openxmlformats.org/officeDocument/2006/relationships/hyperlink" Target="https://developer.mozilla.org/en-US/docs/Web/JavaScript/Reference/Global_Objects/Promise" TargetMode="External"/><Relationship Id="rId190" Type="http://schemas.openxmlformats.org/officeDocument/2006/relationships/hyperlink" Target="../../../file/src/graphconnector/BloomFilter.js.html" TargetMode="External"/><Relationship Id="rId204" Type="http://schemas.openxmlformats.org/officeDocument/2006/relationships/hyperlink" Target="../../../class/src/bus/MiniBus.js~MiniBus.html" TargetMode="External"/><Relationship Id="rId246" Type="http://schemas.openxmlformats.org/officeDocument/2006/relationships/hyperlink" Target="https://developer.mozilla.org/en-US/docs/Web/JavaScript/Reference/Global_Objects/Function" TargetMode="External"/><Relationship Id="rId288" Type="http://schemas.openxmlformats.org/officeDocument/2006/relationships/hyperlink" Target="https://developer.mozilla.org/en-US/docs/Web/JavaScript/Reference/Global_Objects/String" TargetMode="External"/><Relationship Id="rId411" Type="http://schemas.openxmlformats.org/officeDocument/2006/relationships/hyperlink" Target="https://developer.mozilla.org/en-US/%20%20docs/Web/JavaScript/Reference/Glo%20bal%20_Objects/String" TargetMode="External"/><Relationship Id="rId453" Type="http://schemas.openxmlformats.org/officeDocument/2006/relationships/hyperlink" Target="../../../file/src/registry/HypertyInstance.js.html" TargetMode="External"/><Relationship Id="rId509" Type="http://schemas.openxmlformats.org/officeDocument/2006/relationships/hyperlink" Target="../../../class/src/bus/Bus.js~Bus.html" TargetMode="External"/><Relationship Id="rId660" Type="http://schemas.openxmlformats.org/officeDocument/2006/relationships/hyperlink" Target="../../../file/src/runtime/RuntimeCatalogue-Local.js.html" TargetMode="External"/><Relationship Id="rId106" Type="http://schemas.openxmlformats.org/officeDocument/2006/relationships/hyperlink" Target="http://gulpjs.com/" TargetMode="External"/><Relationship Id="rId313" Type="http://schemas.openxmlformats.org/officeDocument/2006/relationships/hyperlink" Target="../../../class/src/bus/MessageBus.js~MessageBus.html" TargetMode="External"/><Relationship Id="rId495" Type="http://schemas.openxmlformats.org/officeDocument/2006/relationships/hyperlink" Target="../../../class/src/bus/MiniBus.js~MiniBus.html" TargetMode="External"/><Relationship Id="rId716" Type="http://schemas.openxmlformats.org/officeDocument/2006/relationships/hyperlink" Target="../../../file/src/runtime/RuntimeUA.js.html" TargetMode="External"/><Relationship Id="rId758" Type="http://schemas.openxmlformats.org/officeDocument/2006/relationships/hyperlink" Target="../../../class/src/sandbox/SandboxRegistry.js~SandboxRegistry.html" TargetMode="External"/><Relationship Id="rId10" Type="http://schemas.openxmlformats.org/officeDocument/2006/relationships/hyperlink" Target="https://en.wikipedia.org/wiki/Business_support_system" TargetMode="External"/><Relationship Id="rId52" Type="http://schemas.openxmlformats.org/officeDocument/2006/relationships/hyperlink" Target="https://developer.mozilla.org/en-US/docs/Web/JavaScript/Reference/Global_Objects/Object/observe" TargetMode="External"/><Relationship Id="rId94" Type="http://schemas.openxmlformats.org/officeDocument/2006/relationships/hyperlink" Target="https://github.com/reTHINK-project/dev-service-framework" TargetMode="External"/><Relationship Id="rId148" Type="http://schemas.openxmlformats.org/officeDocument/2006/relationships/hyperlink" Target="https://www.nginx.com/blog/nginx-nodejs-websockets-socketio/" TargetMode="External"/><Relationship Id="rId355" Type="http://schemas.openxmlformats.org/officeDocument/2006/relationships/hyperlink" Target="https://esdoc.org" TargetMode="External"/><Relationship Id="rId397" Type="http://schemas.openxmlformats.org/officeDocument/2006/relationships/hyperlink" Target="https://developer.mozilla.org/en-US/docs/Web/JavaScript/Reference/Global_Objects/String" TargetMode="External"/><Relationship Id="rId520" Type="http://schemas.openxmlformats.org/officeDocument/2006/relationships/hyperlink" Target="../../../class/src/bus/Bus.js~Bus.html" TargetMode="External"/><Relationship Id="rId562" Type="http://schemas.openxmlformats.org/officeDocument/2006/relationships/hyperlink" Target="../../../file/src/policy/PolicyEngine.js.html" TargetMode="External"/><Relationship Id="rId618" Type="http://schemas.openxmlformats.org/officeDocument/2006/relationships/hyperlink" Target="../../../file/src/registry/Registry.js.html" TargetMode="External"/><Relationship Id="rId215" Type="http://schemas.openxmlformats.org/officeDocument/2006/relationships/hyperlink" Target="https://developer.mozilla.org/en-US/docs/Web/JavaScript/Reference/Global_Objects/Number" TargetMode="External"/><Relationship Id="rId257" Type="http://schemas.openxmlformats.org/officeDocument/2006/relationships/hyperlink" Target="../../../class/src/graphconnector/GlobalRegistryRecord.js~GlobalRegistryRecord.html" TargetMode="External"/><Relationship Id="rId422" Type="http://schemas.openxmlformats.org/officeDocument/2006/relationships/hyperlink" Target="https://developer.mozilla.org/en-US/docs/Web/JavaScript/Reference/Global_Objects/Boolean" TargetMode="External"/><Relationship Id="rId464" Type="http://schemas.openxmlformats.org/officeDocument/2006/relationships/hyperlink" Target="../../../class/src/identity/IdentityModule.js~IdentityModule.html" TargetMode="External"/><Relationship Id="rId299" Type="http://schemas.openxmlformats.org/officeDocument/2006/relationships/hyperlink" Target="https://developer.mozilla.org/en-US/docs/Web/JavaScript/Reference/Global_Objects/String" TargetMode="External"/><Relationship Id="rId727" Type="http://schemas.openxmlformats.org/officeDocument/2006/relationships/hyperlink" Target="https://developer.mozilla.org/en-US/docs/Web/JavaScript/Reference/Global_Objects/St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E9F54-F4C1-461F-BF4D-7F08BFDE6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43085</Words>
  <Characters>245590</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288099</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2016-02-26T09:56:00Z</dcterms:modified>
</cp:coreProperties>
</file>