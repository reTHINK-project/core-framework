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D76546" w:rsidP="00775887">
            <w:pPr>
              <w:jc w:val="left"/>
              <w:rPr>
                <w:rFonts w:cs="Arial"/>
              </w:rPr>
            </w:pPr>
            <w:fldSimple w:instr=" NUMPAGES  \* Arabic  \* MERGEFORMAT ">
              <w:r w:rsidR="0037108C" w:rsidRPr="0037108C">
                <w:rPr>
                  <w:rFonts w:cs="Arial"/>
                  <w:noProof/>
                </w:rPr>
                <w:t>131</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1 release of reTHINK Core Framework components published as source code in reTHINK Github repositories. The reTHINK Core Framework Phase 1 release includes the Hyperty Runtime (Core Runtime Components that are reused in Hyperty Browser Runtime and Hyperty NodeJS Runtime) and three Message Node implementations: Vertx Message Node, 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and start-ups; the </w:t>
      </w:r>
      <w:proofErr w:type="gramStart"/>
      <w:r>
        <w:rPr>
          <w:rFonts w:cs="Arial"/>
        </w:rPr>
        <w:t>update of the main specification of reTHINK</w:t>
      </w:r>
      <w:proofErr w:type="gramEnd"/>
      <w:r>
        <w:rPr>
          <w:rFonts w:cs="Arial"/>
        </w:rPr>
        <w:t xml:space="preserve"> Core Framework components; and the documentation of released components. The reTHINK Core Framework Phase 1 components are used to implement Phase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D76546">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4285851"/>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This Deliverable accompanies Phase 1 release of the Core Framework components published in reTHINK Github repositories, including the Hyperty Runtime (Core Runtime Components that are reused in Hyperty Browser Runtime and Hyperty NodeJS Runtime) and three Message Node implementations: Vertx Message Node, 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rsidP="009437D5"/>
    <w:p w:rsidR="009437D5" w:rsidRDefault="009437D5">
      <w:pPr>
        <w:rPr>
          <w:rFonts w:cs="Arial"/>
        </w:rPr>
      </w:pPr>
      <w:r>
        <w:rPr>
          <w:rFonts w:cs="Arial"/>
        </w:rPr>
        <w:t xml:space="preserve">The reThink </w:t>
      </w:r>
      <w:r w:rsidR="00941E82">
        <w:rPr>
          <w:rFonts w:cs="Arial"/>
        </w:rPr>
        <w:t xml:space="preserve">source </w:t>
      </w:r>
      <w:r>
        <w:rPr>
          <w:rFonts w:cs="Arial"/>
        </w:rPr>
        <w:t>c</w:t>
      </w:r>
      <w:r w:rsidR="00941E82">
        <w:rPr>
          <w:rFonts w:cs="Arial"/>
        </w:rPr>
        <w:t>ode repositor</w:t>
      </w:r>
      <w:r>
        <w:rPr>
          <w:rFonts w:cs="Arial"/>
        </w:rPr>
        <w:t>ies associated with this deliverable are publicly available on GitHub:</w:t>
      </w:r>
    </w:p>
    <w:p w:rsidR="009437D5" w:rsidRDefault="00941E82" w:rsidP="00A87A34">
      <w:pPr>
        <w:pStyle w:val="ListParagraph"/>
        <w:numPr>
          <w:ilvl w:val="0"/>
          <w:numId w:val="20"/>
        </w:numPr>
        <w:rPr>
          <w:rFonts w:cs="Arial"/>
        </w:rPr>
      </w:pPr>
      <w:r>
        <w:rPr>
          <w:rFonts w:cs="Arial"/>
        </w:rPr>
        <w:t xml:space="preserve">Hyperty Core Runtime: </w:t>
      </w:r>
      <w:hyperlink r:id="rId10" w:history="1">
        <w:r w:rsidRPr="00BD6E02">
          <w:rPr>
            <w:rStyle w:val="Hyperlink"/>
            <w:rFonts w:cs="Arial"/>
          </w:rPr>
          <w:t>https://github.com/reTHINK-project/dev-runtime-core</w:t>
        </w:r>
      </w:hyperlink>
    </w:p>
    <w:p w:rsidR="00941E82" w:rsidRDefault="00941E82" w:rsidP="00A87A34">
      <w:pPr>
        <w:pStyle w:val="ListParagraph"/>
        <w:numPr>
          <w:ilvl w:val="0"/>
          <w:numId w:val="20"/>
        </w:numPr>
        <w:rPr>
          <w:rFonts w:cs="Arial"/>
        </w:rPr>
      </w:pPr>
      <w:r>
        <w:rPr>
          <w:rFonts w:cs="Arial"/>
        </w:rPr>
        <w:t xml:space="preserve">Hyperty Runtime Browser: </w:t>
      </w:r>
      <w:hyperlink r:id="rId11" w:history="1">
        <w:r w:rsidRPr="00BD6E02">
          <w:rPr>
            <w:rStyle w:val="Hyperlink"/>
            <w:rFonts w:cs="Arial"/>
          </w:rPr>
          <w:t>https://github.com/reTHINK-project/dev-runtime-browser</w:t>
        </w:r>
      </w:hyperlink>
    </w:p>
    <w:p w:rsidR="00941E82" w:rsidRDefault="00941E82" w:rsidP="00A87A34">
      <w:pPr>
        <w:pStyle w:val="ListParagraph"/>
        <w:numPr>
          <w:ilvl w:val="0"/>
          <w:numId w:val="20"/>
        </w:numPr>
        <w:rPr>
          <w:rFonts w:cs="Arial"/>
        </w:rPr>
      </w:pPr>
      <w:r>
        <w:rPr>
          <w:rFonts w:cs="Arial"/>
        </w:rPr>
        <w:t xml:space="preserve">Hyperty Runtime NodeJS: </w:t>
      </w:r>
      <w:hyperlink r:id="rId12" w:history="1">
        <w:r w:rsidRPr="00BD6E02">
          <w:rPr>
            <w:rStyle w:val="Hyperlink"/>
            <w:rFonts w:cs="Arial"/>
          </w:rPr>
          <w:t>https://github.com/reTHINK-project/dev-runtime-nodejs</w:t>
        </w:r>
      </w:hyperlink>
    </w:p>
    <w:p w:rsidR="00941E82" w:rsidRDefault="00941E82" w:rsidP="00A87A34">
      <w:pPr>
        <w:pStyle w:val="ListParagraph"/>
        <w:numPr>
          <w:ilvl w:val="0"/>
          <w:numId w:val="20"/>
        </w:numPr>
        <w:rPr>
          <w:rFonts w:cs="Arial"/>
          <w:lang w:val="fr-FR"/>
        </w:rPr>
      </w:pPr>
      <w:r w:rsidRPr="00941E82">
        <w:rPr>
          <w:rFonts w:cs="Arial"/>
          <w:lang w:val="fr-FR"/>
        </w:rPr>
        <w:t xml:space="preserve">Vertx Message Node: </w:t>
      </w:r>
      <w:hyperlink r:id="rId13" w:history="1">
        <w:r w:rsidRPr="00BD6E02">
          <w:rPr>
            <w:rStyle w:val="Hyperlink"/>
            <w:rFonts w:cs="Arial"/>
            <w:lang w:val="fr-FR"/>
          </w:rPr>
          <w:t>https://github.com/reTHINK-project/dev-msg-node-vertx</w:t>
        </w:r>
      </w:hyperlink>
    </w:p>
    <w:p w:rsidR="00941E82" w:rsidRDefault="00941E82" w:rsidP="00A87A34">
      <w:pPr>
        <w:pStyle w:val="ListParagraph"/>
        <w:numPr>
          <w:ilvl w:val="0"/>
          <w:numId w:val="20"/>
        </w:numPr>
        <w:rPr>
          <w:rFonts w:cs="Arial"/>
          <w:lang w:val="fr-FR"/>
        </w:rPr>
      </w:pPr>
      <w:r>
        <w:rPr>
          <w:rFonts w:cs="Arial"/>
          <w:lang w:val="fr-FR"/>
        </w:rPr>
        <w:t xml:space="preserve">Matrix Message Node : </w:t>
      </w:r>
      <w:hyperlink r:id="rId14" w:history="1">
        <w:r w:rsidRPr="00BD6E02">
          <w:rPr>
            <w:rStyle w:val="Hyperlink"/>
            <w:rFonts w:cs="Arial"/>
            <w:lang w:val="fr-FR"/>
          </w:rPr>
          <w:t>https://github.com/reTHINK-project/dev-msg-node-matrix</w:t>
        </w:r>
      </w:hyperlink>
    </w:p>
    <w:p w:rsidR="00941E82" w:rsidRDefault="00941E82" w:rsidP="00A87A34">
      <w:pPr>
        <w:pStyle w:val="ListParagraph"/>
        <w:numPr>
          <w:ilvl w:val="0"/>
          <w:numId w:val="20"/>
        </w:numPr>
        <w:rPr>
          <w:rFonts w:cs="Arial"/>
          <w:lang w:val="fr-FR"/>
        </w:rPr>
      </w:pPr>
      <w:r>
        <w:rPr>
          <w:rFonts w:cs="Arial"/>
          <w:lang w:val="fr-FR"/>
        </w:rPr>
        <w:t xml:space="preserve">NodeJS Message Node: </w:t>
      </w:r>
      <w:hyperlink r:id="rId15" w:history="1">
        <w:r w:rsidRPr="00BD6E02">
          <w:rPr>
            <w:rStyle w:val="Hyperlink"/>
            <w:rFonts w:cs="Arial"/>
            <w:lang w:val="fr-FR"/>
          </w:rPr>
          <w:t>https://github.com/reTHINK-project/dev-msg-node-nodejs</w:t>
        </w:r>
      </w:hyperlink>
    </w:p>
    <w:p w:rsidR="00941E82" w:rsidRDefault="00941E82" w:rsidP="00A87A34">
      <w:pPr>
        <w:pStyle w:val="ListParagraph"/>
        <w:numPr>
          <w:ilvl w:val="0"/>
          <w:numId w:val="20"/>
        </w:numPr>
        <w:rPr>
          <w:rFonts w:cs="Arial"/>
        </w:rPr>
      </w:pPr>
      <w:r>
        <w:rPr>
          <w:rFonts w:cs="Arial"/>
        </w:rPr>
        <w:t xml:space="preserve">Hyperty Service Framework: </w:t>
      </w:r>
      <w:hyperlink r:id="rId16" w:history="1">
        <w:r w:rsidRPr="00BD6E02">
          <w:rPr>
            <w:rStyle w:val="Hyperlink"/>
            <w:rFonts w:cs="Arial"/>
          </w:rPr>
          <w:t>https://github.com/reTHINK-project/dev-service-framework</w:t>
        </w:r>
      </w:hyperlink>
    </w:p>
    <w:p w:rsidR="00941E82" w:rsidRPr="009437D5" w:rsidRDefault="00941E82" w:rsidP="00941E82">
      <w:pPr>
        <w:pStyle w:val="ListParagraph"/>
        <w:numPr>
          <w:ilvl w:val="0"/>
          <w:numId w:val="0"/>
        </w:numPr>
        <w:ind w:left="720"/>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4285852"/>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4285853"/>
      <w:r w:rsidRPr="00F53246">
        <w:lastRenderedPageBreak/>
        <w:t>Table of Contents</w:t>
      </w:r>
      <w:bookmarkEnd w:id="10"/>
      <w:bookmarkEnd w:id="11"/>
      <w:bookmarkEnd w:id="12"/>
      <w:bookmarkEnd w:id="13"/>
      <w:bookmarkEnd w:id="14"/>
    </w:p>
    <w:p w:rsidR="005816C8" w:rsidRDefault="00D76546">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4285851" w:history="1">
        <w:r w:rsidR="005816C8" w:rsidRPr="00210F4F">
          <w:rPr>
            <w:rStyle w:val="Hyperlink"/>
            <w:noProof/>
          </w:rPr>
          <w:t>Executive summary</w:t>
        </w:r>
        <w:r w:rsidR="005816C8">
          <w:rPr>
            <w:noProof/>
            <w:webHidden/>
          </w:rPr>
          <w:tab/>
        </w:r>
        <w:r w:rsidR="005816C8">
          <w:rPr>
            <w:noProof/>
            <w:webHidden/>
          </w:rPr>
          <w:fldChar w:fldCharType="begin"/>
        </w:r>
        <w:r w:rsidR="005816C8">
          <w:rPr>
            <w:noProof/>
            <w:webHidden/>
          </w:rPr>
          <w:instrText xml:space="preserve"> PAGEREF _Toc444285851 \h </w:instrText>
        </w:r>
        <w:r w:rsidR="005816C8">
          <w:rPr>
            <w:noProof/>
            <w:webHidden/>
          </w:rPr>
        </w:r>
        <w:r w:rsidR="005816C8">
          <w:rPr>
            <w:noProof/>
            <w:webHidden/>
          </w:rPr>
          <w:fldChar w:fldCharType="separate"/>
        </w:r>
        <w:r w:rsidR="005816C8">
          <w:rPr>
            <w:noProof/>
            <w:webHidden/>
          </w:rPr>
          <w:t>4</w:t>
        </w:r>
        <w:r w:rsidR="005816C8">
          <w:rPr>
            <w:noProof/>
            <w:webHidden/>
          </w:rPr>
          <w:fldChar w:fldCharType="end"/>
        </w:r>
      </w:hyperlink>
    </w:p>
    <w:p w:rsidR="005816C8" w:rsidRDefault="005816C8">
      <w:pPr>
        <w:pStyle w:val="TOC1"/>
        <w:tabs>
          <w:tab w:val="right" w:leader="dot" w:pos="9061"/>
        </w:tabs>
        <w:rPr>
          <w:rFonts w:eastAsiaTheme="minorEastAsia" w:cstheme="minorBidi"/>
          <w:noProof/>
          <w:szCs w:val="22"/>
          <w:lang w:val="en-US" w:eastAsia="en-US"/>
        </w:rPr>
      </w:pPr>
      <w:hyperlink w:anchor="_Toc444285852" w:history="1">
        <w:r w:rsidRPr="00210F4F">
          <w:rPr>
            <w:rStyle w:val="Hyperlink"/>
            <w:noProof/>
          </w:rPr>
          <w:t>List of authors</w:t>
        </w:r>
        <w:r>
          <w:rPr>
            <w:noProof/>
            <w:webHidden/>
          </w:rPr>
          <w:tab/>
        </w:r>
        <w:r>
          <w:rPr>
            <w:noProof/>
            <w:webHidden/>
          </w:rPr>
          <w:fldChar w:fldCharType="begin"/>
        </w:r>
        <w:r>
          <w:rPr>
            <w:noProof/>
            <w:webHidden/>
          </w:rPr>
          <w:instrText xml:space="preserve"> PAGEREF _Toc444285852 \h </w:instrText>
        </w:r>
        <w:r>
          <w:rPr>
            <w:noProof/>
            <w:webHidden/>
          </w:rPr>
        </w:r>
        <w:r>
          <w:rPr>
            <w:noProof/>
            <w:webHidden/>
          </w:rPr>
          <w:fldChar w:fldCharType="separate"/>
        </w:r>
        <w:r>
          <w:rPr>
            <w:noProof/>
            <w:webHidden/>
          </w:rPr>
          <w:t>5</w:t>
        </w:r>
        <w:r>
          <w:rPr>
            <w:noProof/>
            <w:webHidden/>
          </w:rPr>
          <w:fldChar w:fldCharType="end"/>
        </w:r>
      </w:hyperlink>
    </w:p>
    <w:p w:rsidR="005816C8" w:rsidRDefault="005816C8">
      <w:pPr>
        <w:pStyle w:val="TOC1"/>
        <w:tabs>
          <w:tab w:val="right" w:leader="dot" w:pos="9061"/>
        </w:tabs>
        <w:rPr>
          <w:rFonts w:eastAsiaTheme="minorEastAsia" w:cstheme="minorBidi"/>
          <w:noProof/>
          <w:szCs w:val="22"/>
          <w:lang w:val="en-US" w:eastAsia="en-US"/>
        </w:rPr>
      </w:pPr>
      <w:hyperlink w:anchor="_Toc444285853" w:history="1">
        <w:r w:rsidRPr="00210F4F">
          <w:rPr>
            <w:rStyle w:val="Hyperlink"/>
            <w:noProof/>
          </w:rPr>
          <w:t>Table of Contents</w:t>
        </w:r>
        <w:r>
          <w:rPr>
            <w:noProof/>
            <w:webHidden/>
          </w:rPr>
          <w:tab/>
        </w:r>
        <w:r>
          <w:rPr>
            <w:noProof/>
            <w:webHidden/>
          </w:rPr>
          <w:fldChar w:fldCharType="begin"/>
        </w:r>
        <w:r>
          <w:rPr>
            <w:noProof/>
            <w:webHidden/>
          </w:rPr>
          <w:instrText xml:space="preserve"> PAGEREF _Toc444285853 \h </w:instrText>
        </w:r>
        <w:r>
          <w:rPr>
            <w:noProof/>
            <w:webHidden/>
          </w:rPr>
        </w:r>
        <w:r>
          <w:rPr>
            <w:noProof/>
            <w:webHidden/>
          </w:rPr>
          <w:fldChar w:fldCharType="separate"/>
        </w:r>
        <w:r>
          <w:rPr>
            <w:noProof/>
            <w:webHidden/>
          </w:rPr>
          <w:t>6</w:t>
        </w:r>
        <w:r>
          <w:rPr>
            <w:noProof/>
            <w:webHidden/>
          </w:rPr>
          <w:fldChar w:fldCharType="end"/>
        </w:r>
      </w:hyperlink>
    </w:p>
    <w:p w:rsidR="005816C8" w:rsidRDefault="005816C8">
      <w:pPr>
        <w:pStyle w:val="TOC1"/>
        <w:tabs>
          <w:tab w:val="right" w:leader="dot" w:pos="9061"/>
        </w:tabs>
        <w:rPr>
          <w:rFonts w:eastAsiaTheme="minorEastAsia" w:cstheme="minorBidi"/>
          <w:noProof/>
          <w:szCs w:val="22"/>
          <w:lang w:val="en-US" w:eastAsia="en-US"/>
        </w:rPr>
      </w:pPr>
      <w:hyperlink w:anchor="_Toc444285854" w:history="1">
        <w:r w:rsidRPr="00210F4F">
          <w:rPr>
            <w:rStyle w:val="Hyperlink"/>
            <w:noProof/>
          </w:rPr>
          <w:t>List of figures and/or list of tables</w:t>
        </w:r>
        <w:r>
          <w:rPr>
            <w:noProof/>
            <w:webHidden/>
          </w:rPr>
          <w:tab/>
        </w:r>
        <w:r>
          <w:rPr>
            <w:noProof/>
            <w:webHidden/>
          </w:rPr>
          <w:fldChar w:fldCharType="begin"/>
        </w:r>
        <w:r>
          <w:rPr>
            <w:noProof/>
            <w:webHidden/>
          </w:rPr>
          <w:instrText xml:space="preserve"> PAGEREF _Toc444285854 \h </w:instrText>
        </w:r>
        <w:r>
          <w:rPr>
            <w:noProof/>
            <w:webHidden/>
          </w:rPr>
        </w:r>
        <w:r>
          <w:rPr>
            <w:noProof/>
            <w:webHidden/>
          </w:rPr>
          <w:fldChar w:fldCharType="separate"/>
        </w:r>
        <w:r>
          <w:rPr>
            <w:noProof/>
            <w:webHidden/>
          </w:rPr>
          <w:t>17</w:t>
        </w:r>
        <w:r>
          <w:rPr>
            <w:noProof/>
            <w:webHidden/>
          </w:rPr>
          <w:fldChar w:fldCharType="end"/>
        </w:r>
      </w:hyperlink>
    </w:p>
    <w:p w:rsidR="005816C8" w:rsidRDefault="005816C8">
      <w:pPr>
        <w:pStyle w:val="TOC1"/>
        <w:tabs>
          <w:tab w:val="right" w:leader="dot" w:pos="9061"/>
        </w:tabs>
        <w:rPr>
          <w:rFonts w:eastAsiaTheme="minorEastAsia" w:cstheme="minorBidi"/>
          <w:noProof/>
          <w:szCs w:val="22"/>
          <w:lang w:val="en-US" w:eastAsia="en-US"/>
        </w:rPr>
      </w:pPr>
      <w:hyperlink w:anchor="_Toc444285855" w:history="1">
        <w:r w:rsidRPr="00210F4F">
          <w:rPr>
            <w:rStyle w:val="Hyperlink"/>
            <w:noProof/>
          </w:rPr>
          <w:t>Abbreviations</w:t>
        </w:r>
        <w:r>
          <w:rPr>
            <w:noProof/>
            <w:webHidden/>
          </w:rPr>
          <w:tab/>
        </w:r>
        <w:r>
          <w:rPr>
            <w:noProof/>
            <w:webHidden/>
          </w:rPr>
          <w:fldChar w:fldCharType="begin"/>
        </w:r>
        <w:r>
          <w:rPr>
            <w:noProof/>
            <w:webHidden/>
          </w:rPr>
          <w:instrText xml:space="preserve"> PAGEREF _Toc444285855 \h </w:instrText>
        </w:r>
        <w:r>
          <w:rPr>
            <w:noProof/>
            <w:webHidden/>
          </w:rPr>
        </w:r>
        <w:r>
          <w:rPr>
            <w:noProof/>
            <w:webHidden/>
          </w:rPr>
          <w:fldChar w:fldCharType="separate"/>
        </w:r>
        <w:r>
          <w:rPr>
            <w:noProof/>
            <w:webHidden/>
          </w:rPr>
          <w:t>18</w:t>
        </w:r>
        <w:r>
          <w:rPr>
            <w:noProof/>
            <w:webHidden/>
          </w:rPr>
          <w:fldChar w:fldCharType="end"/>
        </w:r>
      </w:hyperlink>
    </w:p>
    <w:p w:rsidR="005816C8" w:rsidRDefault="005816C8">
      <w:pPr>
        <w:pStyle w:val="TOC1"/>
        <w:tabs>
          <w:tab w:val="left" w:pos="440"/>
          <w:tab w:val="right" w:leader="dot" w:pos="9061"/>
        </w:tabs>
        <w:rPr>
          <w:rFonts w:eastAsiaTheme="minorEastAsia" w:cstheme="minorBidi"/>
          <w:noProof/>
          <w:szCs w:val="22"/>
          <w:lang w:val="en-US" w:eastAsia="en-US"/>
        </w:rPr>
      </w:pPr>
      <w:hyperlink w:anchor="_Toc444285856" w:history="1">
        <w:r w:rsidRPr="00210F4F">
          <w:rPr>
            <w:rStyle w:val="Hyperlink"/>
            <w:noProof/>
          </w:rPr>
          <w:t>1</w:t>
        </w:r>
        <w:r>
          <w:rPr>
            <w:rFonts w:eastAsiaTheme="minorEastAsia" w:cstheme="minorBidi"/>
            <w:noProof/>
            <w:szCs w:val="22"/>
            <w:lang w:val="en-US" w:eastAsia="en-US"/>
          </w:rPr>
          <w:tab/>
        </w:r>
        <w:r w:rsidRPr="00210F4F">
          <w:rPr>
            <w:rStyle w:val="Hyperlink"/>
            <w:noProof/>
          </w:rPr>
          <w:t>Introduction</w:t>
        </w:r>
        <w:r>
          <w:rPr>
            <w:noProof/>
            <w:webHidden/>
          </w:rPr>
          <w:tab/>
        </w:r>
        <w:r>
          <w:rPr>
            <w:noProof/>
            <w:webHidden/>
          </w:rPr>
          <w:fldChar w:fldCharType="begin"/>
        </w:r>
        <w:r>
          <w:rPr>
            <w:noProof/>
            <w:webHidden/>
          </w:rPr>
          <w:instrText xml:space="preserve"> PAGEREF _Toc444285856 \h </w:instrText>
        </w:r>
        <w:r>
          <w:rPr>
            <w:noProof/>
            <w:webHidden/>
          </w:rPr>
        </w:r>
        <w:r>
          <w:rPr>
            <w:noProof/>
            <w:webHidden/>
          </w:rPr>
          <w:fldChar w:fldCharType="separate"/>
        </w:r>
        <w:r>
          <w:rPr>
            <w:noProof/>
            <w:webHidden/>
          </w:rPr>
          <w:t>20</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57" w:history="1">
        <w:r w:rsidRPr="00210F4F">
          <w:rPr>
            <w:rStyle w:val="Hyperlink"/>
            <w:noProof/>
          </w:rPr>
          <w:t>1.1</w:t>
        </w:r>
        <w:r>
          <w:rPr>
            <w:rFonts w:eastAsiaTheme="minorEastAsia" w:cstheme="minorBidi"/>
            <w:noProof/>
            <w:szCs w:val="22"/>
            <w:lang w:val="en-US" w:eastAsia="en-US"/>
          </w:rPr>
          <w:tab/>
        </w:r>
        <w:r w:rsidRPr="00210F4F">
          <w:rPr>
            <w:rStyle w:val="Hyperlink"/>
            <w:noProof/>
          </w:rPr>
          <w:t>Objectives and Overview</w:t>
        </w:r>
        <w:r>
          <w:rPr>
            <w:noProof/>
            <w:webHidden/>
          </w:rPr>
          <w:tab/>
        </w:r>
        <w:r>
          <w:rPr>
            <w:noProof/>
            <w:webHidden/>
          </w:rPr>
          <w:fldChar w:fldCharType="begin"/>
        </w:r>
        <w:r>
          <w:rPr>
            <w:noProof/>
            <w:webHidden/>
          </w:rPr>
          <w:instrText xml:space="preserve"> PAGEREF _Toc444285857 \h </w:instrText>
        </w:r>
        <w:r>
          <w:rPr>
            <w:noProof/>
            <w:webHidden/>
          </w:rPr>
        </w:r>
        <w:r>
          <w:rPr>
            <w:noProof/>
            <w:webHidden/>
          </w:rPr>
          <w:fldChar w:fldCharType="separate"/>
        </w:r>
        <w:r>
          <w:rPr>
            <w:noProof/>
            <w:webHidden/>
          </w:rPr>
          <w:t>20</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58" w:history="1">
        <w:r w:rsidRPr="00210F4F">
          <w:rPr>
            <w:rStyle w:val="Hyperlink"/>
            <w:noProof/>
          </w:rPr>
          <w:t>1.2</w:t>
        </w:r>
        <w:r>
          <w:rPr>
            <w:rFonts w:eastAsiaTheme="minorEastAsia" w:cstheme="minorBidi"/>
            <w:noProof/>
            <w:szCs w:val="22"/>
            <w:lang w:val="en-US" w:eastAsia="en-US"/>
          </w:rPr>
          <w:tab/>
        </w:r>
        <w:r w:rsidRPr="00210F4F">
          <w:rPr>
            <w:rStyle w:val="Hyperlink"/>
            <w:noProof/>
          </w:rPr>
          <w:t>Structure</w:t>
        </w:r>
        <w:r>
          <w:rPr>
            <w:noProof/>
            <w:webHidden/>
          </w:rPr>
          <w:tab/>
        </w:r>
        <w:r>
          <w:rPr>
            <w:noProof/>
            <w:webHidden/>
          </w:rPr>
          <w:fldChar w:fldCharType="begin"/>
        </w:r>
        <w:r>
          <w:rPr>
            <w:noProof/>
            <w:webHidden/>
          </w:rPr>
          <w:instrText xml:space="preserve"> PAGEREF _Toc444285858 \h </w:instrText>
        </w:r>
        <w:r>
          <w:rPr>
            <w:noProof/>
            <w:webHidden/>
          </w:rPr>
        </w:r>
        <w:r>
          <w:rPr>
            <w:noProof/>
            <w:webHidden/>
          </w:rPr>
          <w:fldChar w:fldCharType="separate"/>
        </w:r>
        <w:r>
          <w:rPr>
            <w:noProof/>
            <w:webHidden/>
          </w:rPr>
          <w:t>21</w:t>
        </w:r>
        <w:r>
          <w:rPr>
            <w:noProof/>
            <w:webHidden/>
          </w:rPr>
          <w:fldChar w:fldCharType="end"/>
        </w:r>
      </w:hyperlink>
    </w:p>
    <w:p w:rsidR="005816C8" w:rsidRDefault="005816C8">
      <w:pPr>
        <w:pStyle w:val="TOC1"/>
        <w:tabs>
          <w:tab w:val="left" w:pos="440"/>
          <w:tab w:val="right" w:leader="dot" w:pos="9061"/>
        </w:tabs>
        <w:rPr>
          <w:rFonts w:eastAsiaTheme="minorEastAsia" w:cstheme="minorBidi"/>
          <w:noProof/>
          <w:szCs w:val="22"/>
          <w:lang w:val="en-US" w:eastAsia="en-US"/>
        </w:rPr>
      </w:pPr>
      <w:hyperlink w:anchor="_Toc444285859" w:history="1">
        <w:r w:rsidRPr="00210F4F">
          <w:rPr>
            <w:rStyle w:val="Hyperlink"/>
            <w:noProof/>
          </w:rPr>
          <w:t>2</w:t>
        </w:r>
        <w:r>
          <w:rPr>
            <w:rFonts w:eastAsiaTheme="minorEastAsia" w:cstheme="minorBidi"/>
            <w:noProof/>
            <w:szCs w:val="22"/>
            <w:lang w:val="en-US" w:eastAsia="en-US"/>
          </w:rPr>
          <w:tab/>
        </w:r>
        <w:r w:rsidRPr="00210F4F">
          <w:rPr>
            <w:rStyle w:val="Hyperlink"/>
            <w:noProof/>
          </w:rPr>
          <w:t>Tutorials</w:t>
        </w:r>
        <w:r>
          <w:rPr>
            <w:noProof/>
            <w:webHidden/>
          </w:rPr>
          <w:tab/>
        </w:r>
        <w:r>
          <w:rPr>
            <w:noProof/>
            <w:webHidden/>
          </w:rPr>
          <w:fldChar w:fldCharType="begin"/>
        </w:r>
        <w:r>
          <w:rPr>
            <w:noProof/>
            <w:webHidden/>
          </w:rPr>
          <w:instrText xml:space="preserve"> PAGEREF _Toc444285859 \h </w:instrText>
        </w:r>
        <w:r>
          <w:rPr>
            <w:noProof/>
            <w:webHidden/>
          </w:rPr>
        </w:r>
        <w:r>
          <w:rPr>
            <w:noProof/>
            <w:webHidden/>
          </w:rPr>
          <w:fldChar w:fldCharType="separate"/>
        </w:r>
        <w:r>
          <w:rPr>
            <w:noProof/>
            <w:webHidden/>
          </w:rPr>
          <w:t>22</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60" w:history="1">
        <w:r w:rsidRPr="00210F4F">
          <w:rPr>
            <w:rStyle w:val="Hyperlink"/>
            <w:noProof/>
          </w:rPr>
          <w:t>2.1</w:t>
        </w:r>
        <w:r>
          <w:rPr>
            <w:rFonts w:eastAsiaTheme="minorEastAsia" w:cstheme="minorBidi"/>
            <w:noProof/>
            <w:szCs w:val="22"/>
            <w:lang w:val="en-US" w:eastAsia="en-US"/>
          </w:rPr>
          <w:tab/>
        </w:r>
        <w:r w:rsidRPr="00210F4F">
          <w:rPr>
            <w:rStyle w:val="Hyperlink"/>
            <w:noProof/>
          </w:rPr>
          <w:t>Getting Started</w:t>
        </w:r>
        <w:r>
          <w:rPr>
            <w:noProof/>
            <w:webHidden/>
          </w:rPr>
          <w:tab/>
        </w:r>
        <w:r>
          <w:rPr>
            <w:noProof/>
            <w:webHidden/>
          </w:rPr>
          <w:fldChar w:fldCharType="begin"/>
        </w:r>
        <w:r>
          <w:rPr>
            <w:noProof/>
            <w:webHidden/>
          </w:rPr>
          <w:instrText xml:space="preserve"> PAGEREF _Toc444285860 \h </w:instrText>
        </w:r>
        <w:r>
          <w:rPr>
            <w:noProof/>
            <w:webHidden/>
          </w:rPr>
        </w:r>
        <w:r>
          <w:rPr>
            <w:noProof/>
            <w:webHidden/>
          </w:rPr>
          <w:fldChar w:fldCharType="separate"/>
        </w:r>
        <w:r>
          <w:rPr>
            <w:noProof/>
            <w:webHidden/>
          </w:rPr>
          <w:t>22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1" w:history="1">
        <w:r w:rsidRPr="00210F4F">
          <w:rPr>
            <w:rStyle w:val="Hyperlink"/>
            <w:noProof/>
          </w:rPr>
          <w:t>2.1.1</w:t>
        </w:r>
        <w:r>
          <w:rPr>
            <w:rFonts w:eastAsiaTheme="minorEastAsia" w:cstheme="minorBidi"/>
            <w:noProof/>
            <w:szCs w:val="22"/>
            <w:lang w:val="en-US" w:eastAsia="en-US"/>
          </w:rPr>
          <w:tab/>
        </w:r>
        <w:r w:rsidRPr="00210F4F">
          <w:rPr>
            <w:rStyle w:val="Hyperlink"/>
            <w:noProof/>
          </w:rPr>
          <w:t>How to contribute</w:t>
        </w:r>
        <w:r>
          <w:rPr>
            <w:noProof/>
            <w:webHidden/>
          </w:rPr>
          <w:tab/>
        </w:r>
        <w:r>
          <w:rPr>
            <w:noProof/>
            <w:webHidden/>
          </w:rPr>
          <w:fldChar w:fldCharType="begin"/>
        </w:r>
        <w:r>
          <w:rPr>
            <w:noProof/>
            <w:webHidden/>
          </w:rPr>
          <w:instrText xml:space="preserve"> PAGEREF _Toc444285861 \h </w:instrText>
        </w:r>
        <w:r>
          <w:rPr>
            <w:noProof/>
            <w:webHidden/>
          </w:rPr>
        </w:r>
        <w:r>
          <w:rPr>
            <w:noProof/>
            <w:webHidden/>
          </w:rPr>
          <w:fldChar w:fldCharType="separate"/>
        </w:r>
        <w:r>
          <w:rPr>
            <w:noProof/>
            <w:webHidden/>
          </w:rPr>
          <w:t>22</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62" w:history="1">
        <w:r w:rsidRPr="00210F4F">
          <w:rPr>
            <w:rStyle w:val="Hyperlink"/>
            <w:noProof/>
          </w:rPr>
          <w:t>2.2</w:t>
        </w:r>
        <w:r>
          <w:rPr>
            <w:rFonts w:eastAsiaTheme="minorEastAsia" w:cstheme="minorBidi"/>
            <w:noProof/>
            <w:szCs w:val="22"/>
            <w:lang w:val="en-US" w:eastAsia="en-US"/>
          </w:rPr>
          <w:tab/>
        </w:r>
        <w:r w:rsidRPr="00210F4F">
          <w:rPr>
            <w:rStyle w:val="Hyperlink"/>
            <w:noProof/>
          </w:rPr>
          <w:t>Hyper-linked Entities - Hyperties</w:t>
        </w:r>
        <w:r>
          <w:rPr>
            <w:noProof/>
            <w:webHidden/>
          </w:rPr>
          <w:tab/>
        </w:r>
        <w:r>
          <w:rPr>
            <w:noProof/>
            <w:webHidden/>
          </w:rPr>
          <w:fldChar w:fldCharType="begin"/>
        </w:r>
        <w:r>
          <w:rPr>
            <w:noProof/>
            <w:webHidden/>
          </w:rPr>
          <w:instrText xml:space="preserve"> PAGEREF _Toc444285862 \h </w:instrText>
        </w:r>
        <w:r>
          <w:rPr>
            <w:noProof/>
            <w:webHidden/>
          </w:rPr>
        </w:r>
        <w:r>
          <w:rPr>
            <w:noProof/>
            <w:webHidden/>
          </w:rPr>
          <w:fldChar w:fldCharType="separate"/>
        </w:r>
        <w:r>
          <w:rPr>
            <w:noProof/>
            <w:webHidden/>
          </w:rPr>
          <w:t>23</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63" w:history="1">
        <w:r w:rsidRPr="00210F4F">
          <w:rPr>
            <w:rStyle w:val="Hyperlink"/>
            <w:noProof/>
          </w:rPr>
          <w:t>2.3</w:t>
        </w:r>
        <w:r>
          <w:rPr>
            <w:rFonts w:eastAsiaTheme="minorEastAsia" w:cstheme="minorBidi"/>
            <w:noProof/>
            <w:szCs w:val="22"/>
            <w:lang w:val="en-US" w:eastAsia="en-US"/>
          </w:rPr>
          <w:tab/>
        </w:r>
        <w:r w:rsidRPr="00210F4F">
          <w:rPr>
            <w:rStyle w:val="Hyperlink"/>
            <w:noProof/>
          </w:rPr>
          <w:t>Hyperty Messaging Framework</w:t>
        </w:r>
        <w:r>
          <w:rPr>
            <w:noProof/>
            <w:webHidden/>
          </w:rPr>
          <w:tab/>
        </w:r>
        <w:r>
          <w:rPr>
            <w:noProof/>
            <w:webHidden/>
          </w:rPr>
          <w:fldChar w:fldCharType="begin"/>
        </w:r>
        <w:r>
          <w:rPr>
            <w:noProof/>
            <w:webHidden/>
          </w:rPr>
          <w:instrText xml:space="preserve"> PAGEREF _Toc444285863 \h </w:instrText>
        </w:r>
        <w:r>
          <w:rPr>
            <w:noProof/>
            <w:webHidden/>
          </w:rPr>
        </w:r>
        <w:r>
          <w:rPr>
            <w:noProof/>
            <w:webHidden/>
          </w:rPr>
          <w:fldChar w:fldCharType="separate"/>
        </w:r>
        <w:r>
          <w:rPr>
            <w:noProof/>
            <w:webHidden/>
          </w:rPr>
          <w:t>25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4" w:history="1">
        <w:r w:rsidRPr="00210F4F">
          <w:rPr>
            <w:rStyle w:val="Hyperlink"/>
            <w:noProof/>
          </w:rPr>
          <w:t>2.3.1</w:t>
        </w:r>
        <w:r>
          <w:rPr>
            <w:rFonts w:eastAsiaTheme="minorEastAsia" w:cstheme="minorBidi"/>
            <w:noProof/>
            <w:szCs w:val="22"/>
            <w:lang w:val="en-US" w:eastAsia="en-US"/>
          </w:rPr>
          <w:tab/>
        </w:r>
        <w:r w:rsidRPr="00210F4F">
          <w:rPr>
            <w:rStyle w:val="Hyperlink"/>
            <w:noProof/>
          </w:rPr>
          <w:t>Protocol on-the-fly (protofly) and Protostubs</w:t>
        </w:r>
        <w:r>
          <w:rPr>
            <w:noProof/>
            <w:webHidden/>
          </w:rPr>
          <w:tab/>
        </w:r>
        <w:r>
          <w:rPr>
            <w:noProof/>
            <w:webHidden/>
          </w:rPr>
          <w:fldChar w:fldCharType="begin"/>
        </w:r>
        <w:r>
          <w:rPr>
            <w:noProof/>
            <w:webHidden/>
          </w:rPr>
          <w:instrText xml:space="preserve"> PAGEREF _Toc444285864 \h </w:instrText>
        </w:r>
        <w:r>
          <w:rPr>
            <w:noProof/>
            <w:webHidden/>
          </w:rPr>
        </w:r>
        <w:r>
          <w:rPr>
            <w:noProof/>
            <w:webHidden/>
          </w:rPr>
          <w:fldChar w:fldCharType="separate"/>
        </w:r>
        <w:r>
          <w:rPr>
            <w:noProof/>
            <w:webHidden/>
          </w:rPr>
          <w:t>27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5" w:history="1">
        <w:r w:rsidRPr="00210F4F">
          <w:rPr>
            <w:rStyle w:val="Hyperlink"/>
            <w:noProof/>
          </w:rPr>
          <w:t>2.3.2</w:t>
        </w:r>
        <w:r>
          <w:rPr>
            <w:rFonts w:eastAsiaTheme="minorEastAsia" w:cstheme="minorBidi"/>
            <w:noProof/>
            <w:szCs w:val="22"/>
            <w:lang w:val="en-US" w:eastAsia="en-US"/>
          </w:rPr>
          <w:tab/>
        </w:r>
        <w:r w:rsidRPr="00210F4F">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_Toc444285865 \h </w:instrText>
        </w:r>
        <w:r>
          <w:rPr>
            <w:noProof/>
            <w:webHidden/>
          </w:rPr>
        </w:r>
        <w:r>
          <w:rPr>
            <w:noProof/>
            <w:webHidden/>
          </w:rPr>
          <w:fldChar w:fldCharType="separate"/>
        </w:r>
        <w:r>
          <w:rPr>
            <w:noProof/>
            <w:webHidden/>
          </w:rPr>
          <w:t>28</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66" w:history="1">
        <w:r w:rsidRPr="00210F4F">
          <w:rPr>
            <w:rStyle w:val="Hyperlink"/>
            <w:noProof/>
          </w:rPr>
          <w:t>2.4</w:t>
        </w:r>
        <w:r>
          <w:rPr>
            <w:rFonts w:eastAsiaTheme="minorEastAsia" w:cstheme="minorBidi"/>
            <w:noProof/>
            <w:szCs w:val="22"/>
            <w:lang w:val="en-US" w:eastAsia="en-US"/>
          </w:rPr>
          <w:tab/>
        </w:r>
        <w:r w:rsidRPr="00210F4F">
          <w:rPr>
            <w:rStyle w:val="Hyperlink"/>
            <w:noProof/>
          </w:rPr>
          <w:t>P2P Data Synchronisation: Reporter - Observer Model</w:t>
        </w:r>
        <w:r>
          <w:rPr>
            <w:noProof/>
            <w:webHidden/>
          </w:rPr>
          <w:tab/>
        </w:r>
        <w:r>
          <w:rPr>
            <w:noProof/>
            <w:webHidden/>
          </w:rPr>
          <w:fldChar w:fldCharType="begin"/>
        </w:r>
        <w:r>
          <w:rPr>
            <w:noProof/>
            <w:webHidden/>
          </w:rPr>
          <w:instrText xml:space="preserve"> PAGEREF _Toc444285866 \h </w:instrText>
        </w:r>
        <w:r>
          <w:rPr>
            <w:noProof/>
            <w:webHidden/>
          </w:rPr>
        </w:r>
        <w:r>
          <w:rPr>
            <w:noProof/>
            <w:webHidden/>
          </w:rPr>
          <w:fldChar w:fldCharType="separate"/>
        </w:r>
        <w:r>
          <w:rPr>
            <w:noProof/>
            <w:webHidden/>
          </w:rPr>
          <w:t>28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7" w:history="1">
        <w:r w:rsidRPr="00210F4F">
          <w:rPr>
            <w:rStyle w:val="Hyperlink"/>
            <w:noProof/>
          </w:rPr>
          <w:t>2.4.1</w:t>
        </w:r>
        <w:r>
          <w:rPr>
            <w:rFonts w:eastAsiaTheme="minorEastAsia" w:cstheme="minorBidi"/>
            <w:noProof/>
            <w:szCs w:val="22"/>
            <w:lang w:val="en-US" w:eastAsia="en-US"/>
          </w:rPr>
          <w:tab/>
        </w:r>
        <w:r w:rsidRPr="00210F4F">
          <w:rPr>
            <w:rStyle w:val="Hyperlink"/>
            <w:noProof/>
          </w:rPr>
          <w:t>Hyperty Data Object URL address</w:t>
        </w:r>
        <w:r>
          <w:rPr>
            <w:noProof/>
            <w:webHidden/>
          </w:rPr>
          <w:tab/>
        </w:r>
        <w:r>
          <w:rPr>
            <w:noProof/>
            <w:webHidden/>
          </w:rPr>
          <w:fldChar w:fldCharType="begin"/>
        </w:r>
        <w:r>
          <w:rPr>
            <w:noProof/>
            <w:webHidden/>
          </w:rPr>
          <w:instrText xml:space="preserve"> PAGEREF _Toc444285867 \h </w:instrText>
        </w:r>
        <w:r>
          <w:rPr>
            <w:noProof/>
            <w:webHidden/>
          </w:rPr>
        </w:r>
        <w:r>
          <w:rPr>
            <w:noProof/>
            <w:webHidden/>
          </w:rPr>
          <w:fldChar w:fldCharType="separate"/>
        </w:r>
        <w:r>
          <w:rPr>
            <w:noProof/>
            <w:webHidden/>
          </w:rPr>
          <w:t>29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8" w:history="1">
        <w:r w:rsidRPr="00210F4F">
          <w:rPr>
            <w:rStyle w:val="Hyperlink"/>
            <w:noProof/>
          </w:rPr>
          <w:t>2.4.2</w:t>
        </w:r>
        <w:r>
          <w:rPr>
            <w:rFonts w:eastAsiaTheme="minorEastAsia" w:cstheme="minorBidi"/>
            <w:noProof/>
            <w:szCs w:val="22"/>
            <w:lang w:val="en-US" w:eastAsia="en-US"/>
          </w:rPr>
          <w:tab/>
        </w:r>
        <w:r w:rsidRPr="00210F4F">
          <w:rPr>
            <w:rStyle w:val="Hyperlink"/>
            <w:noProof/>
          </w:rPr>
          <w:t>Hyperty Data Object Schema</w:t>
        </w:r>
        <w:r>
          <w:rPr>
            <w:noProof/>
            <w:webHidden/>
          </w:rPr>
          <w:tab/>
        </w:r>
        <w:r>
          <w:rPr>
            <w:noProof/>
            <w:webHidden/>
          </w:rPr>
          <w:fldChar w:fldCharType="begin"/>
        </w:r>
        <w:r>
          <w:rPr>
            <w:noProof/>
            <w:webHidden/>
          </w:rPr>
          <w:instrText xml:space="preserve"> PAGEREF _Toc444285868 \h </w:instrText>
        </w:r>
        <w:r>
          <w:rPr>
            <w:noProof/>
            <w:webHidden/>
          </w:rPr>
        </w:r>
        <w:r>
          <w:rPr>
            <w:noProof/>
            <w:webHidden/>
          </w:rPr>
          <w:fldChar w:fldCharType="separate"/>
        </w:r>
        <w:r>
          <w:rPr>
            <w:noProof/>
            <w:webHidden/>
          </w:rPr>
          <w:t>29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69" w:history="1">
        <w:r w:rsidRPr="00210F4F">
          <w:rPr>
            <w:rStyle w:val="Hyperlink"/>
            <w:noProof/>
          </w:rPr>
          <w:t>2.4.3</w:t>
        </w:r>
        <w:r>
          <w:rPr>
            <w:rFonts w:eastAsiaTheme="minorEastAsia" w:cstheme="minorBidi"/>
            <w:noProof/>
            <w:szCs w:val="22"/>
            <w:lang w:val="en-US" w:eastAsia="en-US"/>
          </w:rPr>
          <w:tab/>
        </w:r>
        <w:r w:rsidRPr="00210F4F">
          <w:rPr>
            <w:rStyle w:val="Hyperlink"/>
            <w:noProof/>
          </w:rPr>
          <w:t>Parent - Children Resources</w:t>
        </w:r>
        <w:r>
          <w:rPr>
            <w:noProof/>
            <w:webHidden/>
          </w:rPr>
          <w:tab/>
        </w:r>
        <w:r>
          <w:rPr>
            <w:noProof/>
            <w:webHidden/>
          </w:rPr>
          <w:fldChar w:fldCharType="begin"/>
        </w:r>
        <w:r>
          <w:rPr>
            <w:noProof/>
            <w:webHidden/>
          </w:rPr>
          <w:instrText xml:space="preserve"> PAGEREF _Toc444285869 \h </w:instrText>
        </w:r>
        <w:r>
          <w:rPr>
            <w:noProof/>
            <w:webHidden/>
          </w:rPr>
        </w:r>
        <w:r>
          <w:rPr>
            <w:noProof/>
            <w:webHidden/>
          </w:rPr>
          <w:fldChar w:fldCharType="separate"/>
        </w:r>
        <w:r>
          <w:rPr>
            <w:noProof/>
            <w:webHidden/>
          </w:rPr>
          <w:t>29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0" w:history="1">
        <w:r w:rsidRPr="00210F4F">
          <w:rPr>
            <w:rStyle w:val="Hyperlink"/>
            <w:noProof/>
          </w:rPr>
          <w:t>2.4.4</w:t>
        </w:r>
        <w:r>
          <w:rPr>
            <w:rFonts w:eastAsiaTheme="minorEastAsia" w:cstheme="minorBidi"/>
            <w:noProof/>
            <w:szCs w:val="22"/>
            <w:lang w:val="en-US" w:eastAsia="en-US"/>
          </w:rPr>
          <w:tab/>
        </w:r>
        <w:r w:rsidRPr="00210F4F">
          <w:rPr>
            <w:rStyle w:val="Hyperlink"/>
            <w:noProof/>
          </w:rPr>
          <w:t>Syncher and Sync Manager</w:t>
        </w:r>
        <w:r>
          <w:rPr>
            <w:noProof/>
            <w:webHidden/>
          </w:rPr>
          <w:tab/>
        </w:r>
        <w:r>
          <w:rPr>
            <w:noProof/>
            <w:webHidden/>
          </w:rPr>
          <w:fldChar w:fldCharType="begin"/>
        </w:r>
        <w:r>
          <w:rPr>
            <w:noProof/>
            <w:webHidden/>
          </w:rPr>
          <w:instrText xml:space="preserve"> PAGEREF _Toc444285870 \h </w:instrText>
        </w:r>
        <w:r>
          <w:rPr>
            <w:noProof/>
            <w:webHidden/>
          </w:rPr>
        </w:r>
        <w:r>
          <w:rPr>
            <w:noProof/>
            <w:webHidden/>
          </w:rPr>
          <w:fldChar w:fldCharType="separate"/>
        </w:r>
        <w:r>
          <w:rPr>
            <w:noProof/>
            <w:webHidden/>
          </w:rPr>
          <w:t>30</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71" w:history="1">
        <w:r w:rsidRPr="00210F4F">
          <w:rPr>
            <w:rStyle w:val="Hyperlink"/>
            <w:noProof/>
          </w:rPr>
          <w:t>2.5</w:t>
        </w:r>
        <w:r>
          <w:rPr>
            <w:rFonts w:eastAsiaTheme="minorEastAsia" w:cstheme="minorBidi"/>
            <w:noProof/>
            <w:szCs w:val="22"/>
            <w:lang w:val="en-US" w:eastAsia="en-US"/>
          </w:rPr>
          <w:tab/>
        </w:r>
        <w:r w:rsidRPr="00210F4F">
          <w:rPr>
            <w:rStyle w:val="Hyperlink"/>
            <w:noProof/>
          </w:rPr>
          <w:t>Hyperty Trust and Security Model</w:t>
        </w:r>
        <w:r>
          <w:rPr>
            <w:noProof/>
            <w:webHidden/>
          </w:rPr>
          <w:tab/>
        </w:r>
        <w:r>
          <w:rPr>
            <w:noProof/>
            <w:webHidden/>
          </w:rPr>
          <w:fldChar w:fldCharType="begin"/>
        </w:r>
        <w:r>
          <w:rPr>
            <w:noProof/>
            <w:webHidden/>
          </w:rPr>
          <w:instrText xml:space="preserve"> PAGEREF _Toc444285871 \h </w:instrText>
        </w:r>
        <w:r>
          <w:rPr>
            <w:noProof/>
            <w:webHidden/>
          </w:rPr>
        </w:r>
        <w:r>
          <w:rPr>
            <w:noProof/>
            <w:webHidden/>
          </w:rPr>
          <w:fldChar w:fldCharType="separate"/>
        </w:r>
        <w:r>
          <w:rPr>
            <w:noProof/>
            <w:webHidden/>
          </w:rPr>
          <w:t>31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2" w:history="1">
        <w:r w:rsidRPr="00210F4F">
          <w:rPr>
            <w:rStyle w:val="Hyperlink"/>
            <w:noProof/>
          </w:rPr>
          <w:t>2.5.1</w:t>
        </w:r>
        <w:r>
          <w:rPr>
            <w:rFonts w:eastAsiaTheme="minorEastAsia" w:cstheme="minorBidi"/>
            <w:noProof/>
            <w:szCs w:val="22"/>
            <w:lang w:val="en-US" w:eastAsia="en-US"/>
          </w:rPr>
          <w:tab/>
        </w:r>
        <w:r w:rsidRPr="00210F4F">
          <w:rPr>
            <w:rStyle w:val="Hyperlink"/>
            <w:noProof/>
          </w:rPr>
          <w:t>User Identity</w:t>
        </w:r>
        <w:r>
          <w:rPr>
            <w:noProof/>
            <w:webHidden/>
          </w:rPr>
          <w:tab/>
        </w:r>
        <w:r>
          <w:rPr>
            <w:noProof/>
            <w:webHidden/>
          </w:rPr>
          <w:fldChar w:fldCharType="begin"/>
        </w:r>
        <w:r>
          <w:rPr>
            <w:noProof/>
            <w:webHidden/>
          </w:rPr>
          <w:instrText xml:space="preserve"> PAGEREF _Toc444285872 \h </w:instrText>
        </w:r>
        <w:r>
          <w:rPr>
            <w:noProof/>
            <w:webHidden/>
          </w:rPr>
        </w:r>
        <w:r>
          <w:rPr>
            <w:noProof/>
            <w:webHidden/>
          </w:rPr>
          <w:fldChar w:fldCharType="separate"/>
        </w:r>
        <w:r>
          <w:rPr>
            <w:noProof/>
            <w:webHidden/>
          </w:rPr>
          <w:t>32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3" w:history="1">
        <w:r w:rsidRPr="00210F4F">
          <w:rPr>
            <w:rStyle w:val="Hyperlink"/>
            <w:noProof/>
          </w:rPr>
          <w:t>2.5.2</w:t>
        </w:r>
        <w:r>
          <w:rPr>
            <w:rFonts w:eastAsiaTheme="minorEastAsia" w:cstheme="minorBidi"/>
            <w:noProof/>
            <w:szCs w:val="22"/>
            <w:lang w:val="en-US" w:eastAsia="en-US"/>
          </w:rPr>
          <w:tab/>
        </w:r>
        <w:r w:rsidRPr="00210F4F">
          <w:rPr>
            <w:rStyle w:val="Hyperlink"/>
            <w:noProof/>
          </w:rPr>
          <w:t>Identity Module and IdP Proxy</w:t>
        </w:r>
        <w:r>
          <w:rPr>
            <w:noProof/>
            <w:webHidden/>
          </w:rPr>
          <w:tab/>
        </w:r>
        <w:r>
          <w:rPr>
            <w:noProof/>
            <w:webHidden/>
          </w:rPr>
          <w:fldChar w:fldCharType="begin"/>
        </w:r>
        <w:r>
          <w:rPr>
            <w:noProof/>
            <w:webHidden/>
          </w:rPr>
          <w:instrText xml:space="preserve"> PAGEREF _Toc444285873 \h </w:instrText>
        </w:r>
        <w:r>
          <w:rPr>
            <w:noProof/>
            <w:webHidden/>
          </w:rPr>
        </w:r>
        <w:r>
          <w:rPr>
            <w:noProof/>
            <w:webHidden/>
          </w:rPr>
          <w:fldChar w:fldCharType="separate"/>
        </w:r>
        <w:r>
          <w:rPr>
            <w:noProof/>
            <w:webHidden/>
          </w:rPr>
          <w:t>32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4" w:history="1">
        <w:r w:rsidRPr="00210F4F">
          <w:rPr>
            <w:rStyle w:val="Hyperlink"/>
            <w:noProof/>
          </w:rPr>
          <w:t>2.5.3</w:t>
        </w:r>
        <w:r>
          <w:rPr>
            <w:rFonts w:eastAsiaTheme="minorEastAsia" w:cstheme="minorBidi"/>
            <w:noProof/>
            <w:szCs w:val="22"/>
            <w:lang w:val="en-US" w:eastAsia="en-US"/>
          </w:rPr>
          <w:tab/>
        </w:r>
        <w:r w:rsidRPr="00210F4F">
          <w:rPr>
            <w:rStyle w:val="Hyperlink"/>
            <w:noProof/>
          </w:rPr>
          <w:t>Runtime Sandbox</w:t>
        </w:r>
        <w:r>
          <w:rPr>
            <w:noProof/>
            <w:webHidden/>
          </w:rPr>
          <w:tab/>
        </w:r>
        <w:r>
          <w:rPr>
            <w:noProof/>
            <w:webHidden/>
          </w:rPr>
          <w:fldChar w:fldCharType="begin"/>
        </w:r>
        <w:r>
          <w:rPr>
            <w:noProof/>
            <w:webHidden/>
          </w:rPr>
          <w:instrText xml:space="preserve"> PAGEREF _Toc444285874 \h </w:instrText>
        </w:r>
        <w:r>
          <w:rPr>
            <w:noProof/>
            <w:webHidden/>
          </w:rPr>
        </w:r>
        <w:r>
          <w:rPr>
            <w:noProof/>
            <w:webHidden/>
          </w:rPr>
          <w:fldChar w:fldCharType="separate"/>
        </w:r>
        <w:r>
          <w:rPr>
            <w:noProof/>
            <w:webHidden/>
          </w:rPr>
          <w:t>33</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75" w:history="1">
        <w:r w:rsidRPr="00210F4F">
          <w:rPr>
            <w:rStyle w:val="Hyperlink"/>
            <w:noProof/>
          </w:rPr>
          <w:t>2.6</w:t>
        </w:r>
        <w:r>
          <w:rPr>
            <w:rFonts w:eastAsiaTheme="minorEastAsia" w:cstheme="minorBidi"/>
            <w:noProof/>
            <w:szCs w:val="22"/>
            <w:lang w:val="en-US" w:eastAsia="en-US"/>
          </w:rPr>
          <w:tab/>
        </w:r>
        <w:r w:rsidRPr="00210F4F">
          <w:rPr>
            <w:rStyle w:val="Hyperlink"/>
            <w:noProof/>
          </w:rPr>
          <w:t>Hyperty Development</w:t>
        </w:r>
        <w:r>
          <w:rPr>
            <w:noProof/>
            <w:webHidden/>
          </w:rPr>
          <w:tab/>
        </w:r>
        <w:r>
          <w:rPr>
            <w:noProof/>
            <w:webHidden/>
          </w:rPr>
          <w:fldChar w:fldCharType="begin"/>
        </w:r>
        <w:r>
          <w:rPr>
            <w:noProof/>
            <w:webHidden/>
          </w:rPr>
          <w:instrText xml:space="preserve"> PAGEREF _Toc444285875 \h </w:instrText>
        </w:r>
        <w:r>
          <w:rPr>
            <w:noProof/>
            <w:webHidden/>
          </w:rPr>
        </w:r>
        <w:r>
          <w:rPr>
            <w:noProof/>
            <w:webHidden/>
          </w:rPr>
          <w:fldChar w:fldCharType="separate"/>
        </w:r>
        <w:r>
          <w:rPr>
            <w:noProof/>
            <w:webHidden/>
          </w:rPr>
          <w:t>34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6" w:history="1">
        <w:r w:rsidRPr="00210F4F">
          <w:rPr>
            <w:rStyle w:val="Hyperlink"/>
            <w:noProof/>
          </w:rPr>
          <w:t>2.6.1</w:t>
        </w:r>
        <w:r>
          <w:rPr>
            <w:rFonts w:eastAsiaTheme="minorEastAsia" w:cstheme="minorBidi"/>
            <w:noProof/>
            <w:szCs w:val="22"/>
            <w:lang w:val="en-US" w:eastAsia="en-US"/>
          </w:rPr>
          <w:tab/>
        </w:r>
        <w:r w:rsidRPr="00210F4F">
          <w:rPr>
            <w:rStyle w:val="Hyperlink"/>
            <w:noProof/>
          </w:rPr>
          <w:t>Hyperty Concept</w:t>
        </w:r>
        <w:r>
          <w:rPr>
            <w:noProof/>
            <w:webHidden/>
          </w:rPr>
          <w:tab/>
        </w:r>
        <w:r>
          <w:rPr>
            <w:noProof/>
            <w:webHidden/>
          </w:rPr>
          <w:fldChar w:fldCharType="begin"/>
        </w:r>
        <w:r>
          <w:rPr>
            <w:noProof/>
            <w:webHidden/>
          </w:rPr>
          <w:instrText xml:space="preserve"> PAGEREF _Toc444285876 \h </w:instrText>
        </w:r>
        <w:r>
          <w:rPr>
            <w:noProof/>
            <w:webHidden/>
          </w:rPr>
        </w:r>
        <w:r>
          <w:rPr>
            <w:noProof/>
            <w:webHidden/>
          </w:rPr>
          <w:fldChar w:fldCharType="separate"/>
        </w:r>
        <w:r>
          <w:rPr>
            <w:noProof/>
            <w:webHidden/>
          </w:rPr>
          <w:t>34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7" w:history="1">
        <w:r w:rsidRPr="00210F4F">
          <w:rPr>
            <w:rStyle w:val="Hyperlink"/>
            <w:noProof/>
          </w:rPr>
          <w:t>2.6.2</w:t>
        </w:r>
        <w:r>
          <w:rPr>
            <w:rFonts w:eastAsiaTheme="minorEastAsia" w:cstheme="minorBidi"/>
            <w:noProof/>
            <w:szCs w:val="22"/>
            <w:lang w:val="en-US" w:eastAsia="en-US"/>
          </w:rPr>
          <w:tab/>
        </w:r>
        <w:r w:rsidRPr="00210F4F">
          <w:rPr>
            <w:rStyle w:val="Hyperlink"/>
            <w:noProof/>
          </w:rPr>
          <w:t>Criteria to use the Hyperty Concept</w:t>
        </w:r>
        <w:r>
          <w:rPr>
            <w:noProof/>
            <w:webHidden/>
          </w:rPr>
          <w:tab/>
        </w:r>
        <w:r>
          <w:rPr>
            <w:noProof/>
            <w:webHidden/>
          </w:rPr>
          <w:fldChar w:fldCharType="begin"/>
        </w:r>
        <w:r>
          <w:rPr>
            <w:noProof/>
            <w:webHidden/>
          </w:rPr>
          <w:instrText xml:space="preserve"> PAGEREF _Toc444285877 \h </w:instrText>
        </w:r>
        <w:r>
          <w:rPr>
            <w:noProof/>
            <w:webHidden/>
          </w:rPr>
        </w:r>
        <w:r>
          <w:rPr>
            <w:noProof/>
            <w:webHidden/>
          </w:rPr>
          <w:fldChar w:fldCharType="separate"/>
        </w:r>
        <w:r>
          <w:rPr>
            <w:noProof/>
            <w:webHidden/>
          </w:rPr>
          <w:t>34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78" w:history="1">
        <w:r w:rsidRPr="00210F4F">
          <w:rPr>
            <w:rStyle w:val="Hyperlink"/>
            <w:noProof/>
          </w:rPr>
          <w:t>2.6.3</w:t>
        </w:r>
        <w:r>
          <w:rPr>
            <w:rFonts w:eastAsiaTheme="minorEastAsia" w:cstheme="minorBidi"/>
            <w:noProof/>
            <w:szCs w:val="22"/>
            <w:lang w:val="en-US" w:eastAsia="en-US"/>
          </w:rPr>
          <w:tab/>
        </w:r>
        <w:r w:rsidRPr="00210F4F">
          <w:rPr>
            <w:rStyle w:val="Hyperlink"/>
            <w:noProof/>
          </w:rPr>
          <w:t>Getting Started</w:t>
        </w:r>
        <w:r>
          <w:rPr>
            <w:noProof/>
            <w:webHidden/>
          </w:rPr>
          <w:tab/>
        </w:r>
        <w:r>
          <w:rPr>
            <w:noProof/>
            <w:webHidden/>
          </w:rPr>
          <w:fldChar w:fldCharType="begin"/>
        </w:r>
        <w:r>
          <w:rPr>
            <w:noProof/>
            <w:webHidden/>
          </w:rPr>
          <w:instrText xml:space="preserve"> PAGEREF _Toc444285878 \h </w:instrText>
        </w:r>
        <w:r>
          <w:rPr>
            <w:noProof/>
            <w:webHidden/>
          </w:rPr>
        </w:r>
        <w:r>
          <w:rPr>
            <w:noProof/>
            <w:webHidden/>
          </w:rPr>
          <w:fldChar w:fldCharType="separate"/>
        </w:r>
        <w:r>
          <w:rPr>
            <w:noProof/>
            <w:webHidden/>
          </w:rPr>
          <w:t>35</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79" w:history="1">
        <w:r w:rsidRPr="00210F4F">
          <w:rPr>
            <w:rStyle w:val="Hyperlink"/>
            <w:noProof/>
          </w:rPr>
          <w:t>2.7</w:t>
        </w:r>
        <w:r>
          <w:rPr>
            <w:rFonts w:eastAsiaTheme="minorEastAsia" w:cstheme="minorBidi"/>
            <w:noProof/>
            <w:szCs w:val="22"/>
            <w:lang w:val="en-US" w:eastAsia="en-US"/>
          </w:rPr>
          <w:tab/>
        </w:r>
        <w:r w:rsidRPr="00210F4F">
          <w:rPr>
            <w:rStyle w:val="Hyperlink"/>
            <w:noProof/>
          </w:rPr>
          <w:t>Application Development</w:t>
        </w:r>
        <w:r>
          <w:rPr>
            <w:noProof/>
            <w:webHidden/>
          </w:rPr>
          <w:tab/>
        </w:r>
        <w:r>
          <w:rPr>
            <w:noProof/>
            <w:webHidden/>
          </w:rPr>
          <w:fldChar w:fldCharType="begin"/>
        </w:r>
        <w:r>
          <w:rPr>
            <w:noProof/>
            <w:webHidden/>
          </w:rPr>
          <w:instrText xml:space="preserve"> PAGEREF _Toc444285879 \h </w:instrText>
        </w:r>
        <w:r>
          <w:rPr>
            <w:noProof/>
            <w:webHidden/>
          </w:rPr>
        </w:r>
        <w:r>
          <w:rPr>
            <w:noProof/>
            <w:webHidden/>
          </w:rPr>
          <w:fldChar w:fldCharType="separate"/>
        </w:r>
        <w:r>
          <w:rPr>
            <w:noProof/>
            <w:webHidden/>
          </w:rPr>
          <w:t>36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0" w:history="1">
        <w:r w:rsidRPr="00210F4F">
          <w:rPr>
            <w:rStyle w:val="Hyperlink"/>
            <w:noProof/>
          </w:rPr>
          <w:t>2.7.1</w:t>
        </w:r>
        <w:r>
          <w:rPr>
            <w:rFonts w:eastAsiaTheme="minorEastAsia" w:cstheme="minorBidi"/>
            <w:noProof/>
            <w:szCs w:val="22"/>
            <w:lang w:val="en-US" w:eastAsia="en-US"/>
          </w:rPr>
          <w:tab/>
        </w:r>
        <w:r w:rsidRPr="00210F4F">
          <w:rPr>
            <w:rStyle w:val="Hyperlink"/>
            <w:noProof/>
          </w:rPr>
          <w:t>Application vs Hyperty</w:t>
        </w:r>
        <w:r>
          <w:rPr>
            <w:noProof/>
            <w:webHidden/>
          </w:rPr>
          <w:tab/>
        </w:r>
        <w:r>
          <w:rPr>
            <w:noProof/>
            <w:webHidden/>
          </w:rPr>
          <w:fldChar w:fldCharType="begin"/>
        </w:r>
        <w:r>
          <w:rPr>
            <w:noProof/>
            <w:webHidden/>
          </w:rPr>
          <w:instrText xml:space="preserve"> PAGEREF _Toc444285880 \h </w:instrText>
        </w:r>
        <w:r>
          <w:rPr>
            <w:noProof/>
            <w:webHidden/>
          </w:rPr>
        </w:r>
        <w:r>
          <w:rPr>
            <w:noProof/>
            <w:webHidden/>
          </w:rPr>
          <w:fldChar w:fldCharType="separate"/>
        </w:r>
        <w:r>
          <w:rPr>
            <w:noProof/>
            <w:webHidden/>
          </w:rPr>
          <w:t>36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1" w:history="1">
        <w:r w:rsidRPr="00210F4F">
          <w:rPr>
            <w:rStyle w:val="Hyperlink"/>
            <w:noProof/>
          </w:rPr>
          <w:t>2.7.2</w:t>
        </w:r>
        <w:r>
          <w:rPr>
            <w:rFonts w:eastAsiaTheme="minorEastAsia" w:cstheme="minorBidi"/>
            <w:noProof/>
            <w:szCs w:val="22"/>
            <w:lang w:val="en-US" w:eastAsia="en-US"/>
          </w:rPr>
          <w:tab/>
        </w:r>
        <w:r w:rsidRPr="00210F4F">
          <w:rPr>
            <w:rStyle w:val="Hyperlink"/>
            <w:noProof/>
          </w:rPr>
          <w:t>How to use Hyperties</w:t>
        </w:r>
        <w:r>
          <w:rPr>
            <w:noProof/>
            <w:webHidden/>
          </w:rPr>
          <w:tab/>
        </w:r>
        <w:r>
          <w:rPr>
            <w:noProof/>
            <w:webHidden/>
          </w:rPr>
          <w:fldChar w:fldCharType="begin"/>
        </w:r>
        <w:r>
          <w:rPr>
            <w:noProof/>
            <w:webHidden/>
          </w:rPr>
          <w:instrText xml:space="preserve"> PAGEREF _Toc444285881 \h </w:instrText>
        </w:r>
        <w:r>
          <w:rPr>
            <w:noProof/>
            <w:webHidden/>
          </w:rPr>
        </w:r>
        <w:r>
          <w:rPr>
            <w:noProof/>
            <w:webHidden/>
          </w:rPr>
          <w:fldChar w:fldCharType="separate"/>
        </w:r>
        <w:r>
          <w:rPr>
            <w:noProof/>
            <w:webHidden/>
          </w:rPr>
          <w:t>36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2" w:history="1">
        <w:r w:rsidRPr="00210F4F">
          <w:rPr>
            <w:rStyle w:val="Hyperlink"/>
            <w:noProof/>
          </w:rPr>
          <w:t>2.7.3</w:t>
        </w:r>
        <w:r>
          <w:rPr>
            <w:rFonts w:eastAsiaTheme="minorEastAsia" w:cstheme="minorBidi"/>
            <w:noProof/>
            <w:szCs w:val="22"/>
            <w:lang w:val="en-US" w:eastAsia="en-US"/>
          </w:rPr>
          <w:tab/>
        </w:r>
        <w:r w:rsidRPr="00210F4F">
          <w:rPr>
            <w:rStyle w:val="Hyperlink"/>
            <w:noProof/>
          </w:rPr>
          <w:t>How to adapt existing Applications</w:t>
        </w:r>
        <w:r>
          <w:rPr>
            <w:noProof/>
            <w:webHidden/>
          </w:rPr>
          <w:tab/>
        </w:r>
        <w:r>
          <w:rPr>
            <w:noProof/>
            <w:webHidden/>
          </w:rPr>
          <w:fldChar w:fldCharType="begin"/>
        </w:r>
        <w:r>
          <w:rPr>
            <w:noProof/>
            <w:webHidden/>
          </w:rPr>
          <w:instrText xml:space="preserve"> PAGEREF _Toc444285882 \h </w:instrText>
        </w:r>
        <w:r>
          <w:rPr>
            <w:noProof/>
            <w:webHidden/>
          </w:rPr>
        </w:r>
        <w:r>
          <w:rPr>
            <w:noProof/>
            <w:webHidden/>
          </w:rPr>
          <w:fldChar w:fldCharType="separate"/>
        </w:r>
        <w:r>
          <w:rPr>
            <w:noProof/>
            <w:webHidden/>
          </w:rPr>
          <w:t>37</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83" w:history="1">
        <w:r w:rsidRPr="00210F4F">
          <w:rPr>
            <w:rStyle w:val="Hyperlink"/>
            <w:noProof/>
          </w:rPr>
          <w:t>2.8</w:t>
        </w:r>
        <w:r>
          <w:rPr>
            <w:rFonts w:eastAsiaTheme="minorEastAsia" w:cstheme="minorBidi"/>
            <w:noProof/>
            <w:szCs w:val="22"/>
            <w:lang w:val="en-US" w:eastAsia="en-US"/>
          </w:rPr>
          <w:tab/>
        </w:r>
        <w:r w:rsidRPr="00210F4F">
          <w:rPr>
            <w:rStyle w:val="Hyperlink"/>
            <w:noProof/>
          </w:rPr>
          <w:t>Message Node and Protostubs Development</w:t>
        </w:r>
        <w:r>
          <w:rPr>
            <w:noProof/>
            <w:webHidden/>
          </w:rPr>
          <w:tab/>
        </w:r>
        <w:r>
          <w:rPr>
            <w:noProof/>
            <w:webHidden/>
          </w:rPr>
          <w:fldChar w:fldCharType="begin"/>
        </w:r>
        <w:r>
          <w:rPr>
            <w:noProof/>
            <w:webHidden/>
          </w:rPr>
          <w:instrText xml:space="preserve"> PAGEREF _Toc444285883 \h </w:instrText>
        </w:r>
        <w:r>
          <w:rPr>
            <w:noProof/>
            <w:webHidden/>
          </w:rPr>
        </w:r>
        <w:r>
          <w:rPr>
            <w:noProof/>
            <w:webHidden/>
          </w:rPr>
          <w:fldChar w:fldCharType="separate"/>
        </w:r>
        <w:r>
          <w:rPr>
            <w:noProof/>
            <w:webHidden/>
          </w:rPr>
          <w:t>40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4" w:history="1">
        <w:r w:rsidRPr="00210F4F">
          <w:rPr>
            <w:rStyle w:val="Hyperlink"/>
            <w:noProof/>
          </w:rPr>
          <w:t>2.8.1</w:t>
        </w:r>
        <w:r>
          <w:rPr>
            <w:rFonts w:eastAsiaTheme="minorEastAsia" w:cstheme="minorBidi"/>
            <w:noProof/>
            <w:szCs w:val="22"/>
            <w:lang w:val="en-US" w:eastAsia="en-US"/>
          </w:rPr>
          <w:tab/>
        </w:r>
        <w:r w:rsidRPr="00210F4F">
          <w:rPr>
            <w:rStyle w:val="Hyperlink"/>
            <w:noProof/>
          </w:rPr>
          <w:t>Overview</w:t>
        </w:r>
        <w:r>
          <w:rPr>
            <w:noProof/>
            <w:webHidden/>
          </w:rPr>
          <w:tab/>
        </w:r>
        <w:r>
          <w:rPr>
            <w:noProof/>
            <w:webHidden/>
          </w:rPr>
          <w:fldChar w:fldCharType="begin"/>
        </w:r>
        <w:r>
          <w:rPr>
            <w:noProof/>
            <w:webHidden/>
          </w:rPr>
          <w:instrText xml:space="preserve"> PAGEREF _Toc444285884 \h </w:instrText>
        </w:r>
        <w:r>
          <w:rPr>
            <w:noProof/>
            <w:webHidden/>
          </w:rPr>
        </w:r>
        <w:r>
          <w:rPr>
            <w:noProof/>
            <w:webHidden/>
          </w:rPr>
          <w:fldChar w:fldCharType="separate"/>
        </w:r>
        <w:r>
          <w:rPr>
            <w:noProof/>
            <w:webHidden/>
          </w:rPr>
          <w:t>40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5" w:history="1">
        <w:r w:rsidRPr="00210F4F">
          <w:rPr>
            <w:rStyle w:val="Hyperlink"/>
            <w:noProof/>
          </w:rPr>
          <w:t>2.8.2</w:t>
        </w:r>
        <w:r>
          <w:rPr>
            <w:rFonts w:eastAsiaTheme="minorEastAsia" w:cstheme="minorBidi"/>
            <w:noProof/>
            <w:szCs w:val="22"/>
            <w:lang w:val="en-US" w:eastAsia="en-US"/>
          </w:rPr>
          <w:tab/>
        </w:r>
        <w:r w:rsidRPr="00210F4F">
          <w:rPr>
            <w:rStyle w:val="Hyperlink"/>
            <w:noProof/>
          </w:rPr>
          <w:t>Messaging Model</w:t>
        </w:r>
        <w:r>
          <w:rPr>
            <w:noProof/>
            <w:webHidden/>
          </w:rPr>
          <w:tab/>
        </w:r>
        <w:r>
          <w:rPr>
            <w:noProof/>
            <w:webHidden/>
          </w:rPr>
          <w:fldChar w:fldCharType="begin"/>
        </w:r>
        <w:r>
          <w:rPr>
            <w:noProof/>
            <w:webHidden/>
          </w:rPr>
          <w:instrText xml:space="preserve"> PAGEREF _Toc444285885 \h </w:instrText>
        </w:r>
        <w:r>
          <w:rPr>
            <w:noProof/>
            <w:webHidden/>
          </w:rPr>
        </w:r>
        <w:r>
          <w:rPr>
            <w:noProof/>
            <w:webHidden/>
          </w:rPr>
          <w:fldChar w:fldCharType="separate"/>
        </w:r>
        <w:r>
          <w:rPr>
            <w:noProof/>
            <w:webHidden/>
          </w:rPr>
          <w:t>43</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6" w:history="1">
        <w:r w:rsidRPr="00210F4F">
          <w:rPr>
            <w:rStyle w:val="Hyperlink"/>
            <w:noProof/>
          </w:rPr>
          <w:t>2.8.3</w:t>
        </w:r>
        <w:r>
          <w:rPr>
            <w:rFonts w:eastAsiaTheme="minorEastAsia" w:cstheme="minorBidi"/>
            <w:noProof/>
            <w:szCs w:val="22"/>
            <w:lang w:val="en-US" w:eastAsia="en-US"/>
          </w:rPr>
          <w:tab/>
        </w:r>
        <w:r w:rsidRPr="00210F4F">
          <w:rPr>
            <w:rStyle w:val="Hyperlink"/>
            <w:noProof/>
          </w:rPr>
          <w:t>APIs</w:t>
        </w:r>
        <w:r>
          <w:rPr>
            <w:noProof/>
            <w:webHidden/>
          </w:rPr>
          <w:tab/>
        </w:r>
        <w:r>
          <w:rPr>
            <w:noProof/>
            <w:webHidden/>
          </w:rPr>
          <w:fldChar w:fldCharType="begin"/>
        </w:r>
        <w:r>
          <w:rPr>
            <w:noProof/>
            <w:webHidden/>
          </w:rPr>
          <w:instrText xml:space="preserve"> PAGEREF _Toc444285886 \h </w:instrText>
        </w:r>
        <w:r>
          <w:rPr>
            <w:noProof/>
            <w:webHidden/>
          </w:rPr>
        </w:r>
        <w:r>
          <w:rPr>
            <w:noProof/>
            <w:webHidden/>
          </w:rPr>
          <w:fldChar w:fldCharType="separate"/>
        </w:r>
        <w:r>
          <w:rPr>
            <w:noProof/>
            <w:webHidden/>
          </w:rPr>
          <w:t>44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7" w:history="1">
        <w:r w:rsidRPr="00210F4F">
          <w:rPr>
            <w:rStyle w:val="Hyperlink"/>
            <w:noProof/>
          </w:rPr>
          <w:t>2.8.4</w:t>
        </w:r>
        <w:r>
          <w:rPr>
            <w:rFonts w:eastAsiaTheme="minorEastAsia" w:cstheme="minorBidi"/>
            <w:noProof/>
            <w:szCs w:val="22"/>
            <w:lang w:val="en-US" w:eastAsia="en-US"/>
          </w:rPr>
          <w:tab/>
        </w:r>
        <w:r w:rsidRPr="00210F4F">
          <w:rPr>
            <w:rStyle w:val="Hyperlink"/>
            <w:noProof/>
          </w:rPr>
          <w:t>Message Node functionalities and main procedures</w:t>
        </w:r>
        <w:r>
          <w:rPr>
            <w:noProof/>
            <w:webHidden/>
          </w:rPr>
          <w:tab/>
        </w:r>
        <w:r>
          <w:rPr>
            <w:noProof/>
            <w:webHidden/>
          </w:rPr>
          <w:fldChar w:fldCharType="begin"/>
        </w:r>
        <w:r>
          <w:rPr>
            <w:noProof/>
            <w:webHidden/>
          </w:rPr>
          <w:instrText xml:space="preserve"> PAGEREF _Toc444285887 \h </w:instrText>
        </w:r>
        <w:r>
          <w:rPr>
            <w:noProof/>
            <w:webHidden/>
          </w:rPr>
        </w:r>
        <w:r>
          <w:rPr>
            <w:noProof/>
            <w:webHidden/>
          </w:rPr>
          <w:fldChar w:fldCharType="separate"/>
        </w:r>
        <w:r>
          <w:rPr>
            <w:noProof/>
            <w:webHidden/>
          </w:rPr>
          <w:t>46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8" w:history="1">
        <w:r w:rsidRPr="00210F4F">
          <w:rPr>
            <w:rStyle w:val="Hyperlink"/>
            <w:noProof/>
          </w:rPr>
          <w:t>2.8.5</w:t>
        </w:r>
        <w:r>
          <w:rPr>
            <w:rFonts w:eastAsiaTheme="minorEastAsia" w:cstheme="minorBidi"/>
            <w:noProof/>
            <w:szCs w:val="22"/>
            <w:lang w:val="en-US" w:eastAsia="en-US"/>
          </w:rPr>
          <w:tab/>
        </w:r>
        <w:r w:rsidRPr="00210F4F">
          <w:rPr>
            <w:rStyle w:val="Hyperlink"/>
            <w:noProof/>
          </w:rPr>
          <w:t>Message routing procedure</w:t>
        </w:r>
        <w:r>
          <w:rPr>
            <w:noProof/>
            <w:webHidden/>
          </w:rPr>
          <w:tab/>
        </w:r>
        <w:r>
          <w:rPr>
            <w:noProof/>
            <w:webHidden/>
          </w:rPr>
          <w:fldChar w:fldCharType="begin"/>
        </w:r>
        <w:r>
          <w:rPr>
            <w:noProof/>
            <w:webHidden/>
          </w:rPr>
          <w:instrText xml:space="preserve"> PAGEREF _Toc444285888 \h </w:instrText>
        </w:r>
        <w:r>
          <w:rPr>
            <w:noProof/>
            <w:webHidden/>
          </w:rPr>
        </w:r>
        <w:r>
          <w:rPr>
            <w:noProof/>
            <w:webHidden/>
          </w:rPr>
          <w:fldChar w:fldCharType="separate"/>
        </w:r>
        <w:r>
          <w:rPr>
            <w:noProof/>
            <w:webHidden/>
          </w:rPr>
          <w:t>49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89" w:history="1">
        <w:r w:rsidRPr="00210F4F">
          <w:rPr>
            <w:rStyle w:val="Hyperlink"/>
            <w:noProof/>
          </w:rPr>
          <w:t>2.8.6</w:t>
        </w:r>
        <w:r>
          <w:rPr>
            <w:rFonts w:eastAsiaTheme="minorEastAsia" w:cstheme="minorBidi"/>
            <w:noProof/>
            <w:szCs w:val="22"/>
            <w:lang w:val="en-US" w:eastAsia="en-US"/>
          </w:rPr>
          <w:tab/>
        </w:r>
        <w:r w:rsidRPr="00210F4F">
          <w:rPr>
            <w:rStyle w:val="Hyperlink"/>
            <w:noProof/>
          </w:rPr>
          <w:t>Protostub Source Code Examples</w:t>
        </w:r>
        <w:r>
          <w:rPr>
            <w:noProof/>
            <w:webHidden/>
          </w:rPr>
          <w:tab/>
        </w:r>
        <w:r>
          <w:rPr>
            <w:noProof/>
            <w:webHidden/>
          </w:rPr>
          <w:fldChar w:fldCharType="begin"/>
        </w:r>
        <w:r>
          <w:rPr>
            <w:noProof/>
            <w:webHidden/>
          </w:rPr>
          <w:instrText xml:space="preserve"> PAGEREF _Toc444285889 \h </w:instrText>
        </w:r>
        <w:r>
          <w:rPr>
            <w:noProof/>
            <w:webHidden/>
          </w:rPr>
        </w:r>
        <w:r>
          <w:rPr>
            <w:noProof/>
            <w:webHidden/>
          </w:rPr>
          <w:fldChar w:fldCharType="separate"/>
        </w:r>
        <w:r>
          <w:rPr>
            <w:noProof/>
            <w:webHidden/>
          </w:rPr>
          <w:t>50</w:t>
        </w:r>
        <w:r>
          <w:rPr>
            <w:noProof/>
            <w:webHidden/>
          </w:rPr>
          <w:fldChar w:fldCharType="end"/>
        </w:r>
      </w:hyperlink>
    </w:p>
    <w:p w:rsidR="005816C8" w:rsidRDefault="005816C8">
      <w:pPr>
        <w:pStyle w:val="TOC1"/>
        <w:tabs>
          <w:tab w:val="left" w:pos="440"/>
          <w:tab w:val="right" w:leader="dot" w:pos="9061"/>
        </w:tabs>
        <w:rPr>
          <w:rFonts w:eastAsiaTheme="minorEastAsia" w:cstheme="minorBidi"/>
          <w:noProof/>
          <w:szCs w:val="22"/>
          <w:lang w:val="en-US" w:eastAsia="en-US"/>
        </w:rPr>
      </w:pPr>
      <w:hyperlink w:anchor="_Toc444285890" w:history="1">
        <w:r w:rsidRPr="00210F4F">
          <w:rPr>
            <w:rStyle w:val="Hyperlink"/>
            <w:noProof/>
          </w:rPr>
          <w:t>3</w:t>
        </w:r>
        <w:r>
          <w:rPr>
            <w:rFonts w:eastAsiaTheme="minorEastAsia" w:cstheme="minorBidi"/>
            <w:noProof/>
            <w:szCs w:val="22"/>
            <w:lang w:val="en-US" w:eastAsia="en-US"/>
          </w:rPr>
          <w:tab/>
        </w:r>
        <w:r w:rsidRPr="00210F4F">
          <w:rPr>
            <w:rStyle w:val="Hyperlink"/>
            <w:noProof/>
          </w:rPr>
          <w:t>Specification changes</w:t>
        </w:r>
        <w:r>
          <w:rPr>
            <w:noProof/>
            <w:webHidden/>
          </w:rPr>
          <w:tab/>
        </w:r>
        <w:r>
          <w:rPr>
            <w:noProof/>
            <w:webHidden/>
          </w:rPr>
          <w:fldChar w:fldCharType="begin"/>
        </w:r>
        <w:r>
          <w:rPr>
            <w:noProof/>
            <w:webHidden/>
          </w:rPr>
          <w:instrText xml:space="preserve"> PAGEREF _Toc444285890 \h </w:instrText>
        </w:r>
        <w:r>
          <w:rPr>
            <w:noProof/>
            <w:webHidden/>
          </w:rPr>
        </w:r>
        <w:r>
          <w:rPr>
            <w:noProof/>
            <w:webHidden/>
          </w:rPr>
          <w:fldChar w:fldCharType="separate"/>
        </w:r>
        <w:r>
          <w:rPr>
            <w:noProof/>
            <w:webHidden/>
          </w:rPr>
          <w:t>52</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91" w:history="1">
        <w:r w:rsidRPr="00210F4F">
          <w:rPr>
            <w:rStyle w:val="Hyperlink"/>
            <w:noProof/>
          </w:rPr>
          <w:t>3.1</w:t>
        </w:r>
        <w:r>
          <w:rPr>
            <w:rFonts w:eastAsiaTheme="minorEastAsia" w:cstheme="minorBidi"/>
            <w:noProof/>
            <w:szCs w:val="22"/>
            <w:lang w:val="en-US" w:eastAsia="en-US"/>
          </w:rPr>
          <w:tab/>
        </w:r>
        <w:r w:rsidRPr="00210F4F">
          <w:rPr>
            <w:rStyle w:val="Hyperlink"/>
            <w:noProof/>
          </w:rPr>
          <w:t>Hyperty Runtime</w:t>
        </w:r>
        <w:r>
          <w:rPr>
            <w:noProof/>
            <w:webHidden/>
          </w:rPr>
          <w:tab/>
        </w:r>
        <w:r>
          <w:rPr>
            <w:noProof/>
            <w:webHidden/>
          </w:rPr>
          <w:fldChar w:fldCharType="begin"/>
        </w:r>
        <w:r>
          <w:rPr>
            <w:noProof/>
            <w:webHidden/>
          </w:rPr>
          <w:instrText xml:space="preserve"> PAGEREF _Toc444285891 \h </w:instrText>
        </w:r>
        <w:r>
          <w:rPr>
            <w:noProof/>
            <w:webHidden/>
          </w:rPr>
        </w:r>
        <w:r>
          <w:rPr>
            <w:noProof/>
            <w:webHidden/>
          </w:rPr>
          <w:fldChar w:fldCharType="separate"/>
        </w:r>
        <w:r>
          <w:rPr>
            <w:noProof/>
            <w:webHidden/>
          </w:rPr>
          <w:t>52</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92" w:history="1">
        <w:r w:rsidRPr="00210F4F">
          <w:rPr>
            <w:rStyle w:val="Hyperlink"/>
            <w:noProof/>
          </w:rPr>
          <w:t>3.2</w:t>
        </w:r>
        <w:r>
          <w:rPr>
            <w:rFonts w:eastAsiaTheme="minorEastAsia" w:cstheme="minorBidi"/>
            <w:noProof/>
            <w:szCs w:val="22"/>
            <w:lang w:val="en-US" w:eastAsia="en-US"/>
          </w:rPr>
          <w:tab/>
        </w:r>
        <w:r w:rsidRPr="00210F4F">
          <w:rPr>
            <w:rStyle w:val="Hyperlink"/>
            <w:noProof/>
          </w:rPr>
          <w:t>Messaging Node</w:t>
        </w:r>
        <w:r>
          <w:rPr>
            <w:noProof/>
            <w:webHidden/>
          </w:rPr>
          <w:tab/>
        </w:r>
        <w:r>
          <w:rPr>
            <w:noProof/>
            <w:webHidden/>
          </w:rPr>
          <w:fldChar w:fldCharType="begin"/>
        </w:r>
        <w:r>
          <w:rPr>
            <w:noProof/>
            <w:webHidden/>
          </w:rPr>
          <w:instrText xml:space="preserve"> PAGEREF _Toc444285892 \h </w:instrText>
        </w:r>
        <w:r>
          <w:rPr>
            <w:noProof/>
            <w:webHidden/>
          </w:rPr>
        </w:r>
        <w:r>
          <w:rPr>
            <w:noProof/>
            <w:webHidden/>
          </w:rPr>
          <w:fldChar w:fldCharType="separate"/>
        </w:r>
        <w:r>
          <w:rPr>
            <w:noProof/>
            <w:webHidden/>
          </w:rPr>
          <w:t>53</w:t>
        </w:r>
        <w:r>
          <w:rPr>
            <w:noProof/>
            <w:webHidden/>
          </w:rPr>
          <w:fldChar w:fldCharType="end"/>
        </w:r>
      </w:hyperlink>
    </w:p>
    <w:p w:rsidR="005816C8" w:rsidRDefault="005816C8">
      <w:pPr>
        <w:pStyle w:val="TOC1"/>
        <w:tabs>
          <w:tab w:val="left" w:pos="440"/>
          <w:tab w:val="right" w:leader="dot" w:pos="9061"/>
        </w:tabs>
        <w:rPr>
          <w:rFonts w:eastAsiaTheme="minorEastAsia" w:cstheme="minorBidi"/>
          <w:noProof/>
          <w:szCs w:val="22"/>
          <w:lang w:val="en-US" w:eastAsia="en-US"/>
        </w:rPr>
      </w:pPr>
      <w:hyperlink w:anchor="_Toc444285893" w:history="1">
        <w:r w:rsidRPr="00210F4F">
          <w:rPr>
            <w:rStyle w:val="Hyperlink"/>
            <w:noProof/>
          </w:rPr>
          <w:t>4</w:t>
        </w:r>
        <w:r>
          <w:rPr>
            <w:rFonts w:eastAsiaTheme="minorEastAsia" w:cstheme="minorBidi"/>
            <w:noProof/>
            <w:szCs w:val="22"/>
            <w:lang w:val="en-US" w:eastAsia="en-US"/>
          </w:rPr>
          <w:tab/>
        </w:r>
        <w:r w:rsidRPr="00210F4F">
          <w:rPr>
            <w:rStyle w:val="Hyperlink"/>
            <w:noProof/>
          </w:rPr>
          <w:t>References</w:t>
        </w:r>
        <w:r>
          <w:rPr>
            <w:noProof/>
            <w:webHidden/>
          </w:rPr>
          <w:tab/>
        </w:r>
        <w:r>
          <w:rPr>
            <w:noProof/>
            <w:webHidden/>
          </w:rPr>
          <w:fldChar w:fldCharType="begin"/>
        </w:r>
        <w:r>
          <w:rPr>
            <w:noProof/>
            <w:webHidden/>
          </w:rPr>
          <w:instrText xml:space="preserve"> PAGEREF _Toc444285893 \h </w:instrText>
        </w:r>
        <w:r>
          <w:rPr>
            <w:noProof/>
            <w:webHidden/>
          </w:rPr>
        </w:r>
        <w:r>
          <w:rPr>
            <w:noProof/>
            <w:webHidden/>
          </w:rPr>
          <w:fldChar w:fldCharType="separate"/>
        </w:r>
        <w:r>
          <w:rPr>
            <w:noProof/>
            <w:webHidden/>
          </w:rPr>
          <w:t>55</w:t>
        </w:r>
        <w:r>
          <w:rPr>
            <w:noProof/>
            <w:webHidden/>
          </w:rPr>
          <w:fldChar w:fldCharType="end"/>
        </w:r>
      </w:hyperlink>
    </w:p>
    <w:p w:rsidR="005816C8" w:rsidRDefault="005816C8">
      <w:pPr>
        <w:pStyle w:val="TOC1"/>
        <w:tabs>
          <w:tab w:val="left" w:pos="1100"/>
          <w:tab w:val="right" w:leader="dot" w:pos="9061"/>
        </w:tabs>
        <w:rPr>
          <w:rFonts w:eastAsiaTheme="minorEastAsia" w:cstheme="minorBidi"/>
          <w:noProof/>
          <w:szCs w:val="22"/>
          <w:lang w:val="en-US" w:eastAsia="en-US"/>
        </w:rPr>
      </w:pPr>
      <w:hyperlink w:anchor="_Toc444285894" w:history="1">
        <w:r w:rsidRPr="00210F4F">
          <w:rPr>
            <w:rStyle w:val="Hyperlink"/>
            <w:noProof/>
          </w:rPr>
          <w:t>Annex A</w:t>
        </w:r>
        <w:r>
          <w:rPr>
            <w:rFonts w:eastAsiaTheme="minorEastAsia" w:cstheme="minorBidi"/>
            <w:noProof/>
            <w:szCs w:val="22"/>
            <w:lang w:val="en-US" w:eastAsia="en-US"/>
          </w:rPr>
          <w:tab/>
        </w:r>
        <w:r w:rsidRPr="00210F4F">
          <w:rPr>
            <w:rStyle w:val="Hyperlink"/>
            <w:rFonts w:ascii="Cambria" w:hAnsi="Cambria"/>
            <w:noProof/>
          </w:rPr>
          <w:t xml:space="preserve">Components </w:t>
        </w:r>
        <w:r w:rsidRPr="00210F4F">
          <w:rPr>
            <w:rStyle w:val="Hyperlink"/>
            <w:noProof/>
          </w:rPr>
          <w:t>Documentation</w:t>
        </w:r>
        <w:r>
          <w:rPr>
            <w:noProof/>
            <w:webHidden/>
          </w:rPr>
          <w:tab/>
        </w:r>
        <w:r>
          <w:rPr>
            <w:noProof/>
            <w:webHidden/>
          </w:rPr>
          <w:fldChar w:fldCharType="begin"/>
        </w:r>
        <w:r>
          <w:rPr>
            <w:noProof/>
            <w:webHidden/>
          </w:rPr>
          <w:instrText xml:space="preserve"> PAGEREF _Toc444285894 \h </w:instrText>
        </w:r>
        <w:r>
          <w:rPr>
            <w:noProof/>
            <w:webHidden/>
          </w:rPr>
        </w:r>
        <w:r>
          <w:rPr>
            <w:noProof/>
            <w:webHidden/>
          </w:rPr>
          <w:fldChar w:fldCharType="separate"/>
        </w:r>
        <w:r>
          <w:rPr>
            <w:noProof/>
            <w:webHidden/>
          </w:rPr>
          <w:t>56</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895" w:history="1">
        <w:r w:rsidRPr="00210F4F">
          <w:rPr>
            <w:rStyle w:val="Hyperlink"/>
            <w:noProof/>
          </w:rPr>
          <w:t>A.1</w:t>
        </w:r>
        <w:r>
          <w:rPr>
            <w:rFonts w:eastAsiaTheme="minorEastAsia" w:cstheme="minorBidi"/>
            <w:noProof/>
            <w:szCs w:val="22"/>
            <w:lang w:val="en-US" w:eastAsia="en-US"/>
          </w:rPr>
          <w:tab/>
        </w:r>
        <w:r w:rsidRPr="00210F4F">
          <w:rPr>
            <w:rStyle w:val="Hyperlink"/>
            <w:noProof/>
          </w:rPr>
          <w:t>Runtime-Core</w:t>
        </w:r>
        <w:r>
          <w:rPr>
            <w:noProof/>
            <w:webHidden/>
          </w:rPr>
          <w:tab/>
        </w:r>
        <w:r>
          <w:rPr>
            <w:noProof/>
            <w:webHidden/>
          </w:rPr>
          <w:fldChar w:fldCharType="begin"/>
        </w:r>
        <w:r>
          <w:rPr>
            <w:noProof/>
            <w:webHidden/>
          </w:rPr>
          <w:instrText xml:space="preserve"> PAGEREF _Toc444285895 \h </w:instrText>
        </w:r>
        <w:r>
          <w:rPr>
            <w:noProof/>
            <w:webHidden/>
          </w:rPr>
        </w:r>
        <w:r>
          <w:rPr>
            <w:noProof/>
            <w:webHidden/>
          </w:rPr>
          <w:fldChar w:fldCharType="separate"/>
        </w:r>
        <w:r>
          <w:rPr>
            <w:noProof/>
            <w:webHidden/>
          </w:rPr>
          <w:t>56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96" w:history="1">
        <w:r w:rsidRPr="00210F4F">
          <w:rPr>
            <w:rStyle w:val="Hyperlink"/>
            <w:noProof/>
          </w:rPr>
          <w:t>A.1.1</w:t>
        </w:r>
        <w:r>
          <w:rPr>
            <w:rFonts w:eastAsiaTheme="minorEastAsia" w:cstheme="minorBidi"/>
            <w:noProof/>
            <w:szCs w:val="22"/>
            <w:lang w:val="en-US" w:eastAsia="en-US"/>
          </w:rPr>
          <w:tab/>
        </w:r>
        <w:r w:rsidRPr="00210F4F">
          <w:rPr>
            <w:rStyle w:val="Hyperlink"/>
            <w:noProof/>
          </w:rPr>
          <w:t>Setup Environment</w:t>
        </w:r>
        <w:r>
          <w:rPr>
            <w:noProof/>
            <w:webHidden/>
          </w:rPr>
          <w:tab/>
        </w:r>
        <w:r>
          <w:rPr>
            <w:noProof/>
            <w:webHidden/>
          </w:rPr>
          <w:fldChar w:fldCharType="begin"/>
        </w:r>
        <w:r>
          <w:rPr>
            <w:noProof/>
            <w:webHidden/>
          </w:rPr>
          <w:instrText xml:space="preserve"> PAGEREF _Toc444285896 \h </w:instrText>
        </w:r>
        <w:r>
          <w:rPr>
            <w:noProof/>
            <w:webHidden/>
          </w:rPr>
        </w:r>
        <w:r>
          <w:rPr>
            <w:noProof/>
            <w:webHidden/>
          </w:rPr>
          <w:fldChar w:fldCharType="separate"/>
        </w:r>
        <w:r>
          <w:rPr>
            <w:noProof/>
            <w:webHidden/>
          </w:rPr>
          <w:t>56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97" w:history="1">
        <w:r w:rsidRPr="00210F4F">
          <w:rPr>
            <w:rStyle w:val="Hyperlink"/>
            <w:noProof/>
          </w:rPr>
          <w:t>A.1.2</w:t>
        </w:r>
        <w:r>
          <w:rPr>
            <w:rFonts w:eastAsiaTheme="minorEastAsia" w:cstheme="minorBidi"/>
            <w:noProof/>
            <w:szCs w:val="22"/>
            <w:lang w:val="en-US" w:eastAsia="en-US"/>
          </w:rPr>
          <w:tab/>
        </w:r>
        <w:r w:rsidRPr="00210F4F">
          <w:rPr>
            <w:rStyle w:val="Hyperlink"/>
            <w:noProof/>
          </w:rPr>
          <w:t>Javascript Environment</w:t>
        </w:r>
        <w:r>
          <w:rPr>
            <w:noProof/>
            <w:webHidden/>
          </w:rPr>
          <w:tab/>
        </w:r>
        <w:r>
          <w:rPr>
            <w:noProof/>
            <w:webHidden/>
          </w:rPr>
          <w:fldChar w:fldCharType="begin"/>
        </w:r>
        <w:r>
          <w:rPr>
            <w:noProof/>
            <w:webHidden/>
          </w:rPr>
          <w:instrText xml:space="preserve"> PAGEREF _Toc444285897 \h </w:instrText>
        </w:r>
        <w:r>
          <w:rPr>
            <w:noProof/>
            <w:webHidden/>
          </w:rPr>
        </w:r>
        <w:r>
          <w:rPr>
            <w:noProof/>
            <w:webHidden/>
          </w:rPr>
          <w:fldChar w:fldCharType="separate"/>
        </w:r>
        <w:r>
          <w:rPr>
            <w:noProof/>
            <w:webHidden/>
          </w:rPr>
          <w:t>56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98" w:history="1">
        <w:r w:rsidRPr="00210F4F">
          <w:rPr>
            <w:rStyle w:val="Hyperlink"/>
            <w:noProof/>
          </w:rPr>
          <w:t>A.1.3</w:t>
        </w:r>
        <w:r>
          <w:rPr>
            <w:rFonts w:eastAsiaTheme="minorEastAsia" w:cstheme="minorBidi"/>
            <w:noProof/>
            <w:szCs w:val="22"/>
            <w:lang w:val="en-US" w:eastAsia="en-US"/>
          </w:rPr>
          <w:tab/>
        </w:r>
        <w:r w:rsidRPr="00210F4F">
          <w:rPr>
            <w:rStyle w:val="Hyperlink"/>
            <w:noProof/>
          </w:rPr>
          <w:t>Unit Testing</w:t>
        </w:r>
        <w:r>
          <w:rPr>
            <w:noProof/>
            <w:webHidden/>
          </w:rPr>
          <w:tab/>
        </w:r>
        <w:r>
          <w:rPr>
            <w:noProof/>
            <w:webHidden/>
          </w:rPr>
          <w:fldChar w:fldCharType="begin"/>
        </w:r>
        <w:r>
          <w:rPr>
            <w:noProof/>
            <w:webHidden/>
          </w:rPr>
          <w:instrText xml:space="preserve"> PAGEREF _Toc444285898 \h </w:instrText>
        </w:r>
        <w:r>
          <w:rPr>
            <w:noProof/>
            <w:webHidden/>
          </w:rPr>
        </w:r>
        <w:r>
          <w:rPr>
            <w:noProof/>
            <w:webHidden/>
          </w:rPr>
          <w:fldChar w:fldCharType="separate"/>
        </w:r>
        <w:r>
          <w:rPr>
            <w:noProof/>
            <w:webHidden/>
          </w:rPr>
          <w:t>57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899" w:history="1">
        <w:r w:rsidRPr="00210F4F">
          <w:rPr>
            <w:rStyle w:val="Hyperlink"/>
            <w:noProof/>
          </w:rPr>
          <w:t>A.1.4</w:t>
        </w:r>
        <w:r>
          <w:rPr>
            <w:rFonts w:eastAsiaTheme="minorEastAsia" w:cstheme="minorBidi"/>
            <w:noProof/>
            <w:szCs w:val="22"/>
            <w:lang w:val="en-US" w:eastAsia="en-US"/>
          </w:rPr>
          <w:tab/>
        </w:r>
        <w:r w:rsidRPr="00210F4F">
          <w:rPr>
            <w:rStyle w:val="Hyperlink"/>
            <w:noProof/>
          </w:rPr>
          <w:t>How to include this runtime-core code into others parts of reTHINK Project;</w:t>
        </w:r>
        <w:r>
          <w:rPr>
            <w:noProof/>
            <w:webHidden/>
          </w:rPr>
          <w:tab/>
        </w:r>
        <w:r>
          <w:rPr>
            <w:noProof/>
            <w:webHidden/>
          </w:rPr>
          <w:fldChar w:fldCharType="begin"/>
        </w:r>
        <w:r>
          <w:rPr>
            <w:noProof/>
            <w:webHidden/>
          </w:rPr>
          <w:instrText xml:space="preserve"> PAGEREF _Toc444285899 \h </w:instrText>
        </w:r>
        <w:r>
          <w:rPr>
            <w:noProof/>
            <w:webHidden/>
          </w:rPr>
        </w:r>
        <w:r>
          <w:rPr>
            <w:noProof/>
            <w:webHidden/>
          </w:rPr>
          <w:fldChar w:fldCharType="separate"/>
        </w:r>
        <w:r>
          <w:rPr>
            <w:noProof/>
            <w:webHidden/>
          </w:rPr>
          <w:t>57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0" w:history="1">
        <w:r w:rsidRPr="00210F4F">
          <w:rPr>
            <w:rStyle w:val="Hyperlink"/>
            <w:noProof/>
          </w:rPr>
          <w:t>A.1.5</w:t>
        </w:r>
        <w:r>
          <w:rPr>
            <w:rFonts w:eastAsiaTheme="minorEastAsia" w:cstheme="minorBidi"/>
            <w:noProof/>
            <w:szCs w:val="22"/>
            <w:lang w:val="en-US" w:eastAsia="en-US"/>
          </w:rPr>
          <w:tab/>
        </w:r>
        <w:r w:rsidRPr="00210F4F">
          <w:rPr>
            <w:rStyle w:val="Hyperlink"/>
            <w:noProof/>
          </w:rPr>
          <w:t>Karma</w:t>
        </w:r>
        <w:r>
          <w:rPr>
            <w:noProof/>
            <w:webHidden/>
          </w:rPr>
          <w:tab/>
        </w:r>
        <w:r>
          <w:rPr>
            <w:noProof/>
            <w:webHidden/>
          </w:rPr>
          <w:fldChar w:fldCharType="begin"/>
        </w:r>
        <w:r>
          <w:rPr>
            <w:noProof/>
            <w:webHidden/>
          </w:rPr>
          <w:instrText xml:space="preserve"> PAGEREF _Toc444285900 \h </w:instrText>
        </w:r>
        <w:r>
          <w:rPr>
            <w:noProof/>
            <w:webHidden/>
          </w:rPr>
        </w:r>
        <w:r>
          <w:rPr>
            <w:noProof/>
            <w:webHidden/>
          </w:rPr>
          <w:fldChar w:fldCharType="separate"/>
        </w:r>
        <w:r>
          <w:rPr>
            <w:noProof/>
            <w:webHidden/>
          </w:rPr>
          <w:t>58</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01" w:history="1">
        <w:r w:rsidRPr="00210F4F">
          <w:rPr>
            <w:rStyle w:val="Hyperlink"/>
            <w:noProof/>
          </w:rPr>
          <w:t>A.2</w:t>
        </w:r>
        <w:r>
          <w:rPr>
            <w:rFonts w:eastAsiaTheme="minorEastAsia" w:cstheme="minorBidi"/>
            <w:noProof/>
            <w:szCs w:val="22"/>
            <w:lang w:val="en-US" w:eastAsia="en-US"/>
          </w:rPr>
          <w:tab/>
        </w:r>
        <w:r w:rsidRPr="00210F4F">
          <w:rPr>
            <w:rStyle w:val="Hyperlink"/>
            <w:noProof/>
          </w:rPr>
          <w:t>```</w:t>
        </w:r>
        <w:r>
          <w:rPr>
            <w:noProof/>
            <w:webHidden/>
          </w:rPr>
          <w:tab/>
        </w:r>
        <w:r>
          <w:rPr>
            <w:noProof/>
            <w:webHidden/>
          </w:rPr>
          <w:fldChar w:fldCharType="begin"/>
        </w:r>
        <w:r>
          <w:rPr>
            <w:noProof/>
            <w:webHidden/>
          </w:rPr>
          <w:instrText xml:space="preserve"> PAGEREF _Toc444285901 \h </w:instrText>
        </w:r>
        <w:r>
          <w:rPr>
            <w:noProof/>
            <w:webHidden/>
          </w:rPr>
        </w:r>
        <w:r>
          <w:rPr>
            <w:noProof/>
            <w:webHidden/>
          </w:rPr>
          <w:fldChar w:fldCharType="separate"/>
        </w:r>
        <w:r>
          <w:rPr>
            <w:noProof/>
            <w:webHidden/>
          </w:rPr>
          <w:t>58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2" w:history="1">
        <w:r w:rsidRPr="00210F4F">
          <w:rPr>
            <w:rStyle w:val="Hyperlink"/>
            <w:noProof/>
          </w:rPr>
          <w:t>A.2.1</w:t>
        </w:r>
        <w:r>
          <w:rPr>
            <w:rFonts w:eastAsiaTheme="minorEastAsia" w:cstheme="minorBidi"/>
            <w:noProof/>
            <w:szCs w:val="22"/>
            <w:lang w:val="en-US" w:eastAsia="en-US"/>
          </w:rPr>
          <w:tab/>
        </w:r>
        <w:r w:rsidRPr="00210F4F">
          <w:rPr>
            <w:rStyle w:val="Hyperlink"/>
            <w:noProof/>
          </w:rPr>
          <w:t>Tasks</w:t>
        </w:r>
        <w:r>
          <w:rPr>
            <w:noProof/>
            <w:webHidden/>
          </w:rPr>
          <w:tab/>
        </w:r>
        <w:r>
          <w:rPr>
            <w:noProof/>
            <w:webHidden/>
          </w:rPr>
          <w:fldChar w:fldCharType="begin"/>
        </w:r>
        <w:r>
          <w:rPr>
            <w:noProof/>
            <w:webHidden/>
          </w:rPr>
          <w:instrText xml:space="preserve"> PAGEREF _Toc444285902 \h </w:instrText>
        </w:r>
        <w:r>
          <w:rPr>
            <w:noProof/>
            <w:webHidden/>
          </w:rPr>
        </w:r>
        <w:r>
          <w:rPr>
            <w:noProof/>
            <w:webHidden/>
          </w:rPr>
          <w:fldChar w:fldCharType="separate"/>
        </w:r>
        <w:r>
          <w:rPr>
            <w:noProof/>
            <w:webHidden/>
          </w:rPr>
          <w:t>58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3" w:history="1">
        <w:r w:rsidRPr="00210F4F">
          <w:rPr>
            <w:rStyle w:val="Hyperlink"/>
            <w:noProof/>
          </w:rPr>
          <w:t>A.2.2</w:t>
        </w:r>
        <w:r>
          <w:rPr>
            <w:rFonts w:eastAsiaTheme="minorEastAsia" w:cstheme="minorBidi"/>
            <w:noProof/>
            <w:szCs w:val="22"/>
            <w:lang w:val="en-US" w:eastAsia="en-US"/>
          </w:rPr>
          <w:tab/>
        </w:r>
        <w:r w:rsidRPr="00210F4F">
          <w:rPr>
            <w:rStyle w:val="Hyperlink"/>
            <w:noProof/>
          </w:rPr>
          <w:t>Example</w:t>
        </w:r>
        <w:r>
          <w:rPr>
            <w:noProof/>
            <w:webHidden/>
          </w:rPr>
          <w:tab/>
        </w:r>
        <w:r>
          <w:rPr>
            <w:noProof/>
            <w:webHidden/>
          </w:rPr>
          <w:fldChar w:fldCharType="begin"/>
        </w:r>
        <w:r>
          <w:rPr>
            <w:noProof/>
            <w:webHidden/>
          </w:rPr>
          <w:instrText xml:space="preserve"> PAGEREF _Toc444285903 \h </w:instrText>
        </w:r>
        <w:r>
          <w:rPr>
            <w:noProof/>
            <w:webHidden/>
          </w:rPr>
        </w:r>
        <w:r>
          <w:rPr>
            <w:noProof/>
            <w:webHidden/>
          </w:rPr>
          <w:fldChar w:fldCharType="separate"/>
        </w:r>
        <w:r>
          <w:rPr>
            <w:noProof/>
            <w:webHidden/>
          </w:rPr>
          <w:t>59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4" w:history="1">
        <w:r w:rsidRPr="00210F4F">
          <w:rPr>
            <w:rStyle w:val="Hyperlink"/>
            <w:noProof/>
          </w:rPr>
          <w:t>A.2.3</w:t>
        </w:r>
        <w:r>
          <w:rPr>
            <w:rFonts w:eastAsiaTheme="minorEastAsia" w:cstheme="minorBidi"/>
            <w:noProof/>
            <w:szCs w:val="22"/>
            <w:lang w:val="en-US" w:eastAsia="en-US"/>
          </w:rPr>
          <w:tab/>
        </w:r>
        <w:r w:rsidRPr="00210F4F">
          <w:rPr>
            <w:rStyle w:val="Hyperlink"/>
            <w:noProof/>
          </w:rPr>
          <w:t>Notes</w:t>
        </w:r>
        <w:r>
          <w:rPr>
            <w:noProof/>
            <w:webHidden/>
          </w:rPr>
          <w:tab/>
        </w:r>
        <w:r>
          <w:rPr>
            <w:noProof/>
            <w:webHidden/>
          </w:rPr>
          <w:fldChar w:fldCharType="begin"/>
        </w:r>
        <w:r>
          <w:rPr>
            <w:noProof/>
            <w:webHidden/>
          </w:rPr>
          <w:instrText xml:space="preserve"> PAGEREF _Toc444285904 \h </w:instrText>
        </w:r>
        <w:r>
          <w:rPr>
            <w:noProof/>
            <w:webHidden/>
          </w:rPr>
        </w:r>
        <w:r>
          <w:rPr>
            <w:noProof/>
            <w:webHidden/>
          </w:rPr>
          <w:fldChar w:fldCharType="separate"/>
        </w:r>
        <w:r>
          <w:rPr>
            <w:noProof/>
            <w:webHidden/>
          </w:rPr>
          <w:t>59</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05" w:history="1">
        <w:r w:rsidRPr="00210F4F">
          <w:rPr>
            <w:rStyle w:val="Hyperlink"/>
            <w:noProof/>
          </w:rPr>
          <w:t>A.3</w:t>
        </w:r>
        <w:r>
          <w:rPr>
            <w:rFonts w:eastAsiaTheme="minorEastAsia" w:cstheme="minorBidi"/>
            <w:noProof/>
            <w:szCs w:val="22"/>
            <w:lang w:val="en-US" w:eastAsia="en-US"/>
          </w:rPr>
          <w:tab/>
        </w:r>
        <w:r w:rsidRPr="00210F4F">
          <w:rPr>
            <w:rStyle w:val="Hyperlink"/>
            <w:noProof/>
          </w:rPr>
          <w:t>dev-runtime-browser</w:t>
        </w:r>
        <w:r>
          <w:rPr>
            <w:noProof/>
            <w:webHidden/>
          </w:rPr>
          <w:tab/>
        </w:r>
        <w:r>
          <w:rPr>
            <w:noProof/>
            <w:webHidden/>
          </w:rPr>
          <w:fldChar w:fldCharType="begin"/>
        </w:r>
        <w:r>
          <w:rPr>
            <w:noProof/>
            <w:webHidden/>
          </w:rPr>
          <w:instrText xml:space="preserve"> PAGEREF _Toc444285905 \h </w:instrText>
        </w:r>
        <w:r>
          <w:rPr>
            <w:noProof/>
            <w:webHidden/>
          </w:rPr>
        </w:r>
        <w:r>
          <w:rPr>
            <w:noProof/>
            <w:webHidden/>
          </w:rPr>
          <w:fldChar w:fldCharType="separate"/>
        </w:r>
        <w:r>
          <w:rPr>
            <w:noProof/>
            <w:webHidden/>
          </w:rPr>
          <w:t>59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6" w:history="1">
        <w:r w:rsidRPr="00210F4F">
          <w:rPr>
            <w:rStyle w:val="Hyperlink"/>
            <w:noProof/>
          </w:rPr>
          <w:t>A.3.1</w:t>
        </w:r>
        <w:r>
          <w:rPr>
            <w:rFonts w:eastAsiaTheme="minorEastAsia" w:cstheme="minorBidi"/>
            <w:noProof/>
            <w:szCs w:val="22"/>
            <w:lang w:val="en-US" w:eastAsia="en-US"/>
          </w:rPr>
          <w:tab/>
        </w:r>
        <w:r w:rsidRPr="00210F4F">
          <w:rPr>
            <w:rStyle w:val="Hyperlink"/>
            <w:noProof/>
          </w:rPr>
          <w:t>Overview</w:t>
        </w:r>
        <w:r>
          <w:rPr>
            <w:noProof/>
            <w:webHidden/>
          </w:rPr>
          <w:tab/>
        </w:r>
        <w:r>
          <w:rPr>
            <w:noProof/>
            <w:webHidden/>
          </w:rPr>
          <w:fldChar w:fldCharType="begin"/>
        </w:r>
        <w:r>
          <w:rPr>
            <w:noProof/>
            <w:webHidden/>
          </w:rPr>
          <w:instrText xml:space="preserve"> PAGEREF _Toc444285906 \h </w:instrText>
        </w:r>
        <w:r>
          <w:rPr>
            <w:noProof/>
            <w:webHidden/>
          </w:rPr>
        </w:r>
        <w:r>
          <w:rPr>
            <w:noProof/>
            <w:webHidden/>
          </w:rPr>
          <w:fldChar w:fldCharType="separate"/>
        </w:r>
        <w:r>
          <w:rPr>
            <w:noProof/>
            <w:webHidden/>
          </w:rPr>
          <w:t>59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7" w:history="1">
        <w:r w:rsidRPr="00210F4F">
          <w:rPr>
            <w:rStyle w:val="Hyperlink"/>
            <w:noProof/>
          </w:rPr>
          <w:t>A.3.2</w:t>
        </w:r>
        <w:r>
          <w:rPr>
            <w:rFonts w:eastAsiaTheme="minorEastAsia" w:cstheme="minorBidi"/>
            <w:noProof/>
            <w:szCs w:val="22"/>
            <w:lang w:val="en-US" w:eastAsia="en-US"/>
          </w:rPr>
          <w:tab/>
        </w:r>
        <w:r w:rsidRPr="00210F4F">
          <w:rPr>
            <w:rStyle w:val="Hyperlink"/>
            <w:noProof/>
          </w:rPr>
          <w:t>User view</w:t>
        </w:r>
        <w:r>
          <w:rPr>
            <w:noProof/>
            <w:webHidden/>
          </w:rPr>
          <w:tab/>
        </w:r>
        <w:r>
          <w:rPr>
            <w:noProof/>
            <w:webHidden/>
          </w:rPr>
          <w:fldChar w:fldCharType="begin"/>
        </w:r>
        <w:r>
          <w:rPr>
            <w:noProof/>
            <w:webHidden/>
          </w:rPr>
          <w:instrText xml:space="preserve"> PAGEREF _Toc444285907 \h </w:instrText>
        </w:r>
        <w:r>
          <w:rPr>
            <w:noProof/>
            <w:webHidden/>
          </w:rPr>
        </w:r>
        <w:r>
          <w:rPr>
            <w:noProof/>
            <w:webHidden/>
          </w:rPr>
          <w:fldChar w:fldCharType="separate"/>
        </w:r>
        <w:r>
          <w:rPr>
            <w:noProof/>
            <w:webHidden/>
          </w:rPr>
          <w:t>60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08" w:history="1">
        <w:r w:rsidRPr="00210F4F">
          <w:rPr>
            <w:rStyle w:val="Hyperlink"/>
            <w:noProof/>
          </w:rPr>
          <w:t>A.3.3</w:t>
        </w:r>
        <w:r>
          <w:rPr>
            <w:rFonts w:eastAsiaTheme="minorEastAsia" w:cstheme="minorBidi"/>
            <w:noProof/>
            <w:szCs w:val="22"/>
            <w:lang w:val="en-US" w:eastAsia="en-US"/>
          </w:rPr>
          <w:tab/>
        </w:r>
        <w:r w:rsidRPr="00210F4F">
          <w:rPr>
            <w:rStyle w:val="Hyperlink"/>
            <w:noProof/>
          </w:rPr>
          <w:t>Developer view</w:t>
        </w:r>
        <w:r>
          <w:rPr>
            <w:noProof/>
            <w:webHidden/>
          </w:rPr>
          <w:tab/>
        </w:r>
        <w:r>
          <w:rPr>
            <w:noProof/>
            <w:webHidden/>
          </w:rPr>
          <w:fldChar w:fldCharType="begin"/>
        </w:r>
        <w:r>
          <w:rPr>
            <w:noProof/>
            <w:webHidden/>
          </w:rPr>
          <w:instrText xml:space="preserve"> PAGEREF _Toc444285908 \h </w:instrText>
        </w:r>
        <w:r>
          <w:rPr>
            <w:noProof/>
            <w:webHidden/>
          </w:rPr>
        </w:r>
        <w:r>
          <w:rPr>
            <w:noProof/>
            <w:webHidden/>
          </w:rPr>
          <w:fldChar w:fldCharType="separate"/>
        </w:r>
        <w:r>
          <w:rPr>
            <w:noProof/>
            <w:webHidden/>
          </w:rPr>
          <w:t>61</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09" w:history="1">
        <w:r w:rsidRPr="00210F4F">
          <w:rPr>
            <w:rStyle w:val="Hyperlink"/>
            <w:noProof/>
          </w:rPr>
          <w:t>A.4</w:t>
        </w:r>
        <w:r>
          <w:rPr>
            <w:rFonts w:eastAsiaTheme="minorEastAsia" w:cstheme="minorBidi"/>
            <w:noProof/>
            <w:szCs w:val="22"/>
            <w:lang w:val="en-US" w:eastAsia="en-US"/>
          </w:rPr>
          <w:tab/>
        </w:r>
        <w:r w:rsidRPr="00210F4F">
          <w:rPr>
            <w:rStyle w:val="Hyperlink"/>
            <w:noProof/>
          </w:rPr>
          <w:t>Standalone runtime application</w:t>
        </w:r>
        <w:r>
          <w:rPr>
            <w:noProof/>
            <w:webHidden/>
          </w:rPr>
          <w:tab/>
        </w:r>
        <w:r>
          <w:rPr>
            <w:noProof/>
            <w:webHidden/>
          </w:rPr>
          <w:fldChar w:fldCharType="begin"/>
        </w:r>
        <w:r>
          <w:rPr>
            <w:noProof/>
            <w:webHidden/>
          </w:rPr>
          <w:instrText xml:space="preserve"> PAGEREF _Toc444285909 \h </w:instrText>
        </w:r>
        <w:r>
          <w:rPr>
            <w:noProof/>
            <w:webHidden/>
          </w:rPr>
        </w:r>
        <w:r>
          <w:rPr>
            <w:noProof/>
            <w:webHidden/>
          </w:rPr>
          <w:fldChar w:fldCharType="separate"/>
        </w:r>
        <w:r>
          <w:rPr>
            <w:noProof/>
            <w:webHidden/>
          </w:rPr>
          <w:t>62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0" w:history="1">
        <w:r w:rsidRPr="00210F4F">
          <w:rPr>
            <w:rStyle w:val="Hyperlink"/>
            <w:noProof/>
          </w:rPr>
          <w:t>A.4.1</w:t>
        </w:r>
        <w:r>
          <w:rPr>
            <w:rFonts w:eastAsiaTheme="minorEastAsia" w:cstheme="minorBidi"/>
            <w:noProof/>
            <w:szCs w:val="22"/>
            <w:lang w:val="en-US" w:eastAsia="en-US"/>
          </w:rPr>
          <w:tab/>
        </w:r>
        <w:r w:rsidRPr="00210F4F">
          <w:rPr>
            <w:rStyle w:val="Hyperlink"/>
            <w:noProof/>
          </w:rPr>
          <w:t>Introduction</w:t>
        </w:r>
        <w:r>
          <w:rPr>
            <w:noProof/>
            <w:webHidden/>
          </w:rPr>
          <w:tab/>
        </w:r>
        <w:r>
          <w:rPr>
            <w:noProof/>
            <w:webHidden/>
          </w:rPr>
          <w:fldChar w:fldCharType="begin"/>
        </w:r>
        <w:r>
          <w:rPr>
            <w:noProof/>
            <w:webHidden/>
          </w:rPr>
          <w:instrText xml:space="preserve"> PAGEREF _Toc444285910 \h </w:instrText>
        </w:r>
        <w:r>
          <w:rPr>
            <w:noProof/>
            <w:webHidden/>
          </w:rPr>
        </w:r>
        <w:r>
          <w:rPr>
            <w:noProof/>
            <w:webHidden/>
          </w:rPr>
          <w:fldChar w:fldCharType="separate"/>
        </w:r>
        <w:r>
          <w:rPr>
            <w:noProof/>
            <w:webHidden/>
          </w:rPr>
          <w:t>62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1" w:history="1">
        <w:r w:rsidRPr="00210F4F">
          <w:rPr>
            <w:rStyle w:val="Hyperlink"/>
            <w:noProof/>
          </w:rPr>
          <w:t>A.4.2</w:t>
        </w:r>
        <w:r>
          <w:rPr>
            <w:rFonts w:eastAsiaTheme="minorEastAsia" w:cstheme="minorBidi"/>
            <w:noProof/>
            <w:szCs w:val="22"/>
            <w:lang w:val="en-US" w:eastAsia="en-US"/>
          </w:rPr>
          <w:tab/>
        </w:r>
        <w:r w:rsidRPr="00210F4F">
          <w:rPr>
            <w:rStyle w:val="Hyperlink"/>
            <w:noProof/>
          </w:rPr>
          <w:t>Crosswalk Project</w:t>
        </w:r>
        <w:r>
          <w:rPr>
            <w:noProof/>
            <w:webHidden/>
          </w:rPr>
          <w:tab/>
        </w:r>
        <w:r>
          <w:rPr>
            <w:noProof/>
            <w:webHidden/>
          </w:rPr>
          <w:fldChar w:fldCharType="begin"/>
        </w:r>
        <w:r>
          <w:rPr>
            <w:noProof/>
            <w:webHidden/>
          </w:rPr>
          <w:instrText xml:space="preserve"> PAGEREF _Toc444285911 \h </w:instrText>
        </w:r>
        <w:r>
          <w:rPr>
            <w:noProof/>
            <w:webHidden/>
          </w:rPr>
        </w:r>
        <w:r>
          <w:rPr>
            <w:noProof/>
            <w:webHidden/>
          </w:rPr>
          <w:fldChar w:fldCharType="separate"/>
        </w:r>
        <w:r>
          <w:rPr>
            <w:noProof/>
            <w:webHidden/>
          </w:rPr>
          <w:t>63</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2" w:history="1">
        <w:r w:rsidRPr="00210F4F">
          <w:rPr>
            <w:rStyle w:val="Hyperlink"/>
            <w:noProof/>
          </w:rPr>
          <w:t>A.4.3</w:t>
        </w:r>
        <w:r>
          <w:rPr>
            <w:rFonts w:eastAsiaTheme="minorEastAsia" w:cstheme="minorBidi"/>
            <w:noProof/>
            <w:szCs w:val="22"/>
            <w:lang w:val="en-US" w:eastAsia="en-US"/>
          </w:rPr>
          <w:tab/>
        </w:r>
        <w:r w:rsidRPr="00210F4F">
          <w:rPr>
            <w:rStyle w:val="Hyperlink"/>
            <w:noProof/>
          </w:rPr>
          <w:t>Android standalone application</w:t>
        </w:r>
        <w:r>
          <w:rPr>
            <w:noProof/>
            <w:webHidden/>
          </w:rPr>
          <w:tab/>
        </w:r>
        <w:r>
          <w:rPr>
            <w:noProof/>
            <w:webHidden/>
          </w:rPr>
          <w:fldChar w:fldCharType="begin"/>
        </w:r>
        <w:r>
          <w:rPr>
            <w:noProof/>
            <w:webHidden/>
          </w:rPr>
          <w:instrText xml:space="preserve"> PAGEREF _Toc444285912 \h </w:instrText>
        </w:r>
        <w:r>
          <w:rPr>
            <w:noProof/>
            <w:webHidden/>
          </w:rPr>
        </w:r>
        <w:r>
          <w:rPr>
            <w:noProof/>
            <w:webHidden/>
          </w:rPr>
          <w:fldChar w:fldCharType="separate"/>
        </w:r>
        <w:r>
          <w:rPr>
            <w:noProof/>
            <w:webHidden/>
          </w:rPr>
          <w:t>63</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3" w:history="1">
        <w:r w:rsidRPr="00210F4F">
          <w:rPr>
            <w:rStyle w:val="Hyperlink"/>
            <w:noProof/>
          </w:rPr>
          <w:t>A.4.4</w:t>
        </w:r>
        <w:r>
          <w:rPr>
            <w:rFonts w:eastAsiaTheme="minorEastAsia" w:cstheme="minorBidi"/>
            <w:noProof/>
            <w:szCs w:val="22"/>
            <w:lang w:val="en-US" w:eastAsia="en-US"/>
          </w:rPr>
          <w:tab/>
        </w:r>
        <w:r w:rsidRPr="00210F4F">
          <w:rPr>
            <w:rStyle w:val="Hyperlink"/>
            <w:noProof/>
          </w:rPr>
          <w:t>Building the reTHINK Android application</w:t>
        </w:r>
        <w:r>
          <w:rPr>
            <w:noProof/>
            <w:webHidden/>
          </w:rPr>
          <w:tab/>
        </w:r>
        <w:r>
          <w:rPr>
            <w:noProof/>
            <w:webHidden/>
          </w:rPr>
          <w:fldChar w:fldCharType="begin"/>
        </w:r>
        <w:r>
          <w:rPr>
            <w:noProof/>
            <w:webHidden/>
          </w:rPr>
          <w:instrText xml:space="preserve"> PAGEREF _Toc444285913 \h </w:instrText>
        </w:r>
        <w:r>
          <w:rPr>
            <w:noProof/>
            <w:webHidden/>
          </w:rPr>
        </w:r>
        <w:r>
          <w:rPr>
            <w:noProof/>
            <w:webHidden/>
          </w:rPr>
          <w:fldChar w:fldCharType="separate"/>
        </w:r>
        <w:r>
          <w:rPr>
            <w:noProof/>
            <w:webHidden/>
          </w:rPr>
          <w:t>64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4" w:history="1">
        <w:r w:rsidRPr="00210F4F">
          <w:rPr>
            <w:rStyle w:val="Hyperlink"/>
            <w:noProof/>
          </w:rPr>
          <w:t>A.4.5</w:t>
        </w:r>
        <w:r>
          <w:rPr>
            <w:rFonts w:eastAsiaTheme="minorEastAsia" w:cstheme="minorBidi"/>
            <w:noProof/>
            <w:szCs w:val="22"/>
            <w:lang w:val="en-US" w:eastAsia="en-US"/>
          </w:rPr>
          <w:tab/>
        </w:r>
        <w:r w:rsidRPr="00210F4F">
          <w:rPr>
            <w:rStyle w:val="Hyperlink"/>
            <w:noProof/>
          </w:rPr>
          <w:t>iOS standalone application</w:t>
        </w:r>
        <w:r>
          <w:rPr>
            <w:noProof/>
            <w:webHidden/>
          </w:rPr>
          <w:tab/>
        </w:r>
        <w:r>
          <w:rPr>
            <w:noProof/>
            <w:webHidden/>
          </w:rPr>
          <w:fldChar w:fldCharType="begin"/>
        </w:r>
        <w:r>
          <w:rPr>
            <w:noProof/>
            <w:webHidden/>
          </w:rPr>
          <w:instrText xml:space="preserve"> PAGEREF _Toc444285914 \h </w:instrText>
        </w:r>
        <w:r>
          <w:rPr>
            <w:noProof/>
            <w:webHidden/>
          </w:rPr>
        </w:r>
        <w:r>
          <w:rPr>
            <w:noProof/>
            <w:webHidden/>
          </w:rPr>
          <w:fldChar w:fldCharType="separate"/>
        </w:r>
        <w:r>
          <w:rPr>
            <w:noProof/>
            <w:webHidden/>
          </w:rPr>
          <w:t>65</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15" w:history="1">
        <w:r w:rsidRPr="00210F4F">
          <w:rPr>
            <w:rStyle w:val="Hyperlink"/>
            <w:noProof/>
          </w:rPr>
          <w:t>A.5</w:t>
        </w:r>
        <w:r>
          <w:rPr>
            <w:rFonts w:eastAsiaTheme="minorEastAsia" w:cstheme="minorBidi"/>
            <w:noProof/>
            <w:szCs w:val="22"/>
            <w:lang w:val="en-US" w:eastAsia="en-US"/>
          </w:rPr>
          <w:tab/>
        </w:r>
        <w:r w:rsidRPr="00210F4F">
          <w:rPr>
            <w:rStyle w:val="Hyperlink"/>
            <w:noProof/>
          </w:rPr>
          <w:t>vertx.io based Message Node (VertxMN)</w:t>
        </w:r>
        <w:r>
          <w:rPr>
            <w:noProof/>
            <w:webHidden/>
          </w:rPr>
          <w:tab/>
        </w:r>
        <w:r>
          <w:rPr>
            <w:noProof/>
            <w:webHidden/>
          </w:rPr>
          <w:fldChar w:fldCharType="begin"/>
        </w:r>
        <w:r>
          <w:rPr>
            <w:noProof/>
            <w:webHidden/>
          </w:rPr>
          <w:instrText xml:space="preserve"> PAGEREF _Toc444285915 \h </w:instrText>
        </w:r>
        <w:r>
          <w:rPr>
            <w:noProof/>
            <w:webHidden/>
          </w:rPr>
        </w:r>
        <w:r>
          <w:rPr>
            <w:noProof/>
            <w:webHidden/>
          </w:rPr>
          <w:fldChar w:fldCharType="separate"/>
        </w:r>
        <w:r>
          <w:rPr>
            <w:noProof/>
            <w:webHidden/>
          </w:rPr>
          <w:t>66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6" w:history="1">
        <w:r w:rsidRPr="00210F4F">
          <w:rPr>
            <w:rStyle w:val="Hyperlink"/>
            <w:noProof/>
          </w:rPr>
          <w:t>A.5.1</w:t>
        </w:r>
        <w:r>
          <w:rPr>
            <w:rFonts w:eastAsiaTheme="minorEastAsia" w:cstheme="minorBidi"/>
            <w:noProof/>
            <w:szCs w:val="22"/>
            <w:lang w:val="en-US" w:eastAsia="en-US"/>
          </w:rPr>
          <w:tab/>
        </w:r>
        <w:r w:rsidRPr="00210F4F">
          <w:rPr>
            <w:rStyle w:val="Hyperlink"/>
            <w:noProof/>
          </w:rPr>
          <w:t>Overview</w:t>
        </w:r>
        <w:r>
          <w:rPr>
            <w:noProof/>
            <w:webHidden/>
          </w:rPr>
          <w:tab/>
        </w:r>
        <w:r>
          <w:rPr>
            <w:noProof/>
            <w:webHidden/>
          </w:rPr>
          <w:fldChar w:fldCharType="begin"/>
        </w:r>
        <w:r>
          <w:rPr>
            <w:noProof/>
            <w:webHidden/>
          </w:rPr>
          <w:instrText xml:space="preserve"> PAGEREF _Toc444285916 \h </w:instrText>
        </w:r>
        <w:r>
          <w:rPr>
            <w:noProof/>
            <w:webHidden/>
          </w:rPr>
        </w:r>
        <w:r>
          <w:rPr>
            <w:noProof/>
            <w:webHidden/>
          </w:rPr>
          <w:fldChar w:fldCharType="separate"/>
        </w:r>
        <w:r>
          <w:rPr>
            <w:noProof/>
            <w:webHidden/>
          </w:rPr>
          <w:t>66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7" w:history="1">
        <w:r w:rsidRPr="00210F4F">
          <w:rPr>
            <w:rStyle w:val="Hyperlink"/>
            <w:noProof/>
          </w:rPr>
          <w:t>A.5.2</w:t>
        </w:r>
        <w:r>
          <w:rPr>
            <w:rFonts w:eastAsiaTheme="minorEastAsia" w:cstheme="minorBidi"/>
            <w:noProof/>
            <w:szCs w:val="22"/>
            <w:lang w:val="en-US" w:eastAsia="en-US"/>
          </w:rPr>
          <w:tab/>
        </w:r>
        <w:r w:rsidRPr="00210F4F">
          <w:rPr>
            <w:rStyle w:val="Hyperlink"/>
            <w:noProof/>
          </w:rPr>
          <w:t>User View</w:t>
        </w:r>
        <w:r>
          <w:rPr>
            <w:noProof/>
            <w:webHidden/>
          </w:rPr>
          <w:tab/>
        </w:r>
        <w:r>
          <w:rPr>
            <w:noProof/>
            <w:webHidden/>
          </w:rPr>
          <w:fldChar w:fldCharType="begin"/>
        </w:r>
        <w:r>
          <w:rPr>
            <w:noProof/>
            <w:webHidden/>
          </w:rPr>
          <w:instrText xml:space="preserve"> PAGEREF _Toc444285917 \h </w:instrText>
        </w:r>
        <w:r>
          <w:rPr>
            <w:noProof/>
            <w:webHidden/>
          </w:rPr>
        </w:r>
        <w:r>
          <w:rPr>
            <w:noProof/>
            <w:webHidden/>
          </w:rPr>
          <w:fldChar w:fldCharType="separate"/>
        </w:r>
        <w:r>
          <w:rPr>
            <w:noProof/>
            <w:webHidden/>
          </w:rPr>
          <w:t>66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18" w:history="1">
        <w:r w:rsidRPr="00210F4F">
          <w:rPr>
            <w:rStyle w:val="Hyperlink"/>
            <w:noProof/>
          </w:rPr>
          <w:t>A.5.3</w:t>
        </w:r>
        <w:r>
          <w:rPr>
            <w:rFonts w:eastAsiaTheme="minorEastAsia" w:cstheme="minorBidi"/>
            <w:noProof/>
            <w:szCs w:val="22"/>
            <w:lang w:val="en-US" w:eastAsia="en-US"/>
          </w:rPr>
          <w:tab/>
        </w:r>
        <w:r w:rsidRPr="00210F4F">
          <w:rPr>
            <w:rStyle w:val="Hyperlink"/>
            <w:noProof/>
          </w:rPr>
          <w:t>Developer view</w:t>
        </w:r>
        <w:r>
          <w:rPr>
            <w:noProof/>
            <w:webHidden/>
          </w:rPr>
          <w:tab/>
        </w:r>
        <w:r>
          <w:rPr>
            <w:noProof/>
            <w:webHidden/>
          </w:rPr>
          <w:fldChar w:fldCharType="begin"/>
        </w:r>
        <w:r>
          <w:rPr>
            <w:noProof/>
            <w:webHidden/>
          </w:rPr>
          <w:instrText xml:space="preserve"> PAGEREF _Toc444285918 \h </w:instrText>
        </w:r>
        <w:r>
          <w:rPr>
            <w:noProof/>
            <w:webHidden/>
          </w:rPr>
        </w:r>
        <w:r>
          <w:rPr>
            <w:noProof/>
            <w:webHidden/>
          </w:rPr>
          <w:fldChar w:fldCharType="separate"/>
        </w:r>
        <w:r>
          <w:rPr>
            <w:noProof/>
            <w:webHidden/>
          </w:rPr>
          <w:t>67</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19" w:history="1">
        <w:r w:rsidRPr="00210F4F">
          <w:rPr>
            <w:rStyle w:val="Hyperlink"/>
            <w:noProof/>
          </w:rPr>
          <w:t>A.6</w:t>
        </w:r>
        <w:r>
          <w:rPr>
            <w:rFonts w:eastAsiaTheme="minorEastAsia" w:cstheme="minorBidi"/>
            <w:noProof/>
            <w:szCs w:val="22"/>
            <w:lang w:val="en-US" w:eastAsia="en-US"/>
          </w:rPr>
          <w:tab/>
        </w:r>
        <w:r w:rsidRPr="00210F4F">
          <w:rPr>
            <w:rStyle w:val="Hyperlink"/>
            <w:noProof/>
          </w:rPr>
          <w:t>Matrix.org based Message Node (MatrixMN)</w:t>
        </w:r>
        <w:r>
          <w:rPr>
            <w:noProof/>
            <w:webHidden/>
          </w:rPr>
          <w:tab/>
        </w:r>
        <w:r>
          <w:rPr>
            <w:noProof/>
            <w:webHidden/>
          </w:rPr>
          <w:fldChar w:fldCharType="begin"/>
        </w:r>
        <w:r>
          <w:rPr>
            <w:noProof/>
            <w:webHidden/>
          </w:rPr>
          <w:instrText xml:space="preserve"> PAGEREF _Toc444285919 \h </w:instrText>
        </w:r>
        <w:r>
          <w:rPr>
            <w:noProof/>
            <w:webHidden/>
          </w:rPr>
        </w:r>
        <w:r>
          <w:rPr>
            <w:noProof/>
            <w:webHidden/>
          </w:rPr>
          <w:fldChar w:fldCharType="separate"/>
        </w:r>
        <w:r>
          <w:rPr>
            <w:noProof/>
            <w:webHidden/>
          </w:rPr>
          <w:t>69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0" w:history="1">
        <w:r w:rsidRPr="00210F4F">
          <w:rPr>
            <w:rStyle w:val="Hyperlink"/>
            <w:noProof/>
          </w:rPr>
          <w:t>A.6.1</w:t>
        </w:r>
        <w:r>
          <w:rPr>
            <w:rFonts w:eastAsiaTheme="minorEastAsia" w:cstheme="minorBidi"/>
            <w:noProof/>
            <w:szCs w:val="22"/>
            <w:lang w:val="en-US" w:eastAsia="en-US"/>
          </w:rPr>
          <w:tab/>
        </w:r>
        <w:r w:rsidRPr="00210F4F">
          <w:rPr>
            <w:rStyle w:val="Hyperlink"/>
            <w:noProof/>
          </w:rPr>
          <w:t>Overview</w:t>
        </w:r>
        <w:r>
          <w:rPr>
            <w:noProof/>
            <w:webHidden/>
          </w:rPr>
          <w:tab/>
        </w:r>
        <w:r>
          <w:rPr>
            <w:noProof/>
            <w:webHidden/>
          </w:rPr>
          <w:fldChar w:fldCharType="begin"/>
        </w:r>
        <w:r>
          <w:rPr>
            <w:noProof/>
            <w:webHidden/>
          </w:rPr>
          <w:instrText xml:space="preserve"> PAGEREF _Toc444285920 \h </w:instrText>
        </w:r>
        <w:r>
          <w:rPr>
            <w:noProof/>
            <w:webHidden/>
          </w:rPr>
        </w:r>
        <w:r>
          <w:rPr>
            <w:noProof/>
            <w:webHidden/>
          </w:rPr>
          <w:fldChar w:fldCharType="separate"/>
        </w:r>
        <w:r>
          <w:rPr>
            <w:noProof/>
            <w:webHidden/>
          </w:rPr>
          <w:t>69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1" w:history="1">
        <w:r w:rsidRPr="00210F4F">
          <w:rPr>
            <w:rStyle w:val="Hyperlink"/>
            <w:noProof/>
          </w:rPr>
          <w:t>A.6.2</w:t>
        </w:r>
        <w:r>
          <w:rPr>
            <w:rFonts w:eastAsiaTheme="minorEastAsia" w:cstheme="minorBidi"/>
            <w:noProof/>
            <w:szCs w:val="22"/>
            <w:lang w:val="en-US" w:eastAsia="en-US"/>
          </w:rPr>
          <w:tab/>
        </w:r>
        <w:r w:rsidRPr="00210F4F">
          <w:rPr>
            <w:rStyle w:val="Hyperlink"/>
            <w:noProof/>
          </w:rPr>
          <w:t>User View</w:t>
        </w:r>
        <w:r>
          <w:rPr>
            <w:noProof/>
            <w:webHidden/>
          </w:rPr>
          <w:tab/>
        </w:r>
        <w:r>
          <w:rPr>
            <w:noProof/>
            <w:webHidden/>
          </w:rPr>
          <w:fldChar w:fldCharType="begin"/>
        </w:r>
        <w:r>
          <w:rPr>
            <w:noProof/>
            <w:webHidden/>
          </w:rPr>
          <w:instrText xml:space="preserve"> PAGEREF _Toc444285921 \h </w:instrText>
        </w:r>
        <w:r>
          <w:rPr>
            <w:noProof/>
            <w:webHidden/>
          </w:rPr>
        </w:r>
        <w:r>
          <w:rPr>
            <w:noProof/>
            <w:webHidden/>
          </w:rPr>
          <w:fldChar w:fldCharType="separate"/>
        </w:r>
        <w:r>
          <w:rPr>
            <w:noProof/>
            <w:webHidden/>
          </w:rPr>
          <w:t>69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2" w:history="1">
        <w:r w:rsidRPr="00210F4F">
          <w:rPr>
            <w:rStyle w:val="Hyperlink"/>
            <w:noProof/>
          </w:rPr>
          <w:t>A.6.3</w:t>
        </w:r>
        <w:r>
          <w:rPr>
            <w:rFonts w:eastAsiaTheme="minorEastAsia" w:cstheme="minorBidi"/>
            <w:noProof/>
            <w:szCs w:val="22"/>
            <w:lang w:val="en-US" w:eastAsia="en-US"/>
          </w:rPr>
          <w:tab/>
        </w:r>
        <w:r w:rsidRPr="00210F4F">
          <w:rPr>
            <w:rStyle w:val="Hyperlink"/>
            <w:noProof/>
          </w:rPr>
          <w:t>Developer view</w:t>
        </w:r>
        <w:r>
          <w:rPr>
            <w:noProof/>
            <w:webHidden/>
          </w:rPr>
          <w:tab/>
        </w:r>
        <w:r>
          <w:rPr>
            <w:noProof/>
            <w:webHidden/>
          </w:rPr>
          <w:fldChar w:fldCharType="begin"/>
        </w:r>
        <w:r>
          <w:rPr>
            <w:noProof/>
            <w:webHidden/>
          </w:rPr>
          <w:instrText xml:space="preserve"> PAGEREF _Toc444285922 \h </w:instrText>
        </w:r>
        <w:r>
          <w:rPr>
            <w:noProof/>
            <w:webHidden/>
          </w:rPr>
        </w:r>
        <w:r>
          <w:rPr>
            <w:noProof/>
            <w:webHidden/>
          </w:rPr>
          <w:fldChar w:fldCharType="separate"/>
        </w:r>
        <w:r>
          <w:rPr>
            <w:noProof/>
            <w:webHidden/>
          </w:rPr>
          <w:t>71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3" w:history="1">
        <w:r w:rsidRPr="00210F4F">
          <w:rPr>
            <w:rStyle w:val="Hyperlink"/>
            <w:noProof/>
          </w:rPr>
          <w:t>A.6.4</w:t>
        </w:r>
        <w:r>
          <w:rPr>
            <w:rFonts w:eastAsiaTheme="minorEastAsia" w:cstheme="minorBidi"/>
            <w:noProof/>
            <w:szCs w:val="22"/>
            <w:lang w:val="en-US" w:eastAsia="en-US"/>
          </w:rPr>
          <w:tab/>
        </w:r>
        <w:r w:rsidRPr="00210F4F">
          <w:rPr>
            <w:rStyle w:val="Hyperlink"/>
            <w:noProof/>
          </w:rPr>
          <w:t>Matrix.org - Overview and core concepts</w:t>
        </w:r>
        <w:r>
          <w:rPr>
            <w:noProof/>
            <w:webHidden/>
          </w:rPr>
          <w:tab/>
        </w:r>
        <w:r>
          <w:rPr>
            <w:noProof/>
            <w:webHidden/>
          </w:rPr>
          <w:fldChar w:fldCharType="begin"/>
        </w:r>
        <w:r>
          <w:rPr>
            <w:noProof/>
            <w:webHidden/>
          </w:rPr>
          <w:instrText xml:space="preserve"> PAGEREF _Toc444285923 \h </w:instrText>
        </w:r>
        <w:r>
          <w:rPr>
            <w:noProof/>
            <w:webHidden/>
          </w:rPr>
        </w:r>
        <w:r>
          <w:rPr>
            <w:noProof/>
            <w:webHidden/>
          </w:rPr>
          <w:fldChar w:fldCharType="separate"/>
        </w:r>
        <w:r>
          <w:rPr>
            <w:noProof/>
            <w:webHidden/>
          </w:rPr>
          <w:t>72</w:t>
        </w:r>
        <w:r>
          <w:rPr>
            <w:noProof/>
            <w:webHidden/>
          </w:rPr>
          <w:fldChar w:fldCharType="end"/>
        </w:r>
      </w:hyperlink>
    </w:p>
    <w:p w:rsidR="005816C8" w:rsidRDefault="005816C8">
      <w:pPr>
        <w:pStyle w:val="TOC2"/>
        <w:tabs>
          <w:tab w:val="left" w:pos="880"/>
          <w:tab w:val="right" w:leader="dot" w:pos="9061"/>
        </w:tabs>
        <w:rPr>
          <w:rFonts w:eastAsiaTheme="minorEastAsia" w:cstheme="minorBidi"/>
          <w:noProof/>
          <w:szCs w:val="22"/>
          <w:lang w:val="en-US" w:eastAsia="en-US"/>
        </w:rPr>
      </w:pPr>
      <w:hyperlink w:anchor="_Toc444285924" w:history="1">
        <w:r w:rsidRPr="00210F4F">
          <w:rPr>
            <w:rStyle w:val="Hyperlink"/>
            <w:noProof/>
          </w:rPr>
          <w:t>A.7</w:t>
        </w:r>
        <w:r>
          <w:rPr>
            <w:rFonts w:eastAsiaTheme="minorEastAsia" w:cstheme="minorBidi"/>
            <w:noProof/>
            <w:szCs w:val="22"/>
            <w:lang w:val="en-US" w:eastAsia="en-US"/>
          </w:rPr>
          <w:tab/>
        </w:r>
        <w:r w:rsidRPr="00210F4F">
          <w:rPr>
            <w:rStyle w:val="Hyperlink"/>
            <w:noProof/>
          </w:rPr>
          <w:t>dev-msg-node-nodejs</w:t>
        </w:r>
        <w:r>
          <w:rPr>
            <w:noProof/>
            <w:webHidden/>
          </w:rPr>
          <w:tab/>
        </w:r>
        <w:r>
          <w:rPr>
            <w:noProof/>
            <w:webHidden/>
          </w:rPr>
          <w:fldChar w:fldCharType="begin"/>
        </w:r>
        <w:r>
          <w:rPr>
            <w:noProof/>
            <w:webHidden/>
          </w:rPr>
          <w:instrText xml:space="preserve"> PAGEREF _Toc444285924 \h </w:instrText>
        </w:r>
        <w:r>
          <w:rPr>
            <w:noProof/>
            <w:webHidden/>
          </w:rPr>
        </w:r>
        <w:r>
          <w:rPr>
            <w:noProof/>
            <w:webHidden/>
          </w:rPr>
          <w:fldChar w:fldCharType="separate"/>
        </w:r>
        <w:r>
          <w:rPr>
            <w:noProof/>
            <w:webHidden/>
          </w:rPr>
          <w:t>78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5" w:history="1">
        <w:r w:rsidRPr="00210F4F">
          <w:rPr>
            <w:rStyle w:val="Hyperlink"/>
            <w:noProof/>
          </w:rPr>
          <w:t>A.7.1</w:t>
        </w:r>
        <w:r>
          <w:rPr>
            <w:rFonts w:eastAsiaTheme="minorEastAsia" w:cstheme="minorBidi"/>
            <w:noProof/>
            <w:szCs w:val="22"/>
            <w:lang w:val="en-US" w:eastAsia="en-US"/>
          </w:rPr>
          <w:tab/>
        </w:r>
        <w:r w:rsidRPr="00210F4F">
          <w:rPr>
            <w:rStyle w:val="Hyperlink"/>
            <w:noProof/>
          </w:rPr>
          <w:t>Overview</w:t>
        </w:r>
        <w:r>
          <w:rPr>
            <w:noProof/>
            <w:webHidden/>
          </w:rPr>
          <w:tab/>
        </w:r>
        <w:r>
          <w:rPr>
            <w:noProof/>
            <w:webHidden/>
          </w:rPr>
          <w:fldChar w:fldCharType="begin"/>
        </w:r>
        <w:r>
          <w:rPr>
            <w:noProof/>
            <w:webHidden/>
          </w:rPr>
          <w:instrText xml:space="preserve"> PAGEREF _Toc444285925 \h </w:instrText>
        </w:r>
        <w:r>
          <w:rPr>
            <w:noProof/>
            <w:webHidden/>
          </w:rPr>
        </w:r>
        <w:r>
          <w:rPr>
            <w:noProof/>
            <w:webHidden/>
          </w:rPr>
          <w:fldChar w:fldCharType="separate"/>
        </w:r>
        <w:r>
          <w:rPr>
            <w:noProof/>
            <w:webHidden/>
          </w:rPr>
          <w:t>78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6" w:history="1">
        <w:r w:rsidRPr="00210F4F">
          <w:rPr>
            <w:rStyle w:val="Hyperlink"/>
            <w:noProof/>
          </w:rPr>
          <w:t>A.7.2</w:t>
        </w:r>
        <w:r>
          <w:rPr>
            <w:rFonts w:eastAsiaTheme="minorEastAsia" w:cstheme="minorBidi"/>
            <w:noProof/>
            <w:szCs w:val="22"/>
            <w:lang w:val="en-US" w:eastAsia="en-US"/>
          </w:rPr>
          <w:tab/>
        </w:r>
        <w:r w:rsidRPr="00210F4F">
          <w:rPr>
            <w:rStyle w:val="Hyperlink"/>
            <w:noProof/>
          </w:rPr>
          <w:t>User View</w:t>
        </w:r>
        <w:r>
          <w:rPr>
            <w:noProof/>
            <w:webHidden/>
          </w:rPr>
          <w:tab/>
        </w:r>
        <w:r>
          <w:rPr>
            <w:noProof/>
            <w:webHidden/>
          </w:rPr>
          <w:fldChar w:fldCharType="begin"/>
        </w:r>
        <w:r>
          <w:rPr>
            <w:noProof/>
            <w:webHidden/>
          </w:rPr>
          <w:instrText xml:space="preserve"> PAGEREF _Toc444285926 \h </w:instrText>
        </w:r>
        <w:r>
          <w:rPr>
            <w:noProof/>
            <w:webHidden/>
          </w:rPr>
        </w:r>
        <w:r>
          <w:rPr>
            <w:noProof/>
            <w:webHidden/>
          </w:rPr>
          <w:fldChar w:fldCharType="separate"/>
        </w:r>
        <w:r>
          <w:rPr>
            <w:noProof/>
            <w:webHidden/>
          </w:rPr>
          <w:t>78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27" w:history="1">
        <w:r w:rsidRPr="00210F4F">
          <w:rPr>
            <w:rStyle w:val="Hyperlink"/>
            <w:noProof/>
          </w:rPr>
          <w:t>A.7.3</w:t>
        </w:r>
        <w:r>
          <w:rPr>
            <w:rFonts w:eastAsiaTheme="minorEastAsia" w:cstheme="minorBidi"/>
            <w:noProof/>
            <w:szCs w:val="22"/>
            <w:lang w:val="en-US" w:eastAsia="en-US"/>
          </w:rPr>
          <w:tab/>
        </w:r>
        <w:r w:rsidRPr="00210F4F">
          <w:rPr>
            <w:rStyle w:val="Hyperlink"/>
            <w:noProof/>
          </w:rPr>
          <w:t>Developer View</w:t>
        </w:r>
        <w:r>
          <w:rPr>
            <w:noProof/>
            <w:webHidden/>
          </w:rPr>
          <w:tab/>
        </w:r>
        <w:r>
          <w:rPr>
            <w:noProof/>
            <w:webHidden/>
          </w:rPr>
          <w:fldChar w:fldCharType="begin"/>
        </w:r>
        <w:r>
          <w:rPr>
            <w:noProof/>
            <w:webHidden/>
          </w:rPr>
          <w:instrText xml:space="preserve"> PAGEREF _Toc444285927 \h </w:instrText>
        </w:r>
        <w:r>
          <w:rPr>
            <w:noProof/>
            <w:webHidden/>
          </w:rPr>
        </w:r>
        <w:r>
          <w:rPr>
            <w:noProof/>
            <w:webHidden/>
          </w:rPr>
          <w:fldChar w:fldCharType="separate"/>
        </w:r>
        <w:r>
          <w:rPr>
            <w:noProof/>
            <w:webHidden/>
          </w:rPr>
          <w:t>80</w:t>
        </w:r>
        <w:r>
          <w:rPr>
            <w:noProof/>
            <w:webHidden/>
          </w:rPr>
          <w:fldChar w:fldCharType="end"/>
        </w:r>
      </w:hyperlink>
    </w:p>
    <w:p w:rsidR="005816C8" w:rsidRDefault="005816C8">
      <w:pPr>
        <w:pStyle w:val="TOC1"/>
        <w:tabs>
          <w:tab w:val="left" w:pos="1100"/>
          <w:tab w:val="right" w:leader="dot" w:pos="9061"/>
        </w:tabs>
        <w:rPr>
          <w:rFonts w:eastAsiaTheme="minorEastAsia" w:cstheme="minorBidi"/>
          <w:noProof/>
          <w:szCs w:val="22"/>
          <w:lang w:val="en-US" w:eastAsia="en-US"/>
        </w:rPr>
      </w:pPr>
      <w:hyperlink w:anchor="_Toc444285928" w:history="1">
        <w:r w:rsidRPr="00210F4F">
          <w:rPr>
            <w:rStyle w:val="Hyperlink"/>
            <w:noProof/>
          </w:rPr>
          <w:t>Annex B</w:t>
        </w:r>
        <w:r>
          <w:rPr>
            <w:rFonts w:eastAsiaTheme="minorEastAsia" w:cstheme="minorBidi"/>
            <w:noProof/>
            <w:szCs w:val="22"/>
            <w:lang w:val="en-US" w:eastAsia="en-US"/>
          </w:rPr>
          <w:tab/>
        </w:r>
        <w:r w:rsidRPr="00210F4F">
          <w:rPr>
            <w:rStyle w:val="Hyperlink"/>
            <w:noProof/>
          </w:rPr>
          <w:t>APIs Documentation</w:t>
        </w:r>
        <w:r>
          <w:rPr>
            <w:noProof/>
            <w:webHidden/>
          </w:rPr>
          <w:tab/>
        </w:r>
        <w:r>
          <w:rPr>
            <w:noProof/>
            <w:webHidden/>
          </w:rPr>
          <w:fldChar w:fldCharType="begin"/>
        </w:r>
        <w:r>
          <w:rPr>
            <w:noProof/>
            <w:webHidden/>
          </w:rPr>
          <w:instrText xml:space="preserve"> PAGEREF _Toc444285928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29" w:history="1">
        <w:r w:rsidRPr="00210F4F">
          <w:rPr>
            <w:rStyle w:val="Hyperlink"/>
            <w:noProof/>
          </w:rPr>
          <w:t>B.1</w:t>
        </w:r>
        <w:r>
          <w:rPr>
            <w:rFonts w:eastAsiaTheme="minorEastAsia" w:cstheme="minorBidi"/>
            <w:noProof/>
            <w:szCs w:val="22"/>
            <w:lang w:val="en-US" w:eastAsia="en-US"/>
          </w:rPr>
          <w:tab/>
        </w:r>
        <w:r w:rsidRPr="00210F4F">
          <w:rPr>
            <w:rStyle w:val="Hyperlink"/>
            <w:noProof/>
          </w:rPr>
          <w:t>AddressAllocation</w:t>
        </w:r>
        <w:r>
          <w:rPr>
            <w:noProof/>
            <w:webHidden/>
          </w:rPr>
          <w:tab/>
        </w:r>
        <w:r>
          <w:rPr>
            <w:noProof/>
            <w:webHidden/>
          </w:rPr>
          <w:fldChar w:fldCharType="begin"/>
        </w:r>
        <w:r>
          <w:rPr>
            <w:noProof/>
            <w:webHidden/>
          </w:rPr>
          <w:instrText xml:space="preserve"> PAGEREF _Toc444285929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0" w:history="1">
        <w:r w:rsidRPr="00210F4F">
          <w:rPr>
            <w:rStyle w:val="Hyperlink"/>
            <w:noProof/>
          </w:rPr>
          <w:t>B.1.1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_Toc444285930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1" w:history="1">
        <w:r w:rsidRPr="00210F4F">
          <w:rPr>
            <w:rStyle w:val="Hyperlink"/>
            <w:noProof/>
          </w:rPr>
          <w:t>B.1.2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_Toc444285931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2" w:history="1">
        <w:r w:rsidRPr="00210F4F">
          <w:rPr>
            <w:rStyle w:val="Hyperlink"/>
            <w:noProof/>
          </w:rPr>
          <w:t>B.1.3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_Toc444285932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3" w:history="1">
        <w:r w:rsidRPr="00210F4F">
          <w:rPr>
            <w:rStyle w:val="Hyperlink"/>
            <w:noProof/>
          </w:rPr>
          <w:t>B.1.4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_Toc444285933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34" w:history="1">
        <w:r w:rsidRPr="00210F4F">
          <w:rPr>
            <w:rStyle w:val="Hyperlink"/>
            <w:noProof/>
          </w:rPr>
          <w:t>B.1.4.1</w:t>
        </w:r>
        <w:r>
          <w:rPr>
            <w:rFonts w:eastAsiaTheme="minorEastAsia" w:cstheme="minorBidi"/>
            <w:noProof/>
            <w:szCs w:val="22"/>
            <w:lang w:val="en-US" w:eastAsia="en-US"/>
          </w:rPr>
          <w:tab/>
        </w:r>
        <w:r w:rsidRPr="00210F4F">
          <w:rPr>
            <w:rStyle w:val="Hyperlink"/>
            <w:noProof/>
          </w:rPr>
          <w:t>public constructor(url: URL.URL, bus: MiniBus)  source</w:t>
        </w:r>
        <w:r>
          <w:rPr>
            <w:noProof/>
            <w:webHidden/>
          </w:rPr>
          <w:tab/>
        </w:r>
        <w:r>
          <w:rPr>
            <w:noProof/>
            <w:webHidden/>
          </w:rPr>
          <w:fldChar w:fldCharType="begin"/>
        </w:r>
        <w:r>
          <w:rPr>
            <w:noProof/>
            <w:webHidden/>
          </w:rPr>
          <w:instrText xml:space="preserve"> PAGEREF _Toc444285934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5" w:history="1">
        <w:r w:rsidRPr="00210F4F">
          <w:rPr>
            <w:rStyle w:val="Hyperlink"/>
            <w:noProof/>
          </w:rPr>
          <w:t>B.1.5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_Toc444285935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36" w:history="1">
        <w:r w:rsidRPr="00210F4F">
          <w:rPr>
            <w:rStyle w:val="Hyperlink"/>
            <w:noProof/>
          </w:rPr>
          <w:t>B.1.5.1</w:t>
        </w:r>
        <w:r>
          <w:rPr>
            <w:rFonts w:eastAsiaTheme="minorEastAsia" w:cstheme="minorBidi"/>
            <w:noProof/>
            <w:szCs w:val="22"/>
            <w:lang w:val="en-US" w:eastAsia="en-US"/>
          </w:rPr>
          <w:tab/>
        </w:r>
        <w:r w:rsidRPr="00210F4F">
          <w:rPr>
            <w:rStyle w:val="Hyperlink"/>
            <w:noProof/>
          </w:rPr>
          <w:t>public get url: string: *  source</w:t>
        </w:r>
        <w:r>
          <w:rPr>
            <w:noProof/>
            <w:webHidden/>
          </w:rPr>
          <w:tab/>
        </w:r>
        <w:r>
          <w:rPr>
            <w:noProof/>
            <w:webHidden/>
          </w:rPr>
          <w:fldChar w:fldCharType="begin"/>
        </w:r>
        <w:r>
          <w:rPr>
            <w:noProof/>
            <w:webHidden/>
          </w:rPr>
          <w:instrText xml:space="preserve"> PAGEREF _Toc444285936 \h </w:instrText>
        </w:r>
        <w:r>
          <w:rPr>
            <w:noProof/>
            <w:webHidden/>
          </w:rPr>
        </w:r>
        <w:r>
          <w:rPr>
            <w:noProof/>
            <w:webHidden/>
          </w:rPr>
          <w:fldChar w:fldCharType="separate"/>
        </w:r>
        <w:r>
          <w:rPr>
            <w:noProof/>
            <w:webHidden/>
          </w:rPr>
          <w:t>84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37" w:history="1">
        <w:r w:rsidRPr="00210F4F">
          <w:rPr>
            <w:rStyle w:val="Hyperlink"/>
            <w:noProof/>
          </w:rPr>
          <w:t>B.1.6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_Toc444285937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38" w:history="1">
        <w:r w:rsidRPr="00210F4F">
          <w:rPr>
            <w:rStyle w:val="Hyperlink"/>
            <w:noProof/>
          </w:rPr>
          <w:t>B.1.6.1</w:t>
        </w:r>
        <w:r>
          <w:rPr>
            <w:rFonts w:eastAsiaTheme="minorEastAsia" w:cstheme="minorBidi"/>
            <w:noProof/>
            <w:szCs w:val="22"/>
            <w:lang w:val="en-US" w:eastAsia="en-US"/>
          </w:rPr>
          <w:tab/>
        </w:r>
        <w:r w:rsidRPr="00210F4F">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_Toc444285938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39" w:history="1">
        <w:r w:rsidRPr="00210F4F">
          <w:rPr>
            <w:rStyle w:val="Hyperlink"/>
            <w:noProof/>
          </w:rPr>
          <w:t>B.2</w:t>
        </w:r>
        <w:r>
          <w:rPr>
            <w:rFonts w:eastAsiaTheme="minorEastAsia" w:cstheme="minorBidi"/>
            <w:noProof/>
            <w:szCs w:val="22"/>
            <w:lang w:val="en-US" w:eastAsia="en-US"/>
          </w:rPr>
          <w:tab/>
        </w:r>
        <w:r w:rsidRPr="00210F4F">
          <w:rPr>
            <w:rStyle w:val="Hyperlink"/>
            <w:noProof/>
          </w:rPr>
          <w:t>BloomFilter</w:t>
        </w:r>
        <w:r>
          <w:rPr>
            <w:noProof/>
            <w:webHidden/>
          </w:rPr>
          <w:tab/>
        </w:r>
        <w:r>
          <w:rPr>
            <w:noProof/>
            <w:webHidden/>
          </w:rPr>
          <w:fldChar w:fldCharType="begin"/>
        </w:r>
        <w:r>
          <w:rPr>
            <w:noProof/>
            <w:webHidden/>
          </w:rPr>
          <w:instrText xml:space="preserve"> PAGEREF _Toc444285939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0" w:history="1">
        <w:r w:rsidRPr="00210F4F">
          <w:rPr>
            <w:rStyle w:val="Hyperlink"/>
            <w:noProof/>
          </w:rPr>
          <w:t>B.2.1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_Toc444285940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1" w:history="1">
        <w:r w:rsidRPr="00210F4F">
          <w:rPr>
            <w:rStyle w:val="Hyperlink"/>
            <w:noProof/>
          </w:rPr>
          <w:t>B.2.2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_Toc444285941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2" w:history="1">
        <w:r w:rsidRPr="00210F4F">
          <w:rPr>
            <w:rStyle w:val="Hyperlink"/>
            <w:noProof/>
          </w:rPr>
          <w:t>B.2.3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_Toc444285942 \h </w:instrText>
        </w:r>
        <w:r>
          <w:rPr>
            <w:noProof/>
            <w:webHidden/>
          </w:rPr>
        </w:r>
        <w:r>
          <w:rPr>
            <w:noProof/>
            <w:webHidden/>
          </w:rPr>
          <w:fldChar w:fldCharType="separate"/>
        </w:r>
        <w:r>
          <w:rPr>
            <w:noProof/>
            <w:webHidden/>
          </w:rPr>
          <w:t>85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3" w:history="1">
        <w:r w:rsidRPr="00210F4F">
          <w:rPr>
            <w:rStyle w:val="Hyperlink"/>
            <w:noProof/>
          </w:rPr>
          <w:t>B.2.4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_Toc444285943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44" w:history="1">
        <w:r w:rsidRPr="00210F4F">
          <w:rPr>
            <w:rStyle w:val="Hyperlink"/>
            <w:noProof/>
          </w:rPr>
          <w:t>B.2.4.1</w:t>
        </w:r>
        <w:r>
          <w:rPr>
            <w:rFonts w:eastAsiaTheme="minorEastAsia" w:cstheme="minorBidi"/>
            <w:noProof/>
            <w:szCs w:val="22"/>
            <w:lang w:val="en-US" w:eastAsia="en-US"/>
          </w:rPr>
          <w:tab/>
        </w:r>
        <w:r w:rsidRPr="00210F4F">
          <w:rPr>
            <w:rStyle w:val="Hyperlink"/>
            <w:noProof/>
          </w:rPr>
          <w:t>public constructor(m: *, k: *)  source</w:t>
        </w:r>
        <w:r>
          <w:rPr>
            <w:noProof/>
            <w:webHidden/>
          </w:rPr>
          <w:tab/>
        </w:r>
        <w:r>
          <w:rPr>
            <w:noProof/>
            <w:webHidden/>
          </w:rPr>
          <w:fldChar w:fldCharType="begin"/>
        </w:r>
        <w:r>
          <w:rPr>
            <w:noProof/>
            <w:webHidden/>
          </w:rPr>
          <w:instrText xml:space="preserve"> PAGEREF _Toc444285944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5" w:history="1">
        <w:r w:rsidRPr="00210F4F">
          <w:rPr>
            <w:rStyle w:val="Hyperlink"/>
            <w:noProof/>
          </w:rPr>
          <w:t>B.2.5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_Toc444285945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46" w:history="1">
        <w:r w:rsidRPr="00210F4F">
          <w:rPr>
            <w:rStyle w:val="Hyperlink"/>
            <w:noProof/>
          </w:rPr>
          <w:t>B.2.5.1</w:t>
        </w:r>
        <w:r>
          <w:rPr>
            <w:rFonts w:eastAsiaTheme="minorEastAsia" w:cstheme="minorBidi"/>
            <w:noProof/>
            <w:szCs w:val="22"/>
            <w:lang w:val="en-US" w:eastAsia="en-US"/>
          </w:rPr>
          <w:tab/>
        </w:r>
        <w:r w:rsidRPr="00210F4F">
          <w:rPr>
            <w:rStyle w:val="Hyperlink"/>
            <w:noProof/>
          </w:rPr>
          <w:t>public buckets: *  source</w:t>
        </w:r>
        <w:r>
          <w:rPr>
            <w:noProof/>
            <w:webHidden/>
          </w:rPr>
          <w:tab/>
        </w:r>
        <w:r>
          <w:rPr>
            <w:noProof/>
            <w:webHidden/>
          </w:rPr>
          <w:fldChar w:fldCharType="begin"/>
        </w:r>
        <w:r>
          <w:rPr>
            <w:noProof/>
            <w:webHidden/>
          </w:rPr>
          <w:instrText xml:space="preserve"> PAGEREF _Toc444285946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47" w:history="1">
        <w:r w:rsidRPr="00210F4F">
          <w:rPr>
            <w:rStyle w:val="Hyperlink"/>
            <w:noProof/>
          </w:rPr>
          <w:t>B.2.5.2</w:t>
        </w:r>
        <w:r>
          <w:rPr>
            <w:rFonts w:eastAsiaTheme="minorEastAsia" w:cstheme="minorBidi"/>
            <w:noProof/>
            <w:szCs w:val="22"/>
            <w:lang w:val="en-US" w:eastAsia="en-US"/>
          </w:rPr>
          <w:tab/>
        </w:r>
        <w:r w:rsidRPr="00210F4F">
          <w:rPr>
            <w:rStyle w:val="Hyperlink"/>
            <w:noProof/>
          </w:rPr>
          <w:t>public k: *  source</w:t>
        </w:r>
        <w:r>
          <w:rPr>
            <w:noProof/>
            <w:webHidden/>
          </w:rPr>
          <w:tab/>
        </w:r>
        <w:r>
          <w:rPr>
            <w:noProof/>
            <w:webHidden/>
          </w:rPr>
          <w:fldChar w:fldCharType="begin"/>
        </w:r>
        <w:r>
          <w:rPr>
            <w:noProof/>
            <w:webHidden/>
          </w:rPr>
          <w:instrText xml:space="preserve"> PAGEREF _Toc444285947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48" w:history="1">
        <w:r w:rsidRPr="00210F4F">
          <w:rPr>
            <w:rStyle w:val="Hyperlink"/>
            <w:noProof/>
          </w:rPr>
          <w:t>B.2.5.3</w:t>
        </w:r>
        <w:r>
          <w:rPr>
            <w:rFonts w:eastAsiaTheme="minorEastAsia" w:cstheme="minorBidi"/>
            <w:noProof/>
            <w:szCs w:val="22"/>
            <w:lang w:val="en-US" w:eastAsia="en-US"/>
          </w:rPr>
          <w:tab/>
        </w:r>
        <w:r w:rsidRPr="00210F4F">
          <w:rPr>
            <w:rStyle w:val="Hyperlink"/>
            <w:noProof/>
          </w:rPr>
          <w:t>public m: *  source</w:t>
        </w:r>
        <w:r>
          <w:rPr>
            <w:noProof/>
            <w:webHidden/>
          </w:rPr>
          <w:tab/>
        </w:r>
        <w:r>
          <w:rPr>
            <w:noProof/>
            <w:webHidden/>
          </w:rPr>
          <w:fldChar w:fldCharType="begin"/>
        </w:r>
        <w:r>
          <w:rPr>
            <w:noProof/>
            <w:webHidden/>
          </w:rPr>
          <w:instrText xml:space="preserve"> PAGEREF _Toc444285948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49" w:history="1">
        <w:r w:rsidRPr="00210F4F">
          <w:rPr>
            <w:rStyle w:val="Hyperlink"/>
            <w:noProof/>
          </w:rPr>
          <w:t>B.2.6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_Toc444285949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0" w:history="1">
        <w:r w:rsidRPr="00210F4F">
          <w:rPr>
            <w:rStyle w:val="Hyperlink"/>
            <w:noProof/>
          </w:rPr>
          <w:t>B.2.6.1</w:t>
        </w:r>
        <w:r>
          <w:rPr>
            <w:rFonts w:eastAsiaTheme="minorEastAsia" w:cstheme="minorBidi"/>
            <w:noProof/>
            <w:szCs w:val="22"/>
            <w:lang w:val="en-US" w:eastAsia="en-US"/>
          </w:rPr>
          <w:tab/>
        </w:r>
        <w:r w:rsidRPr="00210F4F">
          <w:rPr>
            <w:rStyle w:val="Hyperlink"/>
            <w:noProof/>
          </w:rPr>
          <w:t>public add(v: *)  source</w:t>
        </w:r>
        <w:r>
          <w:rPr>
            <w:noProof/>
            <w:webHidden/>
          </w:rPr>
          <w:tab/>
        </w:r>
        <w:r>
          <w:rPr>
            <w:noProof/>
            <w:webHidden/>
          </w:rPr>
          <w:fldChar w:fldCharType="begin"/>
        </w:r>
        <w:r>
          <w:rPr>
            <w:noProof/>
            <w:webHidden/>
          </w:rPr>
          <w:instrText xml:space="preserve"> PAGEREF _Toc444285950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1" w:history="1">
        <w:r w:rsidRPr="00210F4F">
          <w:rPr>
            <w:rStyle w:val="Hyperlink"/>
            <w:noProof/>
          </w:rPr>
          <w:t>B.2.6.2</w:t>
        </w:r>
        <w:r>
          <w:rPr>
            <w:rFonts w:eastAsiaTheme="minorEastAsia" w:cstheme="minorBidi"/>
            <w:noProof/>
            <w:szCs w:val="22"/>
            <w:lang w:val="en-US" w:eastAsia="en-US"/>
          </w:rPr>
          <w:tab/>
        </w:r>
        <w:r w:rsidRPr="00210F4F">
          <w:rPr>
            <w:rStyle w:val="Hyperlink"/>
            <w:noProof/>
          </w:rPr>
          <w:t>public addBloomFilter(v: *)  source</w:t>
        </w:r>
        <w:r>
          <w:rPr>
            <w:noProof/>
            <w:webHidden/>
          </w:rPr>
          <w:tab/>
        </w:r>
        <w:r>
          <w:rPr>
            <w:noProof/>
            <w:webHidden/>
          </w:rPr>
          <w:fldChar w:fldCharType="begin"/>
        </w:r>
        <w:r>
          <w:rPr>
            <w:noProof/>
            <w:webHidden/>
          </w:rPr>
          <w:instrText xml:space="preserve"> PAGEREF _Toc444285951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2" w:history="1">
        <w:r w:rsidRPr="00210F4F">
          <w:rPr>
            <w:rStyle w:val="Hyperlink"/>
            <w:noProof/>
          </w:rPr>
          <w:t>B.2.6.3</w:t>
        </w:r>
        <w:r>
          <w:rPr>
            <w:rFonts w:eastAsiaTheme="minorEastAsia" w:cstheme="minorBidi"/>
            <w:noProof/>
            <w:szCs w:val="22"/>
            <w:lang w:val="en-US" w:eastAsia="en-US"/>
          </w:rPr>
          <w:tab/>
        </w:r>
        <w:r w:rsidRPr="00210F4F">
          <w:rPr>
            <w:rStyle w:val="Hyperlink"/>
            <w:noProof/>
          </w:rPr>
          <w:t>public fnv1a(v: *): *  source</w:t>
        </w:r>
        <w:r>
          <w:rPr>
            <w:noProof/>
            <w:webHidden/>
          </w:rPr>
          <w:tab/>
        </w:r>
        <w:r>
          <w:rPr>
            <w:noProof/>
            <w:webHidden/>
          </w:rPr>
          <w:fldChar w:fldCharType="begin"/>
        </w:r>
        <w:r>
          <w:rPr>
            <w:noProof/>
            <w:webHidden/>
          </w:rPr>
          <w:instrText xml:space="preserve"> PAGEREF _Toc444285952 \h </w:instrText>
        </w:r>
        <w:r>
          <w:rPr>
            <w:noProof/>
            <w:webHidden/>
          </w:rPr>
        </w:r>
        <w:r>
          <w:rPr>
            <w:noProof/>
            <w:webHidden/>
          </w:rPr>
          <w:fldChar w:fldCharType="separate"/>
        </w:r>
        <w:r>
          <w:rPr>
            <w:noProof/>
            <w:webHidden/>
          </w:rPr>
          <w:t>86</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3" w:history="1">
        <w:r w:rsidRPr="00210F4F">
          <w:rPr>
            <w:rStyle w:val="Hyperlink"/>
            <w:noProof/>
          </w:rPr>
          <w:t>B.2.6.4</w:t>
        </w:r>
        <w:r>
          <w:rPr>
            <w:rFonts w:eastAsiaTheme="minorEastAsia" w:cstheme="minorBidi"/>
            <w:noProof/>
            <w:szCs w:val="22"/>
            <w:lang w:val="en-US" w:eastAsia="en-US"/>
          </w:rPr>
          <w:tab/>
        </w:r>
        <w:r w:rsidRPr="00210F4F">
          <w:rPr>
            <w:rStyle w:val="Hyperlink"/>
            <w:noProof/>
          </w:rPr>
          <w:t>public fnv1ab(a: *): *  source</w:t>
        </w:r>
        <w:r>
          <w:rPr>
            <w:noProof/>
            <w:webHidden/>
          </w:rPr>
          <w:tab/>
        </w:r>
        <w:r>
          <w:rPr>
            <w:noProof/>
            <w:webHidden/>
          </w:rPr>
          <w:fldChar w:fldCharType="begin"/>
        </w:r>
        <w:r>
          <w:rPr>
            <w:noProof/>
            <w:webHidden/>
          </w:rPr>
          <w:instrText xml:space="preserve"> PAGEREF _Toc444285953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4" w:history="1">
        <w:r w:rsidRPr="00210F4F">
          <w:rPr>
            <w:rStyle w:val="Hyperlink"/>
            <w:noProof/>
          </w:rPr>
          <w:t>B.2.6.5</w:t>
        </w:r>
        <w:r>
          <w:rPr>
            <w:rFonts w:eastAsiaTheme="minorEastAsia" w:cstheme="minorBidi"/>
            <w:noProof/>
            <w:szCs w:val="22"/>
            <w:lang w:val="en-US" w:eastAsia="en-US"/>
          </w:rPr>
          <w:tab/>
        </w:r>
        <w:r w:rsidRPr="00210F4F">
          <w:rPr>
            <w:rStyle w:val="Hyperlink"/>
            <w:noProof/>
          </w:rPr>
          <w:t>public fnvmix(a: *): *  source</w:t>
        </w:r>
        <w:r>
          <w:rPr>
            <w:noProof/>
            <w:webHidden/>
          </w:rPr>
          <w:tab/>
        </w:r>
        <w:r>
          <w:rPr>
            <w:noProof/>
            <w:webHidden/>
          </w:rPr>
          <w:fldChar w:fldCharType="begin"/>
        </w:r>
        <w:r>
          <w:rPr>
            <w:noProof/>
            <w:webHidden/>
          </w:rPr>
          <w:instrText xml:space="preserve"> PAGEREF _Toc444285954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5" w:history="1">
        <w:r w:rsidRPr="00210F4F">
          <w:rPr>
            <w:rStyle w:val="Hyperlink"/>
            <w:noProof/>
          </w:rPr>
          <w:t>B.2.6.6</w:t>
        </w:r>
        <w:r>
          <w:rPr>
            <w:rFonts w:eastAsiaTheme="minorEastAsia" w:cstheme="minorBidi"/>
            <w:noProof/>
            <w:szCs w:val="22"/>
            <w:lang w:val="en-US" w:eastAsia="en-US"/>
          </w:rPr>
          <w:tab/>
        </w:r>
        <w:r w:rsidRPr="00210F4F">
          <w:rPr>
            <w:rStyle w:val="Hyperlink"/>
            <w:noProof/>
          </w:rPr>
          <w:t>public fnvmultiply(a: *): *  source</w:t>
        </w:r>
        <w:r>
          <w:rPr>
            <w:noProof/>
            <w:webHidden/>
          </w:rPr>
          <w:tab/>
        </w:r>
        <w:r>
          <w:rPr>
            <w:noProof/>
            <w:webHidden/>
          </w:rPr>
          <w:fldChar w:fldCharType="begin"/>
        </w:r>
        <w:r>
          <w:rPr>
            <w:noProof/>
            <w:webHidden/>
          </w:rPr>
          <w:instrText xml:space="preserve"> PAGEREF _Toc444285955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6" w:history="1">
        <w:r w:rsidRPr="00210F4F">
          <w:rPr>
            <w:rStyle w:val="Hyperlink"/>
            <w:noProof/>
          </w:rPr>
          <w:t>B.2.6.7</w:t>
        </w:r>
        <w:r>
          <w:rPr>
            <w:rFonts w:eastAsiaTheme="minorEastAsia" w:cstheme="minorBidi"/>
            <w:noProof/>
            <w:szCs w:val="22"/>
            <w:lang w:val="en-US" w:eastAsia="en-US"/>
          </w:rPr>
          <w:tab/>
        </w:r>
        <w:r w:rsidRPr="00210F4F">
          <w:rPr>
            <w:rStyle w:val="Hyperlink"/>
            <w:noProof/>
          </w:rPr>
          <w:t>public locations(v: *): *  source</w:t>
        </w:r>
        <w:r>
          <w:rPr>
            <w:noProof/>
            <w:webHidden/>
          </w:rPr>
          <w:tab/>
        </w:r>
        <w:r>
          <w:rPr>
            <w:noProof/>
            <w:webHidden/>
          </w:rPr>
          <w:fldChar w:fldCharType="begin"/>
        </w:r>
        <w:r>
          <w:rPr>
            <w:noProof/>
            <w:webHidden/>
          </w:rPr>
          <w:instrText xml:space="preserve"> PAGEREF _Toc444285956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7" w:history="1">
        <w:r w:rsidRPr="00210F4F">
          <w:rPr>
            <w:rStyle w:val="Hyperlink"/>
            <w:noProof/>
          </w:rPr>
          <w:t>B.2.6.8</w:t>
        </w:r>
        <w:r>
          <w:rPr>
            <w:rFonts w:eastAsiaTheme="minorEastAsia" w:cstheme="minorBidi"/>
            <w:noProof/>
            <w:szCs w:val="22"/>
            <w:lang w:val="en-US" w:eastAsia="en-US"/>
          </w:rPr>
          <w:tab/>
        </w:r>
        <w:r w:rsidRPr="00210F4F">
          <w:rPr>
            <w:rStyle w:val="Hyperlink"/>
            <w:noProof/>
          </w:rPr>
          <w:t>public popcnt(v: *): *  source</w:t>
        </w:r>
        <w:r>
          <w:rPr>
            <w:noProof/>
            <w:webHidden/>
          </w:rPr>
          <w:tab/>
        </w:r>
        <w:r>
          <w:rPr>
            <w:noProof/>
            <w:webHidden/>
          </w:rPr>
          <w:fldChar w:fldCharType="begin"/>
        </w:r>
        <w:r>
          <w:rPr>
            <w:noProof/>
            <w:webHidden/>
          </w:rPr>
          <w:instrText xml:space="preserve"> PAGEREF _Toc444285957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58" w:history="1">
        <w:r w:rsidRPr="00210F4F">
          <w:rPr>
            <w:rStyle w:val="Hyperlink"/>
            <w:noProof/>
          </w:rPr>
          <w:t>B.2.6.9</w:t>
        </w:r>
        <w:r>
          <w:rPr>
            <w:rFonts w:eastAsiaTheme="minorEastAsia" w:cstheme="minorBidi"/>
            <w:noProof/>
            <w:szCs w:val="22"/>
            <w:lang w:val="en-US" w:eastAsia="en-US"/>
          </w:rPr>
          <w:tab/>
        </w:r>
        <w:r w:rsidRPr="00210F4F">
          <w:rPr>
            <w:rStyle w:val="Hyperlink"/>
            <w:noProof/>
          </w:rPr>
          <w:t>public size(): *  source</w:t>
        </w:r>
        <w:r>
          <w:rPr>
            <w:noProof/>
            <w:webHidden/>
          </w:rPr>
          <w:tab/>
        </w:r>
        <w:r>
          <w:rPr>
            <w:noProof/>
            <w:webHidden/>
          </w:rPr>
          <w:fldChar w:fldCharType="begin"/>
        </w:r>
        <w:r>
          <w:rPr>
            <w:noProof/>
            <w:webHidden/>
          </w:rPr>
          <w:instrText xml:space="preserve"> PAGEREF _Toc444285958 \h </w:instrText>
        </w:r>
        <w:r>
          <w:rPr>
            <w:noProof/>
            <w:webHidden/>
          </w:rPr>
        </w:r>
        <w:r>
          <w:rPr>
            <w:noProof/>
            <w:webHidden/>
          </w:rPr>
          <w:fldChar w:fldCharType="separate"/>
        </w:r>
        <w:r>
          <w:rPr>
            <w:noProof/>
            <w:webHidden/>
          </w:rPr>
          <w:t>87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5959" w:history="1">
        <w:r w:rsidRPr="00210F4F">
          <w:rPr>
            <w:rStyle w:val="Hyperlink"/>
            <w:noProof/>
          </w:rPr>
          <w:t>B.2.6.10</w:t>
        </w:r>
        <w:r>
          <w:rPr>
            <w:rFonts w:eastAsiaTheme="minorEastAsia" w:cstheme="minorBidi"/>
            <w:noProof/>
            <w:szCs w:val="22"/>
            <w:lang w:val="en-US" w:eastAsia="en-US"/>
          </w:rPr>
          <w:tab/>
        </w:r>
        <w:r w:rsidRPr="00210F4F">
          <w:rPr>
            <w:rStyle w:val="Hyperlink"/>
            <w:noProof/>
          </w:rPr>
          <w:t>public test(v: *): boolean  source</w:t>
        </w:r>
        <w:r>
          <w:rPr>
            <w:noProof/>
            <w:webHidden/>
          </w:rPr>
          <w:tab/>
        </w:r>
        <w:r>
          <w:rPr>
            <w:noProof/>
            <w:webHidden/>
          </w:rPr>
          <w:fldChar w:fldCharType="begin"/>
        </w:r>
        <w:r>
          <w:rPr>
            <w:noProof/>
            <w:webHidden/>
          </w:rPr>
          <w:instrText xml:space="preserve"> PAGEREF _Toc444285959 \h </w:instrText>
        </w:r>
        <w:r>
          <w:rPr>
            <w:noProof/>
            <w:webHidden/>
          </w:rPr>
        </w:r>
        <w:r>
          <w:rPr>
            <w:noProof/>
            <w:webHidden/>
          </w:rPr>
          <w:fldChar w:fldCharType="separate"/>
        </w:r>
        <w:r>
          <w:rPr>
            <w:noProof/>
            <w:webHidden/>
          </w:rPr>
          <w:t>88</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60" w:history="1">
        <w:r w:rsidRPr="00210F4F">
          <w:rPr>
            <w:rStyle w:val="Hyperlink"/>
            <w:noProof/>
          </w:rPr>
          <w:t>B.3</w:t>
        </w:r>
        <w:r>
          <w:rPr>
            <w:rFonts w:eastAsiaTheme="minorEastAsia" w:cstheme="minorBidi"/>
            <w:noProof/>
            <w:szCs w:val="22"/>
            <w:lang w:val="en-US" w:eastAsia="en-US"/>
          </w:rPr>
          <w:tab/>
        </w:r>
        <w:r w:rsidRPr="00210F4F">
          <w:rPr>
            <w:rStyle w:val="Hyperlink"/>
            <w:noProof/>
          </w:rPr>
          <w:t>Bus</w:t>
        </w:r>
        <w:r>
          <w:rPr>
            <w:noProof/>
            <w:webHidden/>
          </w:rPr>
          <w:tab/>
        </w:r>
        <w:r>
          <w:rPr>
            <w:noProof/>
            <w:webHidden/>
          </w:rPr>
          <w:fldChar w:fldCharType="begin"/>
        </w:r>
        <w:r>
          <w:rPr>
            <w:noProof/>
            <w:webHidden/>
          </w:rPr>
          <w:instrText xml:space="preserve"> PAGEREF _Toc444285960 \h </w:instrText>
        </w:r>
        <w:r>
          <w:rPr>
            <w:noProof/>
            <w:webHidden/>
          </w:rPr>
        </w:r>
        <w:r>
          <w:rPr>
            <w:noProof/>
            <w:webHidden/>
          </w:rPr>
          <w:fldChar w:fldCharType="separate"/>
        </w:r>
        <w:r>
          <w:rPr>
            <w:noProof/>
            <w:webHidden/>
          </w:rPr>
          <w:t>88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61" w:history="1">
        <w:r w:rsidRPr="00210F4F">
          <w:rPr>
            <w:rStyle w:val="Hyperlink"/>
            <w:noProof/>
          </w:rPr>
          <w:t>B.3.2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_Toc444285961 \h </w:instrText>
        </w:r>
        <w:r>
          <w:rPr>
            <w:noProof/>
            <w:webHidden/>
          </w:rPr>
        </w:r>
        <w:r>
          <w:rPr>
            <w:noProof/>
            <w:webHidden/>
          </w:rPr>
          <w:fldChar w:fldCharType="separate"/>
        </w:r>
        <w:r>
          <w:rPr>
            <w:noProof/>
            <w:webHidden/>
          </w:rPr>
          <w:t>88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62" w:history="1">
        <w:r w:rsidRPr="00210F4F">
          <w:rPr>
            <w:rStyle w:val="Hyperlink"/>
            <w:noProof/>
          </w:rPr>
          <w:t>B.3.3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_Toc444285962 \h </w:instrText>
        </w:r>
        <w:r>
          <w:rPr>
            <w:noProof/>
            <w:webHidden/>
          </w:rPr>
        </w:r>
        <w:r>
          <w:rPr>
            <w:noProof/>
            <w:webHidden/>
          </w:rPr>
          <w:fldChar w:fldCharType="separate"/>
        </w:r>
        <w:r>
          <w:rPr>
            <w:noProof/>
            <w:webHidden/>
          </w:rPr>
          <w:t>88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63" w:history="1">
        <w:r w:rsidRPr="00210F4F">
          <w:rPr>
            <w:rStyle w:val="Hyperlink"/>
            <w:noProof/>
          </w:rPr>
          <w:t>B.3.4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_Toc444285963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64" w:history="1">
        <w:r w:rsidRPr="00210F4F">
          <w:rPr>
            <w:rStyle w:val="Hyperlink"/>
            <w:noProof/>
          </w:rPr>
          <w:t>B.3.4.1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_Toc444285964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65" w:history="1">
        <w:r w:rsidRPr="00210F4F">
          <w:rPr>
            <w:rStyle w:val="Hyperlink"/>
            <w:noProof/>
          </w:rPr>
          <w:t>B.3.5</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_Toc444285965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66" w:history="1">
        <w:r w:rsidRPr="00210F4F">
          <w:rPr>
            <w:rStyle w:val="Hyperlink"/>
            <w:noProof/>
          </w:rPr>
          <w:t>B.3.5.1</w:t>
        </w:r>
        <w:r>
          <w:rPr>
            <w:rFonts w:eastAsiaTheme="minorEastAsia" w:cstheme="minorBidi"/>
            <w:noProof/>
            <w:szCs w:val="22"/>
            <w:lang w:val="en-US" w:eastAsia="en-US"/>
          </w:rPr>
          <w:tab/>
        </w:r>
        <w:r w:rsidRPr="00210F4F">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_Toc444285966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67" w:history="1">
        <w:r w:rsidRPr="00210F4F">
          <w:rPr>
            <w:rStyle w:val="Hyperlink"/>
            <w:noProof/>
          </w:rPr>
          <w:t>B.3.5.2</w:t>
        </w:r>
        <w:r>
          <w:rPr>
            <w:rFonts w:eastAsiaTheme="minorEastAsia" w:cstheme="minorBidi"/>
            <w:noProof/>
            <w:szCs w:val="22"/>
            <w:lang w:val="en-US" w:eastAsia="en-US"/>
          </w:rPr>
          <w:tab/>
        </w:r>
        <w:r w:rsidRPr="00210F4F">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_Toc444285967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68" w:history="1">
        <w:r w:rsidRPr="00210F4F">
          <w:rPr>
            <w:rStyle w:val="Hyperlink"/>
            <w:noProof/>
          </w:rPr>
          <w:t>B.3.5.3</w:t>
        </w:r>
        <w:r>
          <w:rPr>
            <w:rFonts w:eastAsiaTheme="minorEastAsia" w:cstheme="minorBidi"/>
            <w:noProof/>
            <w:szCs w:val="22"/>
            <w:lang w:val="en-US" w:eastAsia="en-US"/>
          </w:rPr>
          <w:tab/>
        </w:r>
        <w:r w:rsidRPr="00210F4F">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_Toc444285968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69" w:history="1">
        <w:r w:rsidRPr="00210F4F">
          <w:rPr>
            <w:rStyle w:val="Hyperlink"/>
            <w:noProof/>
          </w:rPr>
          <w:t>B.3.5.4</w:t>
        </w:r>
        <w:r>
          <w:rPr>
            <w:rFonts w:eastAsiaTheme="minorEastAsia" w:cstheme="minorBidi"/>
            <w:noProof/>
            <w:szCs w:val="22"/>
            <w:lang w:val="en-US" w:eastAsia="en-US"/>
          </w:rPr>
          <w:tab/>
        </w:r>
        <w:r w:rsidRPr="00210F4F">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_Toc444285969 \h </w:instrText>
        </w:r>
        <w:r>
          <w:rPr>
            <w:noProof/>
            <w:webHidden/>
          </w:rPr>
        </w:r>
        <w:r>
          <w:rPr>
            <w:noProof/>
            <w:webHidden/>
          </w:rPr>
          <w:fldChar w:fldCharType="separate"/>
        </w:r>
        <w:r>
          <w:rPr>
            <w:noProof/>
            <w:webHidden/>
          </w:rPr>
          <w:t>89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70" w:history="1">
        <w:r w:rsidRPr="00210F4F">
          <w:rPr>
            <w:rStyle w:val="Hyperlink"/>
            <w:noProof/>
          </w:rPr>
          <w:t>B.3.5.5</w:t>
        </w:r>
        <w:r>
          <w:rPr>
            <w:rFonts w:eastAsiaTheme="minorEastAsia" w:cstheme="minorBidi"/>
            <w:noProof/>
            <w:szCs w:val="22"/>
            <w:lang w:val="en-US" w:eastAsia="en-US"/>
          </w:rPr>
          <w:tab/>
        </w:r>
        <w:r w:rsidRPr="00210F4F">
          <w:rPr>
            <w:rStyle w:val="Hyperlink"/>
            <w:noProof/>
          </w:rPr>
          <w:t>public removeAllListenersOf(url: URL)  source</w:t>
        </w:r>
        <w:r>
          <w:rPr>
            <w:noProof/>
            <w:webHidden/>
          </w:rPr>
          <w:tab/>
        </w:r>
        <w:r>
          <w:rPr>
            <w:noProof/>
            <w:webHidden/>
          </w:rPr>
          <w:fldChar w:fldCharType="begin"/>
        </w:r>
        <w:r>
          <w:rPr>
            <w:noProof/>
            <w:webHidden/>
          </w:rPr>
          <w:instrText xml:space="preserve"> PAGEREF _Toc444285970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71" w:history="1">
        <w:r w:rsidRPr="00210F4F">
          <w:rPr>
            <w:rStyle w:val="Hyperlink"/>
            <w:noProof/>
          </w:rPr>
          <w:t>B.3.5.6</w:t>
        </w:r>
        <w:r>
          <w:rPr>
            <w:rFonts w:eastAsiaTheme="minorEastAsia" w:cstheme="minorBidi"/>
            <w:noProof/>
            <w:szCs w:val="22"/>
            <w:lang w:val="en-US" w:eastAsia="en-US"/>
          </w:rPr>
          <w:tab/>
        </w:r>
        <w:r w:rsidRPr="00210F4F">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_Toc444285971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72" w:history="1">
        <w:r w:rsidRPr="00210F4F">
          <w:rPr>
            <w:rStyle w:val="Hyperlink"/>
            <w:noProof/>
          </w:rPr>
          <w:t>B.4</w:t>
        </w:r>
        <w:r>
          <w:rPr>
            <w:rFonts w:eastAsiaTheme="minorEastAsia" w:cstheme="minorBidi"/>
            <w:noProof/>
            <w:szCs w:val="22"/>
            <w:lang w:val="en-US" w:eastAsia="en-US"/>
          </w:rPr>
          <w:tab/>
        </w:r>
        <w:r w:rsidRPr="00210F4F">
          <w:rPr>
            <w:rStyle w:val="Hyperlink"/>
            <w:noProof/>
          </w:rPr>
          <w:t>EventEmitter</w:t>
        </w:r>
        <w:r>
          <w:rPr>
            <w:noProof/>
            <w:webHidden/>
          </w:rPr>
          <w:tab/>
        </w:r>
        <w:r>
          <w:rPr>
            <w:noProof/>
            <w:webHidden/>
          </w:rPr>
          <w:fldChar w:fldCharType="begin"/>
        </w:r>
        <w:r>
          <w:rPr>
            <w:noProof/>
            <w:webHidden/>
          </w:rPr>
          <w:instrText xml:space="preserve"> PAGEREF _Toc444285972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73" w:history="1">
        <w:r w:rsidRPr="00210F4F">
          <w:rPr>
            <w:rStyle w:val="Hyperlink"/>
            <w:noProof/>
          </w:rPr>
          <w:t>B.4.2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_Toc444285973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74" w:history="1">
        <w:r w:rsidRPr="00210F4F">
          <w:rPr>
            <w:rStyle w:val="Hyperlink"/>
            <w:noProof/>
          </w:rPr>
          <w:t>B.4.3</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_Toc444285974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75" w:history="1">
        <w:r w:rsidRPr="00210F4F">
          <w:rPr>
            <w:rStyle w:val="Hyperlink"/>
            <w:noProof/>
          </w:rPr>
          <w:t>B.4.3.1</w:t>
        </w:r>
        <w:r>
          <w:rPr>
            <w:rFonts w:eastAsiaTheme="minorEastAsia" w:cstheme="minorBidi"/>
            <w:noProof/>
            <w:szCs w:val="22"/>
            <w:lang w:val="en-US" w:eastAsia="en-US"/>
          </w:rPr>
          <w:tab/>
        </w:r>
        <w:r w:rsidRPr="00210F4F">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_Toc444285975 \h </w:instrText>
        </w:r>
        <w:r>
          <w:rPr>
            <w:noProof/>
            <w:webHidden/>
          </w:rPr>
        </w:r>
        <w:r>
          <w:rPr>
            <w:noProof/>
            <w:webHidden/>
          </w:rPr>
          <w:fldChar w:fldCharType="separate"/>
        </w:r>
        <w:r>
          <w:rPr>
            <w:noProof/>
            <w:webHidden/>
          </w:rPr>
          <w:t>90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76" w:history="1">
        <w:r w:rsidRPr="00210F4F">
          <w:rPr>
            <w:rStyle w:val="Hyperlink"/>
            <w:noProof/>
          </w:rPr>
          <w:t>B.4.3.2</w:t>
        </w:r>
        <w:r>
          <w:rPr>
            <w:rFonts w:eastAsiaTheme="minorEastAsia" w:cstheme="minorBidi"/>
            <w:noProof/>
            <w:szCs w:val="22"/>
            <w:lang w:val="en-US" w:eastAsia="en-US"/>
          </w:rPr>
          <w:tab/>
        </w:r>
        <w:r w:rsidRPr="00210F4F">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_Toc444285976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77" w:history="1">
        <w:r w:rsidRPr="00210F4F">
          <w:rPr>
            <w:rStyle w:val="Hyperlink"/>
            <w:noProof/>
          </w:rPr>
          <w:t>B.5</w:t>
        </w:r>
        <w:r>
          <w:rPr>
            <w:rFonts w:eastAsiaTheme="minorEastAsia" w:cstheme="minorBidi"/>
            <w:noProof/>
            <w:szCs w:val="22"/>
            <w:lang w:val="en-US" w:eastAsia="en-US"/>
          </w:rPr>
          <w:tab/>
        </w:r>
        <w:r w:rsidRPr="00210F4F">
          <w:rPr>
            <w:rStyle w:val="Hyperlink"/>
            <w:noProof/>
          </w:rPr>
          <w:t>GlobalRegistryRecord</w:t>
        </w:r>
        <w:r>
          <w:rPr>
            <w:noProof/>
            <w:webHidden/>
          </w:rPr>
          <w:tab/>
        </w:r>
        <w:r>
          <w:rPr>
            <w:noProof/>
            <w:webHidden/>
          </w:rPr>
          <w:fldChar w:fldCharType="begin"/>
        </w:r>
        <w:r>
          <w:rPr>
            <w:noProof/>
            <w:webHidden/>
          </w:rPr>
          <w:instrText xml:space="preserve"> PAGEREF _Toc444285977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78" w:history="1">
        <w:r w:rsidRPr="00210F4F">
          <w:rPr>
            <w:rStyle w:val="Hyperlink"/>
            <w:noProof/>
          </w:rPr>
          <w:t>B.5.1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_Toc444285978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79" w:history="1">
        <w:r w:rsidRPr="00210F4F">
          <w:rPr>
            <w:rStyle w:val="Hyperlink"/>
            <w:noProof/>
          </w:rPr>
          <w:t>B.5.2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_Toc444285979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0" w:history="1">
        <w:r w:rsidRPr="00210F4F">
          <w:rPr>
            <w:rStyle w:val="Hyperlink"/>
            <w:noProof/>
          </w:rPr>
          <w:t>B.5.3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_Toc444285980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1" w:history="1">
        <w:r w:rsidRPr="00210F4F">
          <w:rPr>
            <w:rStyle w:val="Hyperlink"/>
            <w:noProof/>
          </w:rPr>
          <w:t>B.5.4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_Toc444285981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82" w:history="1">
        <w:r w:rsidRPr="00210F4F">
          <w:rPr>
            <w:rStyle w:val="Hyperlink"/>
            <w:noProof/>
          </w:rPr>
          <w:t>B.5.4.1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_Toc444285982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3" w:history="1">
        <w:r w:rsidRPr="00210F4F">
          <w:rPr>
            <w:rStyle w:val="Hyperlink"/>
            <w:noProof/>
          </w:rPr>
          <w:t>B.5.5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_Toc444285983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84" w:history="1">
        <w:r w:rsidRPr="00210F4F">
          <w:rPr>
            <w:rStyle w:val="Hyperlink"/>
            <w:noProof/>
          </w:rPr>
          <w:t>B.5.5.1</w:t>
        </w:r>
        <w:r>
          <w:rPr>
            <w:rFonts w:eastAsiaTheme="minorEastAsia" w:cstheme="minorBidi"/>
            <w:noProof/>
            <w:szCs w:val="22"/>
            <w:lang w:val="en-US" w:eastAsia="en-US"/>
          </w:rPr>
          <w:tab/>
        </w:r>
        <w:r w:rsidRPr="00210F4F">
          <w:rPr>
            <w:rStyle w:val="Hyperlink"/>
            <w:noProof/>
          </w:rPr>
          <w:t>public userIDs: *  source</w:t>
        </w:r>
        <w:r>
          <w:rPr>
            <w:noProof/>
            <w:webHidden/>
          </w:rPr>
          <w:tab/>
        </w:r>
        <w:r>
          <w:rPr>
            <w:noProof/>
            <w:webHidden/>
          </w:rPr>
          <w:fldChar w:fldCharType="begin"/>
        </w:r>
        <w:r>
          <w:rPr>
            <w:noProof/>
            <w:webHidden/>
          </w:rPr>
          <w:instrText xml:space="preserve"> PAGEREF _Toc444285984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5" w:history="1">
        <w:r w:rsidRPr="00210F4F">
          <w:rPr>
            <w:rStyle w:val="Hyperlink"/>
            <w:noProof/>
          </w:rPr>
          <w:t>B.5.6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_Toc444285985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86" w:history="1">
        <w:r w:rsidRPr="00210F4F">
          <w:rPr>
            <w:rStyle w:val="Hyperlink"/>
            <w:noProof/>
          </w:rPr>
          <w:t>B.5.6.1</w:t>
        </w:r>
        <w:r>
          <w:rPr>
            <w:rFonts w:eastAsiaTheme="minorEastAsia" w:cstheme="minorBidi"/>
            <w:noProof/>
            <w:szCs w:val="22"/>
            <w:lang w:val="en-US" w:eastAsia="en-US"/>
          </w:rPr>
          <w:tab/>
        </w:r>
        <w:r w:rsidRPr="00210F4F">
          <w:rPr>
            <w:rStyle w:val="Hyperlink"/>
            <w:noProof/>
          </w:rPr>
          <w:t>public getRecord(): Object  source</w:t>
        </w:r>
        <w:r>
          <w:rPr>
            <w:noProof/>
            <w:webHidden/>
          </w:rPr>
          <w:tab/>
        </w:r>
        <w:r>
          <w:rPr>
            <w:noProof/>
            <w:webHidden/>
          </w:rPr>
          <w:fldChar w:fldCharType="begin"/>
        </w:r>
        <w:r>
          <w:rPr>
            <w:noProof/>
            <w:webHidden/>
          </w:rPr>
          <w:instrText xml:space="preserve"> PAGEREF _Toc444285986 \h </w:instrText>
        </w:r>
        <w:r>
          <w:rPr>
            <w:noProof/>
            <w:webHidden/>
          </w:rPr>
        </w:r>
        <w:r>
          <w:rPr>
            <w:noProof/>
            <w:webHidden/>
          </w:rPr>
          <w:fldChar w:fldCharType="separate"/>
        </w:r>
        <w:r>
          <w:rPr>
            <w:noProof/>
            <w:webHidden/>
          </w:rPr>
          <w:t>91</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5987" w:history="1">
        <w:r w:rsidRPr="00210F4F">
          <w:rPr>
            <w:rStyle w:val="Hyperlink"/>
            <w:noProof/>
          </w:rPr>
          <w:t>B.6</w:t>
        </w:r>
        <w:r>
          <w:rPr>
            <w:rFonts w:eastAsiaTheme="minorEastAsia" w:cstheme="minorBidi"/>
            <w:noProof/>
            <w:szCs w:val="22"/>
            <w:lang w:val="en-US" w:eastAsia="en-US"/>
          </w:rPr>
          <w:tab/>
        </w:r>
        <w:r w:rsidRPr="00210F4F">
          <w:rPr>
            <w:rStyle w:val="Hyperlink"/>
            <w:noProof/>
          </w:rPr>
          <w:t>GraphConnector</w:t>
        </w:r>
        <w:r>
          <w:rPr>
            <w:noProof/>
            <w:webHidden/>
          </w:rPr>
          <w:tab/>
        </w:r>
        <w:r>
          <w:rPr>
            <w:noProof/>
            <w:webHidden/>
          </w:rPr>
          <w:fldChar w:fldCharType="begin"/>
        </w:r>
        <w:r>
          <w:rPr>
            <w:noProof/>
            <w:webHidden/>
          </w:rPr>
          <w:instrText xml:space="preserve"> PAGEREF _Toc444285987 \h </w:instrText>
        </w:r>
        <w:r>
          <w:rPr>
            <w:noProof/>
            <w:webHidden/>
          </w:rPr>
        </w:r>
        <w:r>
          <w:rPr>
            <w:noProof/>
            <w:webHidden/>
          </w:rPr>
          <w:fldChar w:fldCharType="separate"/>
        </w:r>
        <w:r>
          <w:rPr>
            <w:noProof/>
            <w:webHidden/>
          </w:rPr>
          <w:t>92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8" w:history="1">
        <w:r w:rsidRPr="00210F4F">
          <w:rPr>
            <w:rStyle w:val="Hyperlink"/>
            <w:noProof/>
          </w:rPr>
          <w:t>B.6.1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_Toc444285988 \h </w:instrText>
        </w:r>
        <w:r>
          <w:rPr>
            <w:noProof/>
            <w:webHidden/>
          </w:rPr>
        </w:r>
        <w:r>
          <w:rPr>
            <w:noProof/>
            <w:webHidden/>
          </w:rPr>
          <w:fldChar w:fldCharType="separate"/>
        </w:r>
        <w:r>
          <w:rPr>
            <w:noProof/>
            <w:webHidden/>
          </w:rPr>
          <w:t>92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89" w:history="1">
        <w:r w:rsidRPr="00210F4F">
          <w:rPr>
            <w:rStyle w:val="Hyperlink"/>
            <w:noProof/>
          </w:rPr>
          <w:t>B.6.2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_Toc444285989 \h </w:instrText>
        </w:r>
        <w:r>
          <w:rPr>
            <w:noProof/>
            <w:webHidden/>
          </w:rPr>
        </w:r>
        <w:r>
          <w:rPr>
            <w:noProof/>
            <w:webHidden/>
          </w:rPr>
          <w:fldChar w:fldCharType="separate"/>
        </w:r>
        <w:r>
          <w:rPr>
            <w:noProof/>
            <w:webHidden/>
          </w:rPr>
          <w:t>92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90" w:history="1">
        <w:r w:rsidRPr="00210F4F">
          <w:rPr>
            <w:rStyle w:val="Hyperlink"/>
            <w:noProof/>
          </w:rPr>
          <w:t>B.6.3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_Toc444285990 \h </w:instrText>
        </w:r>
        <w:r>
          <w:rPr>
            <w:noProof/>
            <w:webHidden/>
          </w:rPr>
        </w:r>
        <w:r>
          <w:rPr>
            <w:noProof/>
            <w:webHidden/>
          </w:rPr>
          <w:fldChar w:fldCharType="separate"/>
        </w:r>
        <w:r>
          <w:rPr>
            <w:noProof/>
            <w:webHidden/>
          </w:rPr>
          <w:t>92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91" w:history="1">
        <w:r w:rsidRPr="00210F4F">
          <w:rPr>
            <w:rStyle w:val="Hyperlink"/>
            <w:noProof/>
          </w:rPr>
          <w:t>B.6.4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_Toc444285991 \h </w:instrText>
        </w:r>
        <w:r>
          <w:rPr>
            <w:noProof/>
            <w:webHidden/>
          </w:rPr>
        </w:r>
        <w:r>
          <w:rPr>
            <w:noProof/>
            <w:webHidden/>
          </w:rPr>
          <w:fldChar w:fldCharType="separate"/>
        </w:r>
        <w:r>
          <w:rPr>
            <w:noProof/>
            <w:webHidden/>
          </w:rPr>
          <w:t>93</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2" w:history="1">
        <w:r w:rsidRPr="00210F4F">
          <w:rPr>
            <w:rStyle w:val="Hyperlink"/>
            <w:noProof/>
          </w:rPr>
          <w:t>B.6.4.1</w:t>
        </w:r>
        <w:r>
          <w:rPr>
            <w:rFonts w:eastAsiaTheme="minorEastAsia" w:cstheme="minorBidi"/>
            <w:noProof/>
            <w:szCs w:val="22"/>
            <w:lang w:val="en-US" w:eastAsia="en-US"/>
          </w:rPr>
          <w:tab/>
        </w:r>
        <w:r w:rsidRPr="00210F4F">
          <w:rPr>
            <w:rStyle w:val="Hyperlink"/>
            <w:noProof/>
          </w:rPr>
          <w:t>public constructor(HypertyRuntimeURL: string, MessageBus: messageBus)  source</w:t>
        </w:r>
        <w:r>
          <w:rPr>
            <w:noProof/>
            <w:webHidden/>
          </w:rPr>
          <w:tab/>
        </w:r>
        <w:r>
          <w:rPr>
            <w:noProof/>
            <w:webHidden/>
          </w:rPr>
          <w:fldChar w:fldCharType="begin"/>
        </w:r>
        <w:r>
          <w:rPr>
            <w:noProof/>
            <w:webHidden/>
          </w:rPr>
          <w:instrText xml:space="preserve"> PAGEREF _Toc444285992 \h </w:instrText>
        </w:r>
        <w:r>
          <w:rPr>
            <w:noProof/>
            <w:webHidden/>
          </w:rPr>
        </w:r>
        <w:r>
          <w:rPr>
            <w:noProof/>
            <w:webHidden/>
          </w:rPr>
          <w:fldChar w:fldCharType="separate"/>
        </w:r>
        <w:r>
          <w:rPr>
            <w:noProof/>
            <w:webHidden/>
          </w:rPr>
          <w:t>93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5993" w:history="1">
        <w:r w:rsidRPr="00210F4F">
          <w:rPr>
            <w:rStyle w:val="Hyperlink"/>
            <w:noProof/>
          </w:rPr>
          <w:t>B.6.5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_Toc444285993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4" w:history="1">
        <w:r w:rsidRPr="00210F4F">
          <w:rPr>
            <w:rStyle w:val="Hyperlink"/>
            <w:noProof/>
          </w:rPr>
          <w:t>B.6.5.1</w:t>
        </w:r>
        <w:r>
          <w:rPr>
            <w:rFonts w:eastAsiaTheme="minorEastAsia" w:cstheme="minorBidi"/>
            <w:noProof/>
            <w:szCs w:val="22"/>
            <w:lang w:val="en-US" w:eastAsia="en-US"/>
          </w:rPr>
          <w:tab/>
        </w:r>
        <w:r w:rsidRPr="00210F4F">
          <w:rPr>
            <w:rStyle w:val="Hyperlink"/>
            <w:noProof/>
          </w:rPr>
          <w:t>public contacts: *  source</w:t>
        </w:r>
        <w:r>
          <w:rPr>
            <w:noProof/>
            <w:webHidden/>
          </w:rPr>
          <w:tab/>
        </w:r>
        <w:r>
          <w:rPr>
            <w:noProof/>
            <w:webHidden/>
          </w:rPr>
          <w:fldChar w:fldCharType="begin"/>
        </w:r>
        <w:r>
          <w:rPr>
            <w:noProof/>
            <w:webHidden/>
          </w:rPr>
          <w:instrText xml:space="preserve"> PAGEREF _Toc444285994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5" w:history="1">
        <w:r w:rsidRPr="00210F4F">
          <w:rPr>
            <w:rStyle w:val="Hyperlink"/>
            <w:noProof/>
          </w:rPr>
          <w:t>B.6.5.2</w:t>
        </w:r>
        <w:r>
          <w:rPr>
            <w:rFonts w:eastAsiaTheme="minorEastAsia" w:cstheme="minorBidi"/>
            <w:noProof/>
            <w:szCs w:val="22"/>
            <w:lang w:val="en-US" w:eastAsia="en-US"/>
          </w:rPr>
          <w:tab/>
        </w:r>
        <w:r w:rsidRPr="00210F4F">
          <w:rPr>
            <w:rStyle w:val="Hyperlink"/>
            <w:noProof/>
          </w:rPr>
          <w:t>public contactsBloomFilter1Hop: *  source</w:t>
        </w:r>
        <w:r>
          <w:rPr>
            <w:noProof/>
            <w:webHidden/>
          </w:rPr>
          <w:tab/>
        </w:r>
        <w:r>
          <w:rPr>
            <w:noProof/>
            <w:webHidden/>
          </w:rPr>
          <w:fldChar w:fldCharType="begin"/>
        </w:r>
        <w:r>
          <w:rPr>
            <w:noProof/>
            <w:webHidden/>
          </w:rPr>
          <w:instrText xml:space="preserve"> PAGEREF _Toc444285995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6" w:history="1">
        <w:r w:rsidRPr="00210F4F">
          <w:rPr>
            <w:rStyle w:val="Hyperlink"/>
            <w:noProof/>
          </w:rPr>
          <w:t>B.6.5.3</w:t>
        </w:r>
        <w:r>
          <w:rPr>
            <w:rFonts w:eastAsiaTheme="minorEastAsia" w:cstheme="minorBidi"/>
            <w:noProof/>
            <w:szCs w:val="22"/>
            <w:lang w:val="en-US" w:eastAsia="en-US"/>
          </w:rPr>
          <w:tab/>
        </w:r>
        <w:r w:rsidRPr="00210F4F">
          <w:rPr>
            <w:rStyle w:val="Hyperlink"/>
            <w:noProof/>
          </w:rPr>
          <w:t>public globalRegistryRecord: *  source</w:t>
        </w:r>
        <w:r>
          <w:rPr>
            <w:noProof/>
            <w:webHidden/>
          </w:rPr>
          <w:tab/>
        </w:r>
        <w:r>
          <w:rPr>
            <w:noProof/>
            <w:webHidden/>
          </w:rPr>
          <w:fldChar w:fldCharType="begin"/>
        </w:r>
        <w:r>
          <w:rPr>
            <w:noProof/>
            <w:webHidden/>
          </w:rPr>
          <w:instrText xml:space="preserve"> PAGEREF _Toc444285996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7" w:history="1">
        <w:r w:rsidRPr="00210F4F">
          <w:rPr>
            <w:rStyle w:val="Hyperlink"/>
            <w:noProof/>
          </w:rPr>
          <w:t>B.6.5.4</w:t>
        </w:r>
        <w:r>
          <w:rPr>
            <w:rFonts w:eastAsiaTheme="minorEastAsia" w:cstheme="minorBidi"/>
            <w:noProof/>
            <w:szCs w:val="22"/>
            <w:lang w:val="en-US" w:eastAsia="en-US"/>
          </w:rPr>
          <w:tab/>
        </w:r>
        <w:r w:rsidRPr="00210F4F">
          <w:rPr>
            <w:rStyle w:val="Hyperlink"/>
            <w:noProof/>
          </w:rPr>
          <w:t>public groups: *  source</w:t>
        </w:r>
        <w:r>
          <w:rPr>
            <w:noProof/>
            <w:webHidden/>
          </w:rPr>
          <w:tab/>
        </w:r>
        <w:r>
          <w:rPr>
            <w:noProof/>
            <w:webHidden/>
          </w:rPr>
          <w:fldChar w:fldCharType="begin"/>
        </w:r>
        <w:r>
          <w:rPr>
            <w:noProof/>
            <w:webHidden/>
          </w:rPr>
          <w:instrText xml:space="preserve"> PAGEREF _Toc444285997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8" w:history="1">
        <w:r w:rsidRPr="00210F4F">
          <w:rPr>
            <w:rStyle w:val="Hyperlink"/>
            <w:noProof/>
          </w:rPr>
          <w:t>B.6.5.5</w:t>
        </w:r>
        <w:r>
          <w:rPr>
            <w:rFonts w:eastAsiaTheme="minorEastAsia" w:cstheme="minorBidi"/>
            <w:noProof/>
            <w:szCs w:val="22"/>
            <w:lang w:val="en-US" w:eastAsia="en-US"/>
          </w:rPr>
          <w:tab/>
        </w:r>
        <w:r w:rsidRPr="00210F4F">
          <w:rPr>
            <w:rStyle w:val="Hyperlink"/>
            <w:noProof/>
          </w:rPr>
          <w:t>public lastCalculationBloomFilter1Hop: *  source</w:t>
        </w:r>
        <w:r>
          <w:rPr>
            <w:noProof/>
            <w:webHidden/>
          </w:rPr>
          <w:tab/>
        </w:r>
        <w:r>
          <w:rPr>
            <w:noProof/>
            <w:webHidden/>
          </w:rPr>
          <w:fldChar w:fldCharType="begin"/>
        </w:r>
        <w:r>
          <w:rPr>
            <w:noProof/>
            <w:webHidden/>
          </w:rPr>
          <w:instrText xml:space="preserve"> PAGEREF _Toc444285998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5999" w:history="1">
        <w:r w:rsidRPr="00210F4F">
          <w:rPr>
            <w:rStyle w:val="Hyperlink"/>
            <w:noProof/>
          </w:rPr>
          <w:t>B.6.5.6</w:t>
        </w:r>
        <w:r>
          <w:rPr>
            <w:rFonts w:eastAsiaTheme="minorEastAsia" w:cstheme="minorBidi"/>
            <w:noProof/>
            <w:szCs w:val="22"/>
            <w:lang w:val="en-US" w:eastAsia="en-US"/>
          </w:rPr>
          <w:tab/>
        </w:r>
        <w:r w:rsidRPr="00210F4F">
          <w:rPr>
            <w:rStyle w:val="Hyperlink"/>
            <w:noProof/>
          </w:rPr>
          <w:t>public get messageBus(messageBus: MessageBus): *  source</w:t>
        </w:r>
        <w:r>
          <w:rPr>
            <w:noProof/>
            <w:webHidden/>
          </w:rPr>
          <w:tab/>
        </w:r>
        <w:r>
          <w:rPr>
            <w:noProof/>
            <w:webHidden/>
          </w:rPr>
          <w:fldChar w:fldCharType="begin"/>
        </w:r>
        <w:r>
          <w:rPr>
            <w:noProof/>
            <w:webHidden/>
          </w:rPr>
          <w:instrText xml:space="preserve"> PAGEREF _Toc444285999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0" w:history="1">
        <w:r w:rsidRPr="00210F4F">
          <w:rPr>
            <w:rStyle w:val="Hyperlink"/>
            <w:noProof/>
          </w:rPr>
          <w:t>B.6.5.7</w:t>
        </w:r>
        <w:r>
          <w:rPr>
            <w:rFonts w:eastAsiaTheme="minorEastAsia" w:cstheme="minorBidi"/>
            <w:noProof/>
            <w:szCs w:val="22"/>
            <w:lang w:val="en-US" w:eastAsia="en-US"/>
          </w:rPr>
          <w:tab/>
        </w:r>
        <w:r w:rsidRPr="00210F4F">
          <w:rPr>
            <w:rStyle w:val="Hyperlink"/>
            <w:noProof/>
          </w:rPr>
          <w:t>public set messageBus(messageBus: MessageBus): *  source</w:t>
        </w:r>
        <w:r>
          <w:rPr>
            <w:noProof/>
            <w:webHidden/>
          </w:rPr>
          <w:tab/>
        </w:r>
        <w:r>
          <w:rPr>
            <w:noProof/>
            <w:webHidden/>
          </w:rPr>
          <w:fldChar w:fldCharType="begin"/>
        </w:r>
        <w:r>
          <w:rPr>
            <w:noProof/>
            <w:webHidden/>
          </w:rPr>
          <w:instrText xml:space="preserve"> PAGEREF _Toc444286000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01" w:history="1">
        <w:r w:rsidRPr="00210F4F">
          <w:rPr>
            <w:rStyle w:val="Hyperlink"/>
            <w:noProof/>
          </w:rPr>
          <w:t>B.6.6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_Toc444286001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2" w:history="1">
        <w:r w:rsidRPr="00210F4F">
          <w:rPr>
            <w:rStyle w:val="Hyperlink"/>
            <w:noProof/>
          </w:rPr>
          <w:t>B.6.6.1</w:t>
        </w:r>
        <w:r>
          <w:rPr>
            <w:rFonts w:eastAsiaTheme="minorEastAsia" w:cstheme="minorBidi"/>
            <w:noProof/>
            <w:szCs w:val="22"/>
            <w:lang w:val="en-US" w:eastAsia="en-US"/>
          </w:rPr>
          <w:tab/>
        </w:r>
        <w:r w:rsidRPr="00210F4F">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_Toc444286002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3" w:history="1">
        <w:r w:rsidRPr="00210F4F">
          <w:rPr>
            <w:rStyle w:val="Hyperlink"/>
            <w:noProof/>
          </w:rPr>
          <w:t>B.6.6.2</w:t>
        </w:r>
        <w:r>
          <w:rPr>
            <w:rFonts w:eastAsiaTheme="minorEastAsia" w:cstheme="minorBidi"/>
            <w:noProof/>
            <w:szCs w:val="22"/>
            <w:lang w:val="en-US" w:eastAsia="en-US"/>
          </w:rPr>
          <w:tab/>
        </w:r>
        <w:r w:rsidRPr="00210F4F">
          <w:rPr>
            <w:rStyle w:val="Hyperlink"/>
            <w:noProof/>
          </w:rPr>
          <w:t>public addUserID(userID: string)  source</w:t>
        </w:r>
        <w:r>
          <w:rPr>
            <w:noProof/>
            <w:webHidden/>
          </w:rPr>
          <w:tab/>
        </w:r>
        <w:r>
          <w:rPr>
            <w:noProof/>
            <w:webHidden/>
          </w:rPr>
          <w:fldChar w:fldCharType="begin"/>
        </w:r>
        <w:r>
          <w:rPr>
            <w:noProof/>
            <w:webHidden/>
          </w:rPr>
          <w:instrText xml:space="preserve"> PAGEREF _Toc444286003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4" w:history="1">
        <w:r w:rsidRPr="00210F4F">
          <w:rPr>
            <w:rStyle w:val="Hyperlink"/>
            <w:noProof/>
          </w:rPr>
          <w:t>B.6.6.3</w:t>
        </w:r>
        <w:r>
          <w:rPr>
            <w:rFonts w:eastAsiaTheme="minorEastAsia" w:cstheme="minorBidi"/>
            <w:noProof/>
            <w:szCs w:val="22"/>
            <w:lang w:val="en-US" w:eastAsia="en-US"/>
          </w:rPr>
          <w:tab/>
        </w:r>
        <w:r w:rsidRPr="00210F4F">
          <w:rPr>
            <w:rStyle w:val="Hyperlink"/>
            <w:noProof/>
          </w:rPr>
          <w:t>public calculateBloomFilter1Hop()  source</w:t>
        </w:r>
        <w:r>
          <w:rPr>
            <w:noProof/>
            <w:webHidden/>
          </w:rPr>
          <w:tab/>
        </w:r>
        <w:r>
          <w:rPr>
            <w:noProof/>
            <w:webHidden/>
          </w:rPr>
          <w:fldChar w:fldCharType="begin"/>
        </w:r>
        <w:r>
          <w:rPr>
            <w:noProof/>
            <w:webHidden/>
          </w:rPr>
          <w:instrText xml:space="preserve"> PAGEREF _Toc444286004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5" w:history="1">
        <w:r w:rsidRPr="00210F4F">
          <w:rPr>
            <w:rStyle w:val="Hyperlink"/>
            <w:noProof/>
          </w:rPr>
          <w:t>B.6.6.4</w:t>
        </w:r>
        <w:r>
          <w:rPr>
            <w:rFonts w:eastAsiaTheme="minorEastAsia" w:cstheme="minorBidi"/>
            <w:noProof/>
            <w:szCs w:val="22"/>
            <w:lang w:val="en-US" w:eastAsia="en-US"/>
          </w:rPr>
          <w:tab/>
        </w:r>
        <w:r w:rsidRPr="00210F4F">
          <w:rPr>
            <w:rStyle w:val="Hyperlink"/>
            <w:noProof/>
          </w:rPr>
          <w:t>public checkGUID(guid: string): array  source</w:t>
        </w:r>
        <w:r>
          <w:rPr>
            <w:noProof/>
            <w:webHidden/>
          </w:rPr>
          <w:tab/>
        </w:r>
        <w:r>
          <w:rPr>
            <w:noProof/>
            <w:webHidden/>
          </w:rPr>
          <w:fldChar w:fldCharType="begin"/>
        </w:r>
        <w:r>
          <w:rPr>
            <w:noProof/>
            <w:webHidden/>
          </w:rPr>
          <w:instrText xml:space="preserve"> PAGEREF _Toc444286005 \h </w:instrText>
        </w:r>
        <w:r>
          <w:rPr>
            <w:noProof/>
            <w:webHidden/>
          </w:rPr>
        </w:r>
        <w:r>
          <w:rPr>
            <w:noProof/>
            <w:webHidden/>
          </w:rPr>
          <w:fldChar w:fldCharType="separate"/>
        </w:r>
        <w:r>
          <w:rPr>
            <w:noProof/>
            <w:webHidden/>
          </w:rPr>
          <w:t>94</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6" w:history="1">
        <w:r w:rsidRPr="00210F4F">
          <w:rPr>
            <w:rStyle w:val="Hyperlink"/>
            <w:noProof/>
          </w:rPr>
          <w:t>B.6.6.5</w:t>
        </w:r>
        <w:r>
          <w:rPr>
            <w:rFonts w:eastAsiaTheme="minorEastAsia" w:cstheme="minorBidi"/>
            <w:noProof/>
            <w:szCs w:val="22"/>
            <w:lang w:val="en-US" w:eastAsia="en-US"/>
          </w:rPr>
          <w:tab/>
        </w:r>
        <w:r w:rsidRPr="00210F4F">
          <w:rPr>
            <w:rStyle w:val="Hyperlink"/>
            <w:noProof/>
          </w:rPr>
          <w:t>public generateGUID(): string  source</w:t>
        </w:r>
        <w:r>
          <w:rPr>
            <w:noProof/>
            <w:webHidden/>
          </w:rPr>
          <w:tab/>
        </w:r>
        <w:r>
          <w:rPr>
            <w:noProof/>
            <w:webHidden/>
          </w:rPr>
          <w:fldChar w:fldCharType="begin"/>
        </w:r>
        <w:r>
          <w:rPr>
            <w:noProof/>
            <w:webHidden/>
          </w:rPr>
          <w:instrText xml:space="preserve"> PAGEREF _Toc444286006 \h </w:instrText>
        </w:r>
        <w:r>
          <w:rPr>
            <w:noProof/>
            <w:webHidden/>
          </w:rPr>
        </w:r>
        <w:r>
          <w:rPr>
            <w:noProof/>
            <w:webHidden/>
          </w:rPr>
          <w:fldChar w:fldCharType="separate"/>
        </w:r>
        <w:r>
          <w:rPr>
            <w:noProof/>
            <w:webHidden/>
          </w:rPr>
          <w:t>95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7" w:history="1">
        <w:r w:rsidRPr="00210F4F">
          <w:rPr>
            <w:rStyle w:val="Hyperlink"/>
            <w:noProof/>
          </w:rPr>
          <w:t>B.6.6.6</w:t>
        </w:r>
        <w:r>
          <w:rPr>
            <w:rFonts w:eastAsiaTheme="minorEastAsia" w:cstheme="minorBidi"/>
            <w:noProof/>
            <w:szCs w:val="22"/>
            <w:lang w:val="en-US" w:eastAsia="en-US"/>
          </w:rPr>
          <w:tab/>
        </w:r>
        <w:r w:rsidRPr="00210F4F">
          <w:rPr>
            <w:rStyle w:val="Hyperlink"/>
            <w:noProof/>
          </w:rPr>
          <w:t>public getContact(name: string): array  source</w:t>
        </w:r>
        <w:r>
          <w:rPr>
            <w:noProof/>
            <w:webHidden/>
          </w:rPr>
          <w:tab/>
        </w:r>
        <w:r>
          <w:rPr>
            <w:noProof/>
            <w:webHidden/>
          </w:rPr>
          <w:fldChar w:fldCharType="begin"/>
        </w:r>
        <w:r>
          <w:rPr>
            <w:noProof/>
            <w:webHidden/>
          </w:rPr>
          <w:instrText xml:space="preserve"> PAGEREF _Toc444286007 \h </w:instrText>
        </w:r>
        <w:r>
          <w:rPr>
            <w:noProof/>
            <w:webHidden/>
          </w:rPr>
        </w:r>
        <w:r>
          <w:rPr>
            <w:noProof/>
            <w:webHidden/>
          </w:rPr>
          <w:fldChar w:fldCharType="separate"/>
        </w:r>
        <w:r>
          <w:rPr>
            <w:noProof/>
            <w:webHidden/>
          </w:rPr>
          <w:t>95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8" w:history="1">
        <w:r w:rsidRPr="00210F4F">
          <w:rPr>
            <w:rStyle w:val="Hyperlink"/>
            <w:noProof/>
          </w:rPr>
          <w:t>B.6.6.7</w:t>
        </w:r>
        <w:r>
          <w:rPr>
            <w:rFonts w:eastAsiaTheme="minorEastAsia" w:cstheme="minorBidi"/>
            <w:noProof/>
            <w:szCs w:val="22"/>
            <w:lang w:val="en-US" w:eastAsia="en-US"/>
          </w:rPr>
          <w:tab/>
        </w:r>
        <w:r w:rsidRPr="00210F4F">
          <w:rPr>
            <w:rStyle w:val="Hyperlink"/>
            <w:noProof/>
          </w:rPr>
          <w:t>public queryGlobalRegistry(guid: string): Promise  source</w:t>
        </w:r>
        <w:r>
          <w:rPr>
            <w:noProof/>
            <w:webHidden/>
          </w:rPr>
          <w:tab/>
        </w:r>
        <w:r>
          <w:rPr>
            <w:noProof/>
            <w:webHidden/>
          </w:rPr>
          <w:fldChar w:fldCharType="begin"/>
        </w:r>
        <w:r>
          <w:rPr>
            <w:noProof/>
            <w:webHidden/>
          </w:rPr>
          <w:instrText xml:space="preserve"> PAGEREF _Toc444286008 \h </w:instrText>
        </w:r>
        <w:r>
          <w:rPr>
            <w:noProof/>
            <w:webHidden/>
          </w:rPr>
        </w:r>
        <w:r>
          <w:rPr>
            <w:noProof/>
            <w:webHidden/>
          </w:rPr>
          <w:fldChar w:fldCharType="separate"/>
        </w:r>
        <w:r>
          <w:rPr>
            <w:noProof/>
            <w:webHidden/>
          </w:rPr>
          <w:t>95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09" w:history="1">
        <w:r w:rsidRPr="00210F4F">
          <w:rPr>
            <w:rStyle w:val="Hyperlink"/>
            <w:noProof/>
          </w:rPr>
          <w:t>B.6.6.8</w:t>
        </w:r>
        <w:r>
          <w:rPr>
            <w:rFonts w:eastAsiaTheme="minorEastAsia" w:cstheme="minorBidi"/>
            <w:noProof/>
            <w:szCs w:val="22"/>
            <w:lang w:val="en-US" w:eastAsia="en-US"/>
          </w:rPr>
          <w:tab/>
        </w:r>
        <w:r w:rsidRPr="00210F4F">
          <w:rPr>
            <w:rStyle w:val="Hyperlink"/>
            <w:noProof/>
          </w:rPr>
          <w:t>public removeContact(guid: string)  source</w:t>
        </w:r>
        <w:r>
          <w:rPr>
            <w:noProof/>
            <w:webHidden/>
          </w:rPr>
          <w:tab/>
        </w:r>
        <w:r>
          <w:rPr>
            <w:noProof/>
            <w:webHidden/>
          </w:rPr>
          <w:fldChar w:fldCharType="begin"/>
        </w:r>
        <w:r>
          <w:rPr>
            <w:noProof/>
            <w:webHidden/>
          </w:rPr>
          <w:instrText xml:space="preserve"> PAGEREF _Toc444286009 \h </w:instrText>
        </w:r>
        <w:r>
          <w:rPr>
            <w:noProof/>
            <w:webHidden/>
          </w:rPr>
        </w:r>
        <w:r>
          <w:rPr>
            <w:noProof/>
            <w:webHidden/>
          </w:rPr>
          <w:fldChar w:fldCharType="separate"/>
        </w:r>
        <w:r>
          <w:rPr>
            <w:noProof/>
            <w:webHidden/>
          </w:rPr>
          <w:t>95</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10" w:history="1">
        <w:r w:rsidRPr="00210F4F">
          <w:rPr>
            <w:rStyle w:val="Hyperlink"/>
            <w:noProof/>
          </w:rPr>
          <w:t>B.6.6.9</w:t>
        </w:r>
        <w:r>
          <w:rPr>
            <w:rFonts w:eastAsiaTheme="minorEastAsia" w:cstheme="minorBidi"/>
            <w:noProof/>
            <w:szCs w:val="22"/>
            <w:lang w:val="en-US" w:eastAsia="en-US"/>
          </w:rPr>
          <w:tab/>
        </w:r>
        <w:r w:rsidRPr="00210F4F">
          <w:rPr>
            <w:rStyle w:val="Hyperlink"/>
            <w:noProof/>
          </w:rPr>
          <w:t>public removeUserID(userID: string)  source</w:t>
        </w:r>
        <w:r>
          <w:rPr>
            <w:noProof/>
            <w:webHidden/>
          </w:rPr>
          <w:tab/>
        </w:r>
        <w:r>
          <w:rPr>
            <w:noProof/>
            <w:webHidden/>
          </w:rPr>
          <w:fldChar w:fldCharType="begin"/>
        </w:r>
        <w:r>
          <w:rPr>
            <w:noProof/>
            <w:webHidden/>
          </w:rPr>
          <w:instrText xml:space="preserve"> PAGEREF _Toc444286010 \h </w:instrText>
        </w:r>
        <w:r>
          <w:rPr>
            <w:noProof/>
            <w:webHidden/>
          </w:rPr>
        </w:r>
        <w:r>
          <w:rPr>
            <w:noProof/>
            <w:webHidden/>
          </w:rPr>
          <w:fldChar w:fldCharType="separate"/>
        </w:r>
        <w:r>
          <w:rPr>
            <w:noProof/>
            <w:webHidden/>
          </w:rPr>
          <w:t>95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11" w:history="1">
        <w:r w:rsidRPr="00210F4F">
          <w:rPr>
            <w:rStyle w:val="Hyperlink"/>
            <w:noProof/>
          </w:rPr>
          <w:t>B.6.6.10</w:t>
        </w:r>
        <w:r>
          <w:rPr>
            <w:rFonts w:eastAsiaTheme="minorEastAsia" w:cstheme="minorBidi"/>
            <w:noProof/>
            <w:szCs w:val="22"/>
            <w:lang w:val="en-US" w:eastAsia="en-US"/>
          </w:rPr>
          <w:tab/>
        </w:r>
        <w:r w:rsidRPr="00210F4F">
          <w:rPr>
            <w:rStyle w:val="Hyperlink"/>
            <w:noProof/>
          </w:rPr>
          <w:t>public sendGlobalRegistryRecord(jwt: string): Propmise  source</w:t>
        </w:r>
        <w:r>
          <w:rPr>
            <w:noProof/>
            <w:webHidden/>
          </w:rPr>
          <w:tab/>
        </w:r>
        <w:r>
          <w:rPr>
            <w:noProof/>
            <w:webHidden/>
          </w:rPr>
          <w:fldChar w:fldCharType="begin"/>
        </w:r>
        <w:r>
          <w:rPr>
            <w:noProof/>
            <w:webHidden/>
          </w:rPr>
          <w:instrText xml:space="preserve"> PAGEREF _Toc444286011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12" w:history="1">
        <w:r w:rsidRPr="00210F4F">
          <w:rPr>
            <w:rStyle w:val="Hyperlink"/>
            <w:noProof/>
          </w:rPr>
          <w:t>B.6.6.11</w:t>
        </w:r>
        <w:r>
          <w:rPr>
            <w:rFonts w:eastAsiaTheme="minorEastAsia" w:cstheme="minorBidi"/>
            <w:noProof/>
            <w:szCs w:val="22"/>
            <w:lang w:val="en-US" w:eastAsia="en-US"/>
          </w:rPr>
          <w:tab/>
        </w:r>
        <w:r w:rsidRPr="00210F4F">
          <w:rPr>
            <w:rStyle w:val="Hyperlink"/>
            <w:noProof/>
          </w:rPr>
          <w:t>public signGlobalRegistryRecord(): string  source</w:t>
        </w:r>
        <w:r>
          <w:rPr>
            <w:noProof/>
            <w:webHidden/>
          </w:rPr>
          <w:tab/>
        </w:r>
        <w:r>
          <w:rPr>
            <w:noProof/>
            <w:webHidden/>
          </w:rPr>
          <w:fldChar w:fldCharType="begin"/>
        </w:r>
        <w:r>
          <w:rPr>
            <w:noProof/>
            <w:webHidden/>
          </w:rPr>
          <w:instrText xml:space="preserve"> PAGEREF _Toc444286012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13" w:history="1">
        <w:r w:rsidRPr="00210F4F">
          <w:rPr>
            <w:rStyle w:val="Hyperlink"/>
            <w:noProof/>
          </w:rPr>
          <w:t>B.6.6.12</w:t>
        </w:r>
        <w:r>
          <w:rPr>
            <w:rFonts w:eastAsiaTheme="minorEastAsia" w:cstheme="minorBidi"/>
            <w:noProof/>
            <w:szCs w:val="22"/>
            <w:lang w:val="en-US" w:eastAsia="en-US"/>
          </w:rPr>
          <w:tab/>
        </w:r>
        <w:r w:rsidRPr="00210F4F">
          <w:rPr>
            <w:rStyle w:val="Hyperlink"/>
            <w:noProof/>
          </w:rPr>
          <w:t>public useGUID(mnemonicAndSalt: string): Promise  source</w:t>
        </w:r>
        <w:r>
          <w:rPr>
            <w:noProof/>
            <w:webHidden/>
          </w:rPr>
          <w:tab/>
        </w:r>
        <w:r>
          <w:rPr>
            <w:noProof/>
            <w:webHidden/>
          </w:rPr>
          <w:fldChar w:fldCharType="begin"/>
        </w:r>
        <w:r>
          <w:rPr>
            <w:noProof/>
            <w:webHidden/>
          </w:rPr>
          <w:instrText xml:space="preserve"> PAGEREF _Toc444286013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14" w:history="1">
        <w:r w:rsidRPr="00210F4F">
          <w:rPr>
            <w:rStyle w:val="Hyperlink"/>
            <w:noProof/>
          </w:rPr>
          <w:t>B.7</w:t>
        </w:r>
        <w:r>
          <w:rPr>
            <w:rFonts w:eastAsiaTheme="minorEastAsia" w:cstheme="minorBidi"/>
            <w:noProof/>
            <w:szCs w:val="22"/>
            <w:lang w:val="en-US" w:eastAsia="en-US"/>
          </w:rPr>
          <w:tab/>
        </w:r>
        <w:r w:rsidRPr="00210F4F">
          <w:rPr>
            <w:rStyle w:val="Hyperlink"/>
            <w:noProof/>
          </w:rPr>
          <w:t>GraphConnectorContactData</w:t>
        </w:r>
        <w:r>
          <w:rPr>
            <w:noProof/>
            <w:webHidden/>
          </w:rPr>
          <w:tab/>
        </w:r>
        <w:r>
          <w:rPr>
            <w:noProof/>
            <w:webHidden/>
          </w:rPr>
          <w:fldChar w:fldCharType="begin"/>
        </w:r>
        <w:r>
          <w:rPr>
            <w:noProof/>
            <w:webHidden/>
          </w:rPr>
          <w:instrText xml:space="preserve"> PAGEREF _Toc444286014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15" w:history="1">
        <w:r w:rsidRPr="00210F4F">
          <w:rPr>
            <w:rStyle w:val="Hyperlink"/>
            <w:noProof/>
          </w:rPr>
          <w:t>B.7.1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_Toc444286015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16" w:history="1">
        <w:r w:rsidRPr="00210F4F">
          <w:rPr>
            <w:rStyle w:val="Hyperlink"/>
            <w:noProof/>
          </w:rPr>
          <w:t>B.7.2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_Toc444286016 \h </w:instrText>
        </w:r>
        <w:r>
          <w:rPr>
            <w:noProof/>
            <w:webHidden/>
          </w:rPr>
        </w:r>
        <w:r>
          <w:rPr>
            <w:noProof/>
            <w:webHidden/>
          </w:rPr>
          <w:fldChar w:fldCharType="separate"/>
        </w:r>
        <w:r>
          <w:rPr>
            <w:noProof/>
            <w:webHidden/>
          </w:rPr>
          <w:t>96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17" w:history="1">
        <w:r w:rsidRPr="00210F4F">
          <w:rPr>
            <w:rStyle w:val="Hyperlink"/>
            <w:noProof/>
          </w:rPr>
          <w:t>B.7.3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_Toc444286017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18" w:history="1">
        <w:r w:rsidRPr="00210F4F">
          <w:rPr>
            <w:rStyle w:val="Hyperlink"/>
            <w:noProof/>
          </w:rPr>
          <w:t>B.7.3.1</w:t>
        </w:r>
        <w:r>
          <w:rPr>
            <w:rFonts w:eastAsiaTheme="minorEastAsia" w:cstheme="minorBidi"/>
            <w:noProof/>
            <w:szCs w:val="22"/>
            <w:lang w:val="en-US" w:eastAsia="en-US"/>
          </w:rPr>
          <w:tab/>
        </w:r>
        <w:r w:rsidRPr="00210F4F">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_Toc444286018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19" w:history="1">
        <w:r w:rsidRPr="00210F4F">
          <w:rPr>
            <w:rStyle w:val="Hyperlink"/>
            <w:noProof/>
          </w:rPr>
          <w:t>B.7.4</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_Toc444286019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0" w:history="1">
        <w:r w:rsidRPr="00210F4F">
          <w:rPr>
            <w:rStyle w:val="Hyperlink"/>
            <w:noProof/>
          </w:rPr>
          <w:t>B.7.4.1</w:t>
        </w:r>
        <w:r>
          <w:rPr>
            <w:rFonts w:eastAsiaTheme="minorEastAsia" w:cstheme="minorBidi"/>
            <w:noProof/>
            <w:szCs w:val="22"/>
            <w:lang w:val="en-US" w:eastAsia="en-US"/>
          </w:rPr>
          <w:tab/>
        </w:r>
        <w:r w:rsidRPr="00210F4F">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_Toc444286020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1" w:history="1">
        <w:r w:rsidRPr="00210F4F">
          <w:rPr>
            <w:rStyle w:val="Hyperlink"/>
            <w:noProof/>
          </w:rPr>
          <w:t>B.7.4.2</w:t>
        </w:r>
        <w:r>
          <w:rPr>
            <w:rFonts w:eastAsiaTheme="minorEastAsia" w:cstheme="minorBidi"/>
            <w:noProof/>
            <w:szCs w:val="22"/>
            <w:lang w:val="en-US" w:eastAsia="en-US"/>
          </w:rPr>
          <w:tab/>
        </w:r>
        <w:r w:rsidRPr="00210F4F">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_Toc444286021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2" w:history="1">
        <w:r w:rsidRPr="00210F4F">
          <w:rPr>
            <w:rStyle w:val="Hyperlink"/>
            <w:noProof/>
          </w:rPr>
          <w:t>B.7.4.3</w:t>
        </w:r>
        <w:r>
          <w:rPr>
            <w:rFonts w:eastAsiaTheme="minorEastAsia" w:cstheme="minorBidi"/>
            <w:noProof/>
            <w:szCs w:val="22"/>
            <w:lang w:val="en-US" w:eastAsia="en-US"/>
          </w:rPr>
          <w:tab/>
        </w:r>
        <w:r w:rsidRPr="00210F4F">
          <w:rPr>
            <w:rStyle w:val="Hyperlink"/>
            <w:noProof/>
          </w:rPr>
          <w:t>public get firstName: String: *  source</w:t>
        </w:r>
        <w:r>
          <w:rPr>
            <w:noProof/>
            <w:webHidden/>
          </w:rPr>
          <w:tab/>
        </w:r>
        <w:r>
          <w:rPr>
            <w:noProof/>
            <w:webHidden/>
          </w:rPr>
          <w:fldChar w:fldCharType="begin"/>
        </w:r>
        <w:r>
          <w:rPr>
            <w:noProof/>
            <w:webHidden/>
          </w:rPr>
          <w:instrText xml:space="preserve"> PAGEREF _Toc444286022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3" w:history="1">
        <w:r w:rsidRPr="00210F4F">
          <w:rPr>
            <w:rStyle w:val="Hyperlink"/>
            <w:noProof/>
          </w:rPr>
          <w:t>B.7.4.4</w:t>
        </w:r>
        <w:r>
          <w:rPr>
            <w:rFonts w:eastAsiaTheme="minorEastAsia" w:cstheme="minorBidi"/>
            <w:noProof/>
            <w:szCs w:val="22"/>
            <w:lang w:val="en-US" w:eastAsia="en-US"/>
          </w:rPr>
          <w:tab/>
        </w:r>
        <w:r w:rsidRPr="00210F4F">
          <w:rPr>
            <w:rStyle w:val="Hyperlink"/>
            <w:noProof/>
          </w:rPr>
          <w:t>public set firstName(firstName: String): *  source</w:t>
        </w:r>
        <w:r>
          <w:rPr>
            <w:noProof/>
            <w:webHidden/>
          </w:rPr>
          <w:tab/>
        </w:r>
        <w:r>
          <w:rPr>
            <w:noProof/>
            <w:webHidden/>
          </w:rPr>
          <w:fldChar w:fldCharType="begin"/>
        </w:r>
        <w:r>
          <w:rPr>
            <w:noProof/>
            <w:webHidden/>
          </w:rPr>
          <w:instrText xml:space="preserve"> PAGEREF _Toc444286023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4" w:history="1">
        <w:r w:rsidRPr="00210F4F">
          <w:rPr>
            <w:rStyle w:val="Hyperlink"/>
            <w:noProof/>
          </w:rPr>
          <w:t>B.7.4.5</w:t>
        </w:r>
        <w:r>
          <w:rPr>
            <w:rFonts w:eastAsiaTheme="minorEastAsia" w:cstheme="minorBidi"/>
            <w:noProof/>
            <w:szCs w:val="22"/>
            <w:lang w:val="en-US" w:eastAsia="en-US"/>
          </w:rPr>
          <w:tab/>
        </w:r>
        <w:r w:rsidRPr="00210F4F">
          <w:rPr>
            <w:rStyle w:val="Hyperlink"/>
            <w:noProof/>
          </w:rPr>
          <w:t>public set groups(groups: List&lt;String&gt;): *  source</w:t>
        </w:r>
        <w:r>
          <w:rPr>
            <w:noProof/>
            <w:webHidden/>
          </w:rPr>
          <w:tab/>
        </w:r>
        <w:r>
          <w:rPr>
            <w:noProof/>
            <w:webHidden/>
          </w:rPr>
          <w:fldChar w:fldCharType="begin"/>
        </w:r>
        <w:r>
          <w:rPr>
            <w:noProof/>
            <w:webHidden/>
          </w:rPr>
          <w:instrText xml:space="preserve"> PAGEREF _Toc444286024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5" w:history="1">
        <w:r w:rsidRPr="00210F4F">
          <w:rPr>
            <w:rStyle w:val="Hyperlink"/>
            <w:noProof/>
          </w:rPr>
          <w:t>B.7.4.6</w:t>
        </w:r>
        <w:r>
          <w:rPr>
            <w:rFonts w:eastAsiaTheme="minorEastAsia" w:cstheme="minorBidi"/>
            <w:noProof/>
            <w:szCs w:val="22"/>
            <w:lang w:val="en-US" w:eastAsia="en-US"/>
          </w:rPr>
          <w:tab/>
        </w:r>
        <w:r w:rsidRPr="00210F4F">
          <w:rPr>
            <w:rStyle w:val="Hyperlink"/>
            <w:noProof/>
          </w:rPr>
          <w:t>public get groups: List&lt;String&gt;: *  source</w:t>
        </w:r>
        <w:r>
          <w:rPr>
            <w:noProof/>
            <w:webHidden/>
          </w:rPr>
          <w:tab/>
        </w:r>
        <w:r>
          <w:rPr>
            <w:noProof/>
            <w:webHidden/>
          </w:rPr>
          <w:fldChar w:fldCharType="begin"/>
        </w:r>
        <w:r>
          <w:rPr>
            <w:noProof/>
            <w:webHidden/>
          </w:rPr>
          <w:instrText xml:space="preserve"> PAGEREF _Toc444286025 \h </w:instrText>
        </w:r>
        <w:r>
          <w:rPr>
            <w:noProof/>
            <w:webHidden/>
          </w:rPr>
        </w:r>
        <w:r>
          <w:rPr>
            <w:noProof/>
            <w:webHidden/>
          </w:rPr>
          <w:fldChar w:fldCharType="separate"/>
        </w:r>
        <w:r>
          <w:rPr>
            <w:noProof/>
            <w:webHidden/>
          </w:rPr>
          <w:t>98</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6" w:history="1">
        <w:r w:rsidRPr="00210F4F">
          <w:rPr>
            <w:rStyle w:val="Hyperlink"/>
            <w:noProof/>
          </w:rPr>
          <w:t>B.7.4.7</w:t>
        </w:r>
        <w:r>
          <w:rPr>
            <w:rFonts w:eastAsiaTheme="minorEastAsia" w:cstheme="minorBidi"/>
            <w:noProof/>
            <w:szCs w:val="22"/>
            <w:lang w:val="en-US" w:eastAsia="en-US"/>
          </w:rPr>
          <w:tab/>
        </w:r>
        <w:r w:rsidRPr="00210F4F">
          <w:rPr>
            <w:rStyle w:val="Hyperlink"/>
            <w:noProof/>
          </w:rPr>
          <w:t>public get guid: String: *  source</w:t>
        </w:r>
        <w:r>
          <w:rPr>
            <w:noProof/>
            <w:webHidden/>
          </w:rPr>
          <w:tab/>
        </w:r>
        <w:r>
          <w:rPr>
            <w:noProof/>
            <w:webHidden/>
          </w:rPr>
          <w:fldChar w:fldCharType="begin"/>
        </w:r>
        <w:r>
          <w:rPr>
            <w:noProof/>
            <w:webHidden/>
          </w:rPr>
          <w:instrText xml:space="preserve"> PAGEREF _Toc444286026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7" w:history="1">
        <w:r w:rsidRPr="00210F4F">
          <w:rPr>
            <w:rStyle w:val="Hyperlink"/>
            <w:noProof/>
          </w:rPr>
          <w:t>B.7.4.8</w:t>
        </w:r>
        <w:r>
          <w:rPr>
            <w:rFonts w:eastAsiaTheme="minorEastAsia" w:cstheme="minorBidi"/>
            <w:noProof/>
            <w:szCs w:val="22"/>
            <w:lang w:val="en-US" w:eastAsia="en-US"/>
          </w:rPr>
          <w:tab/>
        </w:r>
        <w:r w:rsidRPr="00210F4F">
          <w:rPr>
            <w:rStyle w:val="Hyperlink"/>
            <w:noProof/>
          </w:rPr>
          <w:t>public set guid(GUID: String): *  source</w:t>
        </w:r>
        <w:r>
          <w:rPr>
            <w:noProof/>
            <w:webHidden/>
          </w:rPr>
          <w:tab/>
        </w:r>
        <w:r>
          <w:rPr>
            <w:noProof/>
            <w:webHidden/>
          </w:rPr>
          <w:fldChar w:fldCharType="begin"/>
        </w:r>
        <w:r>
          <w:rPr>
            <w:noProof/>
            <w:webHidden/>
          </w:rPr>
          <w:instrText xml:space="preserve"> PAGEREF _Toc444286027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28" w:history="1">
        <w:r w:rsidRPr="00210F4F">
          <w:rPr>
            <w:rStyle w:val="Hyperlink"/>
            <w:noProof/>
          </w:rPr>
          <w:t>B.7.4.9</w:t>
        </w:r>
        <w:r>
          <w:rPr>
            <w:rFonts w:eastAsiaTheme="minorEastAsia" w:cstheme="minorBidi"/>
            <w:noProof/>
            <w:szCs w:val="22"/>
            <w:lang w:val="en-US" w:eastAsia="en-US"/>
          </w:rPr>
          <w:tab/>
        </w:r>
        <w:r w:rsidRPr="00210F4F">
          <w:rPr>
            <w:rStyle w:val="Hyperlink"/>
            <w:noProof/>
          </w:rPr>
          <w:t>public set lastName(lastName: String): *  source</w:t>
        </w:r>
        <w:r>
          <w:rPr>
            <w:noProof/>
            <w:webHidden/>
          </w:rPr>
          <w:tab/>
        </w:r>
        <w:r>
          <w:rPr>
            <w:noProof/>
            <w:webHidden/>
          </w:rPr>
          <w:fldChar w:fldCharType="begin"/>
        </w:r>
        <w:r>
          <w:rPr>
            <w:noProof/>
            <w:webHidden/>
          </w:rPr>
          <w:instrText xml:space="preserve"> PAGEREF _Toc444286028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29" w:history="1">
        <w:r w:rsidRPr="00210F4F">
          <w:rPr>
            <w:rStyle w:val="Hyperlink"/>
            <w:noProof/>
          </w:rPr>
          <w:t>B.7.4.10</w:t>
        </w:r>
        <w:r>
          <w:rPr>
            <w:rFonts w:eastAsiaTheme="minorEastAsia" w:cstheme="minorBidi"/>
            <w:noProof/>
            <w:szCs w:val="22"/>
            <w:lang w:val="en-US" w:eastAsia="en-US"/>
          </w:rPr>
          <w:tab/>
        </w:r>
        <w:r w:rsidRPr="00210F4F">
          <w:rPr>
            <w:rStyle w:val="Hyperlink"/>
            <w:noProof/>
          </w:rPr>
          <w:t>public get lastName: String: *  source</w:t>
        </w:r>
        <w:r>
          <w:rPr>
            <w:noProof/>
            <w:webHidden/>
          </w:rPr>
          <w:tab/>
        </w:r>
        <w:r>
          <w:rPr>
            <w:noProof/>
            <w:webHidden/>
          </w:rPr>
          <w:fldChar w:fldCharType="begin"/>
        </w:r>
        <w:r>
          <w:rPr>
            <w:noProof/>
            <w:webHidden/>
          </w:rPr>
          <w:instrText xml:space="preserve"> PAGEREF _Toc444286029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0" w:history="1">
        <w:r w:rsidRPr="00210F4F">
          <w:rPr>
            <w:rStyle w:val="Hyperlink"/>
            <w:noProof/>
          </w:rPr>
          <w:t>B.7.4.11</w:t>
        </w:r>
        <w:r>
          <w:rPr>
            <w:rFonts w:eastAsiaTheme="minorEastAsia" w:cstheme="minorBidi"/>
            <w:noProof/>
            <w:szCs w:val="22"/>
            <w:lang w:val="en-US" w:eastAsia="en-US"/>
          </w:rPr>
          <w:tab/>
        </w:r>
        <w:r w:rsidRPr="00210F4F">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_Toc444286030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1" w:history="1">
        <w:r w:rsidRPr="00210F4F">
          <w:rPr>
            <w:rStyle w:val="Hyperlink"/>
            <w:noProof/>
          </w:rPr>
          <w:t>B.7.4.12</w:t>
        </w:r>
        <w:r>
          <w:rPr>
            <w:rFonts w:eastAsiaTheme="minorEastAsia" w:cstheme="minorBidi"/>
            <w:noProof/>
            <w:szCs w:val="22"/>
            <w:lang w:val="en-US" w:eastAsia="en-US"/>
          </w:rPr>
          <w:tab/>
        </w:r>
        <w:r w:rsidRPr="00210F4F">
          <w:rPr>
            <w:rStyle w:val="Hyperlink"/>
            <w:noProof/>
          </w:rPr>
          <w:t>public get privateContact: Boolean: *  source</w:t>
        </w:r>
        <w:r>
          <w:rPr>
            <w:noProof/>
            <w:webHidden/>
          </w:rPr>
          <w:tab/>
        </w:r>
        <w:r>
          <w:rPr>
            <w:noProof/>
            <w:webHidden/>
          </w:rPr>
          <w:fldChar w:fldCharType="begin"/>
        </w:r>
        <w:r>
          <w:rPr>
            <w:noProof/>
            <w:webHidden/>
          </w:rPr>
          <w:instrText xml:space="preserve"> PAGEREF _Toc444286031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2" w:history="1">
        <w:r w:rsidRPr="00210F4F">
          <w:rPr>
            <w:rStyle w:val="Hyperlink"/>
            <w:noProof/>
          </w:rPr>
          <w:t>B.7.4.13</w:t>
        </w:r>
        <w:r>
          <w:rPr>
            <w:rFonts w:eastAsiaTheme="minorEastAsia" w:cstheme="minorBidi"/>
            <w:noProof/>
            <w:szCs w:val="22"/>
            <w:lang w:val="en-US" w:eastAsia="en-US"/>
          </w:rPr>
          <w:tab/>
        </w:r>
        <w:r w:rsidRPr="00210F4F">
          <w:rPr>
            <w:rStyle w:val="Hyperlink"/>
            <w:noProof/>
          </w:rPr>
          <w:t>public get residenceLocation: String: *  source</w:t>
        </w:r>
        <w:r>
          <w:rPr>
            <w:noProof/>
            <w:webHidden/>
          </w:rPr>
          <w:tab/>
        </w:r>
        <w:r>
          <w:rPr>
            <w:noProof/>
            <w:webHidden/>
          </w:rPr>
          <w:fldChar w:fldCharType="begin"/>
        </w:r>
        <w:r>
          <w:rPr>
            <w:noProof/>
            <w:webHidden/>
          </w:rPr>
          <w:instrText xml:space="preserve"> PAGEREF _Toc444286032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3" w:history="1">
        <w:r w:rsidRPr="00210F4F">
          <w:rPr>
            <w:rStyle w:val="Hyperlink"/>
            <w:noProof/>
          </w:rPr>
          <w:t>B.7.4.14</w:t>
        </w:r>
        <w:r>
          <w:rPr>
            <w:rFonts w:eastAsiaTheme="minorEastAsia" w:cstheme="minorBidi"/>
            <w:noProof/>
            <w:szCs w:val="22"/>
            <w:lang w:val="en-US" w:eastAsia="en-US"/>
          </w:rPr>
          <w:tab/>
        </w:r>
        <w:r w:rsidRPr="00210F4F">
          <w:rPr>
            <w:rStyle w:val="Hyperlink"/>
            <w:noProof/>
          </w:rPr>
          <w:t>public set residenceLocation(geohash: String): *  source</w:t>
        </w:r>
        <w:r>
          <w:rPr>
            <w:noProof/>
            <w:webHidden/>
          </w:rPr>
          <w:tab/>
        </w:r>
        <w:r>
          <w:rPr>
            <w:noProof/>
            <w:webHidden/>
          </w:rPr>
          <w:fldChar w:fldCharType="begin"/>
        </w:r>
        <w:r>
          <w:rPr>
            <w:noProof/>
            <w:webHidden/>
          </w:rPr>
          <w:instrText xml:space="preserve"> PAGEREF _Toc444286033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4" w:history="1">
        <w:r w:rsidRPr="00210F4F">
          <w:rPr>
            <w:rStyle w:val="Hyperlink"/>
            <w:noProof/>
          </w:rPr>
          <w:t>B.7.4.15</w:t>
        </w:r>
        <w:r>
          <w:rPr>
            <w:rFonts w:eastAsiaTheme="minorEastAsia" w:cstheme="minorBidi"/>
            <w:noProof/>
            <w:szCs w:val="22"/>
            <w:lang w:val="en-US" w:eastAsia="en-US"/>
          </w:rPr>
          <w:tab/>
        </w:r>
        <w:r w:rsidRPr="00210F4F">
          <w:rPr>
            <w:rStyle w:val="Hyperlink"/>
            <w:noProof/>
          </w:rPr>
          <w:t>public set userIDs(userIDs: List&lt;String&gt;): *  source</w:t>
        </w:r>
        <w:r>
          <w:rPr>
            <w:noProof/>
            <w:webHidden/>
          </w:rPr>
          <w:tab/>
        </w:r>
        <w:r>
          <w:rPr>
            <w:noProof/>
            <w:webHidden/>
          </w:rPr>
          <w:fldChar w:fldCharType="begin"/>
        </w:r>
        <w:r>
          <w:rPr>
            <w:noProof/>
            <w:webHidden/>
          </w:rPr>
          <w:instrText xml:space="preserve"> PAGEREF _Toc444286034 \h </w:instrText>
        </w:r>
        <w:r>
          <w:rPr>
            <w:noProof/>
            <w:webHidden/>
          </w:rPr>
        </w:r>
        <w:r>
          <w:rPr>
            <w:noProof/>
            <w:webHidden/>
          </w:rPr>
          <w:fldChar w:fldCharType="separate"/>
        </w:r>
        <w:r>
          <w:rPr>
            <w:noProof/>
            <w:webHidden/>
          </w:rPr>
          <w:t>99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35" w:history="1">
        <w:r w:rsidRPr="00210F4F">
          <w:rPr>
            <w:rStyle w:val="Hyperlink"/>
            <w:noProof/>
          </w:rPr>
          <w:t>B.7.4.16</w:t>
        </w:r>
        <w:r>
          <w:rPr>
            <w:rFonts w:eastAsiaTheme="minorEastAsia" w:cstheme="minorBidi"/>
            <w:noProof/>
            <w:szCs w:val="22"/>
            <w:lang w:val="en-US" w:eastAsia="en-US"/>
          </w:rPr>
          <w:tab/>
        </w:r>
        <w:r w:rsidRPr="00210F4F">
          <w:rPr>
            <w:rStyle w:val="Hyperlink"/>
            <w:noProof/>
          </w:rPr>
          <w:t>public get userIDs: List&lt;String&gt;: *  source</w:t>
        </w:r>
        <w:r>
          <w:rPr>
            <w:noProof/>
            <w:webHidden/>
          </w:rPr>
          <w:tab/>
        </w:r>
        <w:r>
          <w:rPr>
            <w:noProof/>
            <w:webHidden/>
          </w:rPr>
          <w:fldChar w:fldCharType="begin"/>
        </w:r>
        <w:r>
          <w:rPr>
            <w:noProof/>
            <w:webHidden/>
          </w:rPr>
          <w:instrText xml:space="preserve"> PAGEREF _Toc444286035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36" w:history="1">
        <w:r w:rsidRPr="00210F4F">
          <w:rPr>
            <w:rStyle w:val="Hyperlink"/>
            <w:noProof/>
          </w:rPr>
          <w:t>B.8</w:t>
        </w:r>
        <w:r>
          <w:rPr>
            <w:rFonts w:eastAsiaTheme="minorEastAsia" w:cstheme="minorBidi"/>
            <w:noProof/>
            <w:szCs w:val="22"/>
            <w:lang w:val="en-US" w:eastAsia="en-US"/>
          </w:rPr>
          <w:tab/>
        </w:r>
        <w:r w:rsidRPr="00210F4F">
          <w:rPr>
            <w:rStyle w:val="Hyperlink"/>
            <w:noProof/>
          </w:rPr>
          <w:t>HypertyDiscovery</w:t>
        </w:r>
        <w:r>
          <w:rPr>
            <w:noProof/>
            <w:webHidden/>
          </w:rPr>
          <w:tab/>
        </w:r>
        <w:r>
          <w:rPr>
            <w:noProof/>
            <w:webHidden/>
          </w:rPr>
          <w:fldChar w:fldCharType="begin"/>
        </w:r>
        <w:r>
          <w:rPr>
            <w:noProof/>
            <w:webHidden/>
          </w:rPr>
          <w:instrText xml:space="preserve"> PAGEREF _Toc444286036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37" w:history="1">
        <w:r w:rsidRPr="00210F4F">
          <w:rPr>
            <w:rStyle w:val="Hyperlink"/>
            <w:noProof/>
          </w:rPr>
          <w:t>B.8.1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_Toc444286037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38" w:history="1">
        <w:r w:rsidRPr="00210F4F">
          <w:rPr>
            <w:rStyle w:val="Hyperlink"/>
            <w:noProof/>
          </w:rPr>
          <w:t>B.8.2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_Toc444286038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39" w:history="1">
        <w:r w:rsidRPr="00210F4F">
          <w:rPr>
            <w:rStyle w:val="Hyperlink"/>
            <w:noProof/>
          </w:rPr>
          <w:t>B.8.3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_Toc444286039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40" w:history="1">
        <w:r w:rsidRPr="00210F4F">
          <w:rPr>
            <w:rStyle w:val="Hyperlink"/>
            <w:noProof/>
          </w:rPr>
          <w:t>B.8.3.1</w:t>
        </w:r>
        <w:r>
          <w:rPr>
            <w:rFonts w:eastAsiaTheme="minorEastAsia" w:cstheme="minorBidi"/>
            <w:noProof/>
            <w:szCs w:val="22"/>
            <w:lang w:val="en-US" w:eastAsia="en-US"/>
          </w:rPr>
          <w:tab/>
        </w:r>
        <w:r w:rsidRPr="00210F4F">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_Toc444286040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1" w:history="1">
        <w:r w:rsidRPr="00210F4F">
          <w:rPr>
            <w:rStyle w:val="Hyperlink"/>
            <w:noProof/>
          </w:rPr>
          <w:t>B.8.4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_Toc444286041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42" w:history="1">
        <w:r w:rsidRPr="00210F4F">
          <w:rPr>
            <w:rStyle w:val="Hyperlink"/>
            <w:noProof/>
          </w:rPr>
          <w:t>B.8.4.1</w:t>
        </w:r>
        <w:r>
          <w:rPr>
            <w:rFonts w:eastAsiaTheme="minorEastAsia" w:cstheme="minorBidi"/>
            <w:noProof/>
            <w:szCs w:val="22"/>
            <w:lang w:val="en-US" w:eastAsia="en-US"/>
          </w:rPr>
          <w:tab/>
        </w:r>
        <w:r w:rsidRPr="00210F4F">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_Toc444286042 \h </w:instrText>
        </w:r>
        <w:r>
          <w:rPr>
            <w:noProof/>
            <w:webHidden/>
          </w:rPr>
        </w:r>
        <w:r>
          <w:rPr>
            <w:noProof/>
            <w:webHidden/>
          </w:rPr>
          <w:fldChar w:fldCharType="separate"/>
        </w:r>
        <w:r>
          <w:rPr>
            <w:noProof/>
            <w:webHidden/>
          </w:rPr>
          <w:t>100</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43" w:history="1">
        <w:r w:rsidRPr="00210F4F">
          <w:rPr>
            <w:rStyle w:val="Hyperlink"/>
            <w:noProof/>
          </w:rPr>
          <w:t>B.9</w:t>
        </w:r>
        <w:r>
          <w:rPr>
            <w:rFonts w:eastAsiaTheme="minorEastAsia" w:cstheme="minorBidi"/>
            <w:noProof/>
            <w:szCs w:val="22"/>
            <w:lang w:val="en-US" w:eastAsia="en-US"/>
          </w:rPr>
          <w:tab/>
        </w:r>
        <w:r w:rsidRPr="00210F4F">
          <w:rPr>
            <w:rStyle w:val="Hyperlink"/>
            <w:noProof/>
          </w:rPr>
          <w:t>HypertyInstance</w:t>
        </w:r>
        <w:r>
          <w:rPr>
            <w:noProof/>
            <w:webHidden/>
          </w:rPr>
          <w:tab/>
        </w:r>
        <w:r>
          <w:rPr>
            <w:noProof/>
            <w:webHidden/>
          </w:rPr>
          <w:fldChar w:fldCharType="begin"/>
        </w:r>
        <w:r>
          <w:rPr>
            <w:noProof/>
            <w:webHidden/>
          </w:rPr>
          <w:instrText xml:space="preserve"> PAGEREF _Toc444286043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4" w:history="1">
        <w:r w:rsidRPr="00210F4F">
          <w:rPr>
            <w:rStyle w:val="Hyperlink"/>
            <w:noProof/>
          </w:rPr>
          <w:t>B.9.2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_Toc444286044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5" w:history="1">
        <w:r w:rsidRPr="00210F4F">
          <w:rPr>
            <w:rStyle w:val="Hyperlink"/>
            <w:noProof/>
          </w:rPr>
          <w:t>B.9.3</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_Toc444286045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6" w:history="1">
        <w:r w:rsidRPr="00210F4F">
          <w:rPr>
            <w:rStyle w:val="Hyperlink"/>
            <w:noProof/>
          </w:rPr>
          <w:t>B.9.4</w:t>
        </w:r>
        <w:r>
          <w:rPr>
            <w:rFonts w:eastAsiaTheme="minorEastAsia" w:cstheme="minorBidi"/>
            <w:noProof/>
            <w:szCs w:val="22"/>
            <w:lang w:val="en-US" w:eastAsia="en-US"/>
          </w:rPr>
          <w:tab/>
        </w:r>
        <w:r w:rsidRPr="00210F4F">
          <w:rPr>
            <w:rStyle w:val="Hyperlink"/>
            <w:noProof/>
          </w:rPr>
          <w:t>Inherited Summary</w:t>
        </w:r>
        <w:r>
          <w:rPr>
            <w:noProof/>
            <w:webHidden/>
          </w:rPr>
          <w:tab/>
        </w:r>
        <w:r>
          <w:rPr>
            <w:noProof/>
            <w:webHidden/>
          </w:rPr>
          <w:fldChar w:fldCharType="begin"/>
        </w:r>
        <w:r>
          <w:rPr>
            <w:noProof/>
            <w:webHidden/>
          </w:rPr>
          <w:instrText xml:space="preserve"> PAGEREF _Toc444286046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7" w:history="1">
        <w:r w:rsidRPr="00210F4F">
          <w:rPr>
            <w:rStyle w:val="Hyperlink"/>
            <w:noProof/>
          </w:rPr>
          <w:t>B.9.5</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_Toc444286047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48" w:history="1">
        <w:r w:rsidRPr="00210F4F">
          <w:rPr>
            <w:rStyle w:val="Hyperlink"/>
            <w:noProof/>
          </w:rPr>
          <w:t>B.9.5.1</w:t>
        </w:r>
        <w:r>
          <w:rPr>
            <w:rFonts w:eastAsiaTheme="minorEastAsia" w:cstheme="minorBidi"/>
            <w:noProof/>
            <w:szCs w:val="22"/>
            <w:lang w:val="en-US" w:eastAsia="en-US"/>
          </w:rPr>
          <w:tab/>
        </w:r>
        <w:r w:rsidRPr="00210F4F">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_Toc444286048 \h </w:instrText>
        </w:r>
        <w:r>
          <w:rPr>
            <w:noProof/>
            <w:webHidden/>
          </w:rPr>
        </w:r>
        <w:r>
          <w:rPr>
            <w:noProof/>
            <w:webHidden/>
          </w:rPr>
          <w:fldChar w:fldCharType="separate"/>
        </w:r>
        <w:r>
          <w:rPr>
            <w:noProof/>
            <w:webHidden/>
          </w:rPr>
          <w:t>101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49" w:history="1">
        <w:r w:rsidRPr="00210F4F">
          <w:rPr>
            <w:rStyle w:val="Hyperlink"/>
            <w:noProof/>
          </w:rPr>
          <w:t>B.9.6</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_Toc444286049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50" w:history="1">
        <w:r w:rsidRPr="00210F4F">
          <w:rPr>
            <w:rStyle w:val="Hyperlink"/>
            <w:noProof/>
          </w:rPr>
          <w:t>B.9.6.1</w:t>
        </w:r>
        <w:r>
          <w:rPr>
            <w:rFonts w:eastAsiaTheme="minorEastAsia" w:cstheme="minorBidi"/>
            <w:noProof/>
            <w:szCs w:val="22"/>
            <w:lang w:val="en-US" w:eastAsia="en-US"/>
          </w:rPr>
          <w:tab/>
        </w:r>
        <w:r w:rsidRPr="00210F4F">
          <w:rPr>
            <w:rStyle w:val="Hyperlink"/>
            <w:noProof/>
          </w:rPr>
          <w:t>public get hypertyURL: *  source</w:t>
        </w:r>
        <w:r>
          <w:rPr>
            <w:noProof/>
            <w:webHidden/>
          </w:rPr>
          <w:tab/>
        </w:r>
        <w:r>
          <w:rPr>
            <w:noProof/>
            <w:webHidden/>
          </w:rPr>
          <w:fldChar w:fldCharType="begin"/>
        </w:r>
        <w:r>
          <w:rPr>
            <w:noProof/>
            <w:webHidden/>
          </w:rPr>
          <w:instrText xml:space="preserve"> PAGEREF _Toc444286050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51" w:history="1">
        <w:r w:rsidRPr="00210F4F">
          <w:rPr>
            <w:rStyle w:val="Hyperlink"/>
            <w:noProof/>
          </w:rPr>
          <w:t>B.9.6.2</w:t>
        </w:r>
        <w:r>
          <w:rPr>
            <w:rFonts w:eastAsiaTheme="minorEastAsia" w:cstheme="minorBidi"/>
            <w:noProof/>
            <w:szCs w:val="22"/>
            <w:lang w:val="en-US" w:eastAsia="en-US"/>
          </w:rPr>
          <w:tab/>
        </w:r>
        <w:r w:rsidRPr="00210F4F">
          <w:rPr>
            <w:rStyle w:val="Hyperlink"/>
            <w:noProof/>
          </w:rPr>
          <w:t>public set user: *  source</w:t>
        </w:r>
        <w:r>
          <w:rPr>
            <w:noProof/>
            <w:webHidden/>
          </w:rPr>
          <w:tab/>
        </w:r>
        <w:r>
          <w:rPr>
            <w:noProof/>
            <w:webHidden/>
          </w:rPr>
          <w:fldChar w:fldCharType="begin"/>
        </w:r>
        <w:r>
          <w:rPr>
            <w:noProof/>
            <w:webHidden/>
          </w:rPr>
          <w:instrText xml:space="preserve"> PAGEREF _Toc444286051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3"/>
        <w:tabs>
          <w:tab w:val="left" w:pos="1320"/>
          <w:tab w:val="right" w:leader="dot" w:pos="9061"/>
        </w:tabs>
        <w:rPr>
          <w:rFonts w:eastAsiaTheme="minorEastAsia" w:cstheme="minorBidi"/>
          <w:noProof/>
          <w:szCs w:val="22"/>
          <w:lang w:val="en-US" w:eastAsia="en-US"/>
        </w:rPr>
      </w:pPr>
      <w:hyperlink w:anchor="_Toc444286052" w:history="1">
        <w:r w:rsidRPr="00210F4F">
          <w:rPr>
            <w:rStyle w:val="Hyperlink"/>
            <w:noProof/>
          </w:rPr>
          <w:t>B.9.6.3</w:t>
        </w:r>
        <w:r>
          <w:rPr>
            <w:rFonts w:eastAsiaTheme="minorEastAsia" w:cstheme="minorBidi"/>
            <w:noProof/>
            <w:szCs w:val="22"/>
            <w:lang w:val="en-US" w:eastAsia="en-US"/>
          </w:rPr>
          <w:tab/>
        </w:r>
        <w:r w:rsidRPr="00210F4F">
          <w:rPr>
            <w:rStyle w:val="Hyperlink"/>
            <w:noProof/>
          </w:rPr>
          <w:t>public get user: *  source</w:t>
        </w:r>
        <w:r>
          <w:rPr>
            <w:noProof/>
            <w:webHidden/>
          </w:rPr>
          <w:tab/>
        </w:r>
        <w:r>
          <w:rPr>
            <w:noProof/>
            <w:webHidden/>
          </w:rPr>
          <w:fldChar w:fldCharType="begin"/>
        </w:r>
        <w:r>
          <w:rPr>
            <w:noProof/>
            <w:webHidden/>
          </w:rPr>
          <w:instrText xml:space="preserve"> PAGEREF _Toc444286052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53" w:history="1">
        <w:r w:rsidRPr="00210F4F">
          <w:rPr>
            <w:rStyle w:val="Hyperlink"/>
            <w:noProof/>
          </w:rPr>
          <w:t>B.10</w:t>
        </w:r>
        <w:r>
          <w:rPr>
            <w:rFonts w:eastAsiaTheme="minorEastAsia" w:cstheme="minorBidi"/>
            <w:noProof/>
            <w:szCs w:val="22"/>
            <w:lang w:val="en-US" w:eastAsia="en-US"/>
          </w:rPr>
          <w:tab/>
        </w:r>
        <w:r w:rsidRPr="00210F4F">
          <w:rPr>
            <w:rStyle w:val="Hyperlink"/>
            <w:noProof/>
          </w:rPr>
          <w:t>IdentityModule</w:t>
        </w:r>
        <w:r>
          <w:rPr>
            <w:noProof/>
            <w:webHidden/>
          </w:rPr>
          <w:tab/>
        </w:r>
        <w:r>
          <w:rPr>
            <w:noProof/>
            <w:webHidden/>
          </w:rPr>
          <w:fldChar w:fldCharType="begin"/>
        </w:r>
        <w:r>
          <w:rPr>
            <w:noProof/>
            <w:webHidden/>
          </w:rPr>
          <w:instrText xml:space="preserve"> PAGEREF _Toc444286053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54" w:history="1">
        <w:r w:rsidRPr="00210F4F">
          <w:rPr>
            <w:rStyle w:val="Hyperlink"/>
            <w:noProof/>
          </w:rPr>
          <w:t>B.10.1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_Toc444286054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55" w:history="1">
        <w:r w:rsidRPr="00210F4F">
          <w:rPr>
            <w:rStyle w:val="Hyperlink"/>
            <w:noProof/>
          </w:rPr>
          <w:t>B.10.2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_Toc444286055 \h </w:instrText>
        </w:r>
        <w:r>
          <w:rPr>
            <w:noProof/>
            <w:webHidden/>
          </w:rPr>
        </w:r>
        <w:r>
          <w:rPr>
            <w:noProof/>
            <w:webHidden/>
          </w:rPr>
          <w:fldChar w:fldCharType="separate"/>
        </w:r>
        <w:r>
          <w:rPr>
            <w:noProof/>
            <w:webHidden/>
          </w:rPr>
          <w:t>102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56" w:history="1">
        <w:r w:rsidRPr="00210F4F">
          <w:rPr>
            <w:rStyle w:val="Hyperlink"/>
            <w:noProof/>
          </w:rPr>
          <w:t>B.10.3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_Toc444286056 \h </w:instrText>
        </w:r>
        <w:r>
          <w:rPr>
            <w:noProof/>
            <w:webHidden/>
          </w:rPr>
        </w:r>
        <w:r>
          <w:rPr>
            <w:noProof/>
            <w:webHidden/>
          </w:rPr>
          <w:fldChar w:fldCharType="separate"/>
        </w:r>
        <w:r>
          <w:rPr>
            <w:noProof/>
            <w:webHidden/>
          </w:rPr>
          <w:t>103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57" w:history="1">
        <w:r w:rsidRPr="00210F4F">
          <w:rPr>
            <w:rStyle w:val="Hyperlink"/>
            <w:noProof/>
          </w:rPr>
          <w:t>B.10.3.1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_Toc444286057 \h </w:instrText>
        </w:r>
        <w:r>
          <w:rPr>
            <w:noProof/>
            <w:webHidden/>
          </w:rPr>
        </w:r>
        <w:r>
          <w:rPr>
            <w:noProof/>
            <w:webHidden/>
          </w:rPr>
          <w:fldChar w:fldCharType="separate"/>
        </w:r>
        <w:r>
          <w:rPr>
            <w:noProof/>
            <w:webHidden/>
          </w:rPr>
          <w:t>103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58" w:history="1">
        <w:r w:rsidRPr="00210F4F">
          <w:rPr>
            <w:rStyle w:val="Hyperlink"/>
            <w:noProof/>
          </w:rPr>
          <w:t>B.10.4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_Toc444286058 \h </w:instrText>
        </w:r>
        <w:r>
          <w:rPr>
            <w:noProof/>
            <w:webHidden/>
          </w:rPr>
        </w:r>
        <w:r>
          <w:rPr>
            <w:noProof/>
            <w:webHidden/>
          </w:rPr>
          <w:fldChar w:fldCharType="separate"/>
        </w:r>
        <w:r>
          <w:rPr>
            <w:noProof/>
            <w:webHidden/>
          </w:rPr>
          <w:t>103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59" w:history="1">
        <w:r w:rsidRPr="00210F4F">
          <w:rPr>
            <w:rStyle w:val="Hyperlink"/>
            <w:noProof/>
          </w:rPr>
          <w:t>B.10.4.1</w:t>
        </w:r>
        <w:r>
          <w:rPr>
            <w:rFonts w:eastAsiaTheme="minorEastAsia" w:cstheme="minorBidi"/>
            <w:noProof/>
            <w:szCs w:val="22"/>
            <w:lang w:val="en-US" w:eastAsia="en-US"/>
          </w:rPr>
          <w:tab/>
        </w:r>
        <w:r w:rsidRPr="00210F4F">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_Toc444286059 \h </w:instrText>
        </w:r>
        <w:r>
          <w:rPr>
            <w:noProof/>
            <w:webHidden/>
          </w:rPr>
        </w:r>
        <w:r>
          <w:rPr>
            <w:noProof/>
            <w:webHidden/>
          </w:rPr>
          <w:fldChar w:fldCharType="separate"/>
        </w:r>
        <w:r>
          <w:rPr>
            <w:noProof/>
            <w:webHidden/>
          </w:rPr>
          <w:t>103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0" w:history="1">
        <w:r w:rsidRPr="00210F4F">
          <w:rPr>
            <w:rStyle w:val="Hyperlink"/>
            <w:noProof/>
          </w:rPr>
          <w:t>B.10.4.2</w:t>
        </w:r>
        <w:r>
          <w:rPr>
            <w:rFonts w:eastAsiaTheme="minorEastAsia" w:cstheme="minorBidi"/>
            <w:noProof/>
            <w:szCs w:val="22"/>
            <w:lang w:val="en-US" w:eastAsia="en-US"/>
          </w:rPr>
          <w:tab/>
        </w:r>
        <w:r w:rsidRPr="00210F4F">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_Toc444286060 \h </w:instrText>
        </w:r>
        <w:r>
          <w:rPr>
            <w:noProof/>
            <w:webHidden/>
          </w:rPr>
        </w:r>
        <w:r>
          <w:rPr>
            <w:noProof/>
            <w:webHidden/>
          </w:rPr>
          <w:fldChar w:fldCharType="separate"/>
        </w:r>
        <w:r>
          <w:rPr>
            <w:noProof/>
            <w:webHidden/>
          </w:rPr>
          <w:t>103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1" w:history="1">
        <w:r w:rsidRPr="00210F4F">
          <w:rPr>
            <w:rStyle w:val="Hyperlink"/>
            <w:noProof/>
          </w:rPr>
          <w:t>B.10.4.3</w:t>
        </w:r>
        <w:r>
          <w:rPr>
            <w:rFonts w:eastAsiaTheme="minorEastAsia" w:cstheme="minorBidi"/>
            <w:noProof/>
            <w:szCs w:val="22"/>
            <w:lang w:val="en-US" w:eastAsia="en-US"/>
          </w:rPr>
          <w:tab/>
        </w:r>
        <w:r w:rsidRPr="00210F4F">
          <w:rPr>
            <w:rStyle w:val="Hyperlink"/>
            <w:noProof/>
          </w:rPr>
          <w:t>public getIdentities(): Array&lt;Identities&gt;  source</w:t>
        </w:r>
        <w:r>
          <w:rPr>
            <w:noProof/>
            <w:webHidden/>
          </w:rPr>
          <w:tab/>
        </w:r>
        <w:r>
          <w:rPr>
            <w:noProof/>
            <w:webHidden/>
          </w:rPr>
          <w:fldChar w:fldCharType="begin"/>
        </w:r>
        <w:r>
          <w:rPr>
            <w:noProof/>
            <w:webHidden/>
          </w:rPr>
          <w:instrText xml:space="preserve"> PAGEREF _Toc444286061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2" w:history="1">
        <w:r w:rsidRPr="00210F4F">
          <w:rPr>
            <w:rStyle w:val="Hyperlink"/>
            <w:noProof/>
            <w:lang w:val="fr-FR"/>
          </w:rPr>
          <w:t>B.10.4.4</w:t>
        </w:r>
        <w:r>
          <w:rPr>
            <w:rFonts w:eastAsiaTheme="minorEastAsia" w:cstheme="minorBidi"/>
            <w:noProof/>
            <w:szCs w:val="22"/>
            <w:lang w:val="en-US" w:eastAsia="en-US"/>
          </w:rPr>
          <w:tab/>
        </w:r>
        <w:r w:rsidRPr="00210F4F">
          <w:rPr>
            <w:rStyle w:val="Hyperlink"/>
            <w:noProof/>
            <w:lang w:val="fr-FR"/>
          </w:rPr>
          <w:t>public loginWithRP(identifier: Identifier, scope: Scope): Promise  source</w:t>
        </w:r>
        <w:r>
          <w:rPr>
            <w:noProof/>
            <w:webHidden/>
          </w:rPr>
          <w:tab/>
        </w:r>
        <w:r>
          <w:rPr>
            <w:noProof/>
            <w:webHidden/>
          </w:rPr>
          <w:fldChar w:fldCharType="begin"/>
        </w:r>
        <w:r>
          <w:rPr>
            <w:noProof/>
            <w:webHidden/>
          </w:rPr>
          <w:instrText xml:space="preserve"> PAGEREF _Toc444286062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3" w:history="1">
        <w:r w:rsidRPr="00210F4F">
          <w:rPr>
            <w:rStyle w:val="Hyperlink"/>
            <w:noProof/>
          </w:rPr>
          <w:t>B.10.4.5</w:t>
        </w:r>
        <w:r>
          <w:rPr>
            <w:rFonts w:eastAsiaTheme="minorEastAsia" w:cstheme="minorBidi"/>
            <w:noProof/>
            <w:szCs w:val="22"/>
            <w:lang w:val="en-US" w:eastAsia="en-US"/>
          </w:rPr>
          <w:tab/>
        </w:r>
        <w:r w:rsidRPr="00210F4F">
          <w:rPr>
            <w:rStyle w:val="Hyperlink"/>
            <w:noProof/>
          </w:rPr>
          <w:t>public registerIdentity()  source</w:t>
        </w:r>
        <w:r>
          <w:rPr>
            <w:noProof/>
            <w:webHidden/>
          </w:rPr>
          <w:tab/>
        </w:r>
        <w:r>
          <w:rPr>
            <w:noProof/>
            <w:webHidden/>
          </w:rPr>
          <w:fldChar w:fldCharType="begin"/>
        </w:r>
        <w:r>
          <w:rPr>
            <w:noProof/>
            <w:webHidden/>
          </w:rPr>
          <w:instrText xml:space="preserve"> PAGEREF _Toc444286063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4" w:history="1">
        <w:r w:rsidRPr="00210F4F">
          <w:rPr>
            <w:rStyle w:val="Hyperlink"/>
            <w:noProof/>
          </w:rPr>
          <w:t>B.10.4.6</w:t>
        </w:r>
        <w:r>
          <w:rPr>
            <w:rFonts w:eastAsiaTheme="minorEastAsia" w:cstheme="minorBidi"/>
            <w:noProof/>
            <w:szCs w:val="22"/>
            <w:lang w:val="en-US" w:eastAsia="en-US"/>
          </w:rPr>
          <w:tab/>
        </w:r>
        <w:r w:rsidRPr="00210F4F">
          <w:rPr>
            <w:rStyle w:val="Hyperlink"/>
            <w:noProof/>
          </w:rPr>
          <w:t>public registerWithRP()  source</w:t>
        </w:r>
        <w:r>
          <w:rPr>
            <w:noProof/>
            <w:webHidden/>
          </w:rPr>
          <w:tab/>
        </w:r>
        <w:r>
          <w:rPr>
            <w:noProof/>
            <w:webHidden/>
          </w:rPr>
          <w:fldChar w:fldCharType="begin"/>
        </w:r>
        <w:r>
          <w:rPr>
            <w:noProof/>
            <w:webHidden/>
          </w:rPr>
          <w:instrText xml:space="preserve"> PAGEREF _Toc444286064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5" w:history="1">
        <w:r w:rsidRPr="00210F4F">
          <w:rPr>
            <w:rStyle w:val="Hyperlink"/>
            <w:noProof/>
          </w:rPr>
          <w:t>B.10.4.7</w:t>
        </w:r>
        <w:r>
          <w:rPr>
            <w:rFonts w:eastAsiaTheme="minorEastAsia" w:cstheme="minorBidi"/>
            <w:noProof/>
            <w:szCs w:val="22"/>
            <w:lang w:val="en-US" w:eastAsia="en-US"/>
          </w:rPr>
          <w:tab/>
        </w:r>
        <w:r w:rsidRPr="00210F4F">
          <w:rPr>
            <w:rStyle w:val="Hyperlink"/>
            <w:noProof/>
          </w:rPr>
          <w:t>public setHypertyIdentity()  source</w:t>
        </w:r>
        <w:r>
          <w:rPr>
            <w:noProof/>
            <w:webHidden/>
          </w:rPr>
          <w:tab/>
        </w:r>
        <w:r>
          <w:rPr>
            <w:noProof/>
            <w:webHidden/>
          </w:rPr>
          <w:fldChar w:fldCharType="begin"/>
        </w:r>
        <w:r>
          <w:rPr>
            <w:noProof/>
            <w:webHidden/>
          </w:rPr>
          <w:instrText xml:space="preserve"> PAGEREF _Toc444286065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66" w:history="1">
        <w:r w:rsidRPr="00210F4F">
          <w:rPr>
            <w:rStyle w:val="Hyperlink"/>
            <w:noProof/>
          </w:rPr>
          <w:t>B.10.4.8</w:t>
        </w:r>
        <w:r>
          <w:rPr>
            <w:rFonts w:eastAsiaTheme="minorEastAsia" w:cstheme="minorBidi"/>
            <w:noProof/>
            <w:szCs w:val="22"/>
            <w:lang w:val="en-US" w:eastAsia="en-US"/>
          </w:rPr>
          <w:tab/>
        </w:r>
        <w:r w:rsidRPr="00210F4F">
          <w:rPr>
            <w:rStyle w:val="Hyperlink"/>
            <w:noProof/>
          </w:rPr>
          <w:t>public validateAssertion(assertion: DOMString): Promise  source</w:t>
        </w:r>
        <w:r>
          <w:rPr>
            <w:noProof/>
            <w:webHidden/>
          </w:rPr>
          <w:tab/>
        </w:r>
        <w:r>
          <w:rPr>
            <w:noProof/>
            <w:webHidden/>
          </w:rPr>
          <w:fldChar w:fldCharType="begin"/>
        </w:r>
        <w:r>
          <w:rPr>
            <w:noProof/>
            <w:webHidden/>
          </w:rPr>
          <w:instrText xml:space="preserve"> PAGEREF _Toc444286066 \h </w:instrText>
        </w:r>
        <w:r>
          <w:rPr>
            <w:noProof/>
            <w:webHidden/>
          </w:rPr>
        </w:r>
        <w:r>
          <w:rPr>
            <w:noProof/>
            <w:webHidden/>
          </w:rPr>
          <w:fldChar w:fldCharType="separate"/>
        </w:r>
        <w:r>
          <w:rPr>
            <w:noProof/>
            <w:webHidden/>
          </w:rPr>
          <w:t>104</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67" w:history="1">
        <w:r w:rsidRPr="00210F4F">
          <w:rPr>
            <w:rStyle w:val="Hyperlink"/>
            <w:noProof/>
          </w:rPr>
          <w:t>B.11</w:t>
        </w:r>
        <w:r>
          <w:rPr>
            <w:rFonts w:eastAsiaTheme="minorEastAsia" w:cstheme="minorBidi"/>
            <w:noProof/>
            <w:szCs w:val="22"/>
            <w:lang w:val="en-US" w:eastAsia="en-US"/>
          </w:rPr>
          <w:tab/>
        </w:r>
        <w:r w:rsidRPr="00210F4F">
          <w:rPr>
            <w:rStyle w:val="Hyperlink"/>
            <w:noProof/>
          </w:rPr>
          <w:t>MessageBus</w:t>
        </w:r>
        <w:r>
          <w:rPr>
            <w:noProof/>
            <w:webHidden/>
          </w:rPr>
          <w:tab/>
        </w:r>
        <w:r>
          <w:rPr>
            <w:noProof/>
            <w:webHidden/>
          </w:rPr>
          <w:fldChar w:fldCharType="begin"/>
        </w:r>
        <w:r>
          <w:rPr>
            <w:noProof/>
            <w:webHidden/>
          </w:rPr>
          <w:instrText xml:space="preserve"> PAGEREF _Toc444286067 \h </w:instrText>
        </w:r>
        <w:r>
          <w:rPr>
            <w:noProof/>
            <w:webHidden/>
          </w:rPr>
        </w:r>
        <w:r>
          <w:rPr>
            <w:noProof/>
            <w:webHidden/>
          </w:rPr>
          <w:fldChar w:fldCharType="separate"/>
        </w:r>
        <w:r>
          <w:rPr>
            <w:noProof/>
            <w:webHidden/>
          </w:rPr>
          <w:t>105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68" w:history="1">
        <w:r w:rsidRPr="00210F4F">
          <w:rPr>
            <w:rStyle w:val="Hyperlink"/>
            <w:noProof/>
          </w:rPr>
          <w:t>B.11.2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_Toc444286068 \h </w:instrText>
        </w:r>
        <w:r>
          <w:rPr>
            <w:noProof/>
            <w:webHidden/>
          </w:rPr>
        </w:r>
        <w:r>
          <w:rPr>
            <w:noProof/>
            <w:webHidden/>
          </w:rPr>
          <w:fldChar w:fldCharType="separate"/>
        </w:r>
        <w:r>
          <w:rPr>
            <w:noProof/>
            <w:webHidden/>
          </w:rPr>
          <w:t>105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69" w:history="1">
        <w:r w:rsidRPr="00210F4F">
          <w:rPr>
            <w:rStyle w:val="Hyperlink"/>
            <w:noProof/>
          </w:rPr>
          <w:t>B.11.3</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_Toc444286069 \h </w:instrText>
        </w:r>
        <w:r>
          <w:rPr>
            <w:noProof/>
            <w:webHidden/>
          </w:rPr>
        </w:r>
        <w:r>
          <w:rPr>
            <w:noProof/>
            <w:webHidden/>
          </w:rPr>
          <w:fldChar w:fldCharType="separate"/>
        </w:r>
        <w:r>
          <w:rPr>
            <w:noProof/>
            <w:webHidden/>
          </w:rPr>
          <w:t>105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70" w:history="1">
        <w:r w:rsidRPr="00210F4F">
          <w:rPr>
            <w:rStyle w:val="Hyperlink"/>
            <w:noProof/>
          </w:rPr>
          <w:t>B.11.4</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_Toc444286070 \h </w:instrText>
        </w:r>
        <w:r>
          <w:rPr>
            <w:noProof/>
            <w:webHidden/>
          </w:rPr>
        </w:r>
        <w:r>
          <w:rPr>
            <w:noProof/>
            <w:webHidden/>
          </w:rPr>
          <w:fldChar w:fldCharType="separate"/>
        </w:r>
        <w:r>
          <w:rPr>
            <w:noProof/>
            <w:webHidden/>
          </w:rPr>
          <w:t>105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71" w:history="1">
        <w:r w:rsidRPr="00210F4F">
          <w:rPr>
            <w:rStyle w:val="Hyperlink"/>
            <w:noProof/>
          </w:rPr>
          <w:t>B.11.5</w:t>
        </w:r>
        <w:r>
          <w:rPr>
            <w:rFonts w:eastAsiaTheme="minorEastAsia" w:cstheme="minorBidi"/>
            <w:noProof/>
            <w:szCs w:val="22"/>
            <w:lang w:val="en-US" w:eastAsia="en-US"/>
          </w:rPr>
          <w:tab/>
        </w:r>
        <w:r w:rsidRPr="00210F4F">
          <w:rPr>
            <w:rStyle w:val="Hyperlink"/>
            <w:noProof/>
          </w:rPr>
          <w:t>Inherited Summary</w:t>
        </w:r>
        <w:r>
          <w:rPr>
            <w:noProof/>
            <w:webHidden/>
          </w:rPr>
          <w:tab/>
        </w:r>
        <w:r>
          <w:rPr>
            <w:noProof/>
            <w:webHidden/>
          </w:rPr>
          <w:fldChar w:fldCharType="begin"/>
        </w:r>
        <w:r>
          <w:rPr>
            <w:noProof/>
            <w:webHidden/>
          </w:rPr>
          <w:instrText xml:space="preserve"> PAGEREF _Toc444286071 \h </w:instrText>
        </w:r>
        <w:r>
          <w:rPr>
            <w:noProof/>
            <w:webHidden/>
          </w:rPr>
        </w:r>
        <w:r>
          <w:rPr>
            <w:noProof/>
            <w:webHidden/>
          </w:rPr>
          <w:fldChar w:fldCharType="separate"/>
        </w:r>
        <w:r>
          <w:rPr>
            <w:noProof/>
            <w:webHidden/>
          </w:rPr>
          <w:t>105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72" w:history="1">
        <w:r w:rsidRPr="00210F4F">
          <w:rPr>
            <w:rStyle w:val="Hyperlink"/>
            <w:noProof/>
          </w:rPr>
          <w:t>B.11.6</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_Toc444286072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73" w:history="1">
        <w:r w:rsidRPr="00210F4F">
          <w:rPr>
            <w:rStyle w:val="Hyperlink"/>
            <w:noProof/>
          </w:rPr>
          <w:t>B.11.6.1</w:t>
        </w:r>
        <w:r>
          <w:rPr>
            <w:rFonts w:eastAsiaTheme="minorEastAsia" w:cstheme="minorBidi"/>
            <w:noProof/>
            <w:szCs w:val="22"/>
            <w:lang w:val="en-US" w:eastAsia="en-US"/>
          </w:rPr>
          <w:tab/>
        </w:r>
        <w:r w:rsidRPr="00210F4F">
          <w:rPr>
            <w:rStyle w:val="Hyperlink"/>
            <w:noProof/>
          </w:rPr>
          <w:t>public constructor(registry: *)  source</w:t>
        </w:r>
        <w:r>
          <w:rPr>
            <w:noProof/>
            <w:webHidden/>
          </w:rPr>
          <w:tab/>
        </w:r>
        <w:r>
          <w:rPr>
            <w:noProof/>
            <w:webHidden/>
          </w:rPr>
          <w:fldChar w:fldCharType="begin"/>
        </w:r>
        <w:r>
          <w:rPr>
            <w:noProof/>
            <w:webHidden/>
          </w:rPr>
          <w:instrText xml:space="preserve"> PAGEREF _Toc444286073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74" w:history="1">
        <w:r w:rsidRPr="00210F4F">
          <w:rPr>
            <w:rStyle w:val="Hyperlink"/>
            <w:noProof/>
          </w:rPr>
          <w:t>B.11.7</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_Toc444286074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75" w:history="1">
        <w:r w:rsidRPr="00210F4F">
          <w:rPr>
            <w:rStyle w:val="Hyperlink"/>
            <w:noProof/>
          </w:rPr>
          <w:t>B.11.7.1</w:t>
        </w:r>
        <w:r>
          <w:rPr>
            <w:rFonts w:eastAsiaTheme="minorEastAsia" w:cstheme="minorBidi"/>
            <w:noProof/>
            <w:szCs w:val="22"/>
            <w:lang w:val="en-US" w:eastAsia="en-US"/>
          </w:rPr>
          <w:tab/>
        </w:r>
        <w:r w:rsidRPr="00210F4F">
          <w:rPr>
            <w:rStyle w:val="Hyperlink"/>
            <w:noProof/>
          </w:rPr>
          <w:t>public get pipeline: *  source</w:t>
        </w:r>
        <w:r>
          <w:rPr>
            <w:noProof/>
            <w:webHidden/>
          </w:rPr>
          <w:tab/>
        </w:r>
        <w:r>
          <w:rPr>
            <w:noProof/>
            <w:webHidden/>
          </w:rPr>
          <w:fldChar w:fldCharType="begin"/>
        </w:r>
        <w:r>
          <w:rPr>
            <w:noProof/>
            <w:webHidden/>
          </w:rPr>
          <w:instrText xml:space="preserve"> PAGEREF _Toc444286075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76" w:history="1">
        <w:r w:rsidRPr="00210F4F">
          <w:rPr>
            <w:rStyle w:val="Hyperlink"/>
            <w:noProof/>
          </w:rPr>
          <w:t>B.11.8</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_Toc444286076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77" w:history="1">
        <w:r w:rsidRPr="00210F4F">
          <w:rPr>
            <w:rStyle w:val="Hyperlink"/>
            <w:noProof/>
          </w:rPr>
          <w:t>B.11.8.1</w:t>
        </w:r>
        <w:r>
          <w:rPr>
            <w:rFonts w:eastAsiaTheme="minorEastAsia" w:cstheme="minorBidi"/>
            <w:noProof/>
            <w:szCs w:val="22"/>
            <w:lang w:val="en-US" w:eastAsia="en-US"/>
          </w:rPr>
          <w:tab/>
        </w:r>
        <w:r w:rsidRPr="00210F4F">
          <w:rPr>
            <w:rStyle w:val="Hyperlink"/>
            <w:noProof/>
          </w:rPr>
          <w:t>public addForward(from: *, to: *): *  source</w:t>
        </w:r>
        <w:r>
          <w:rPr>
            <w:noProof/>
            <w:webHidden/>
          </w:rPr>
          <w:tab/>
        </w:r>
        <w:r>
          <w:rPr>
            <w:noProof/>
            <w:webHidden/>
          </w:rPr>
          <w:fldChar w:fldCharType="begin"/>
        </w:r>
        <w:r>
          <w:rPr>
            <w:noProof/>
            <w:webHidden/>
          </w:rPr>
          <w:instrText xml:space="preserve"> PAGEREF _Toc444286077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78" w:history="1">
        <w:r w:rsidRPr="00210F4F">
          <w:rPr>
            <w:rStyle w:val="Hyperlink"/>
            <w:noProof/>
          </w:rPr>
          <w:t>B.11.8.2</w:t>
        </w:r>
        <w:r>
          <w:rPr>
            <w:rFonts w:eastAsiaTheme="minorEastAsia" w:cstheme="minorBidi"/>
            <w:noProof/>
            <w:szCs w:val="22"/>
            <w:lang w:val="en-US" w:eastAsia="en-US"/>
          </w:rPr>
          <w:tab/>
        </w:r>
        <w:r w:rsidRPr="00210F4F">
          <w:rPr>
            <w:rStyle w:val="Hyperlink"/>
            <w:noProof/>
          </w:rPr>
          <w:t>public postMessage(inMsg: *, responseCallback: *): *  source</w:t>
        </w:r>
        <w:r>
          <w:rPr>
            <w:noProof/>
            <w:webHidden/>
          </w:rPr>
          <w:tab/>
        </w:r>
        <w:r>
          <w:rPr>
            <w:noProof/>
            <w:webHidden/>
          </w:rPr>
          <w:fldChar w:fldCharType="begin"/>
        </w:r>
        <w:r>
          <w:rPr>
            <w:noProof/>
            <w:webHidden/>
          </w:rPr>
          <w:instrText xml:space="preserve"> PAGEREF _Toc444286078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79" w:history="1">
        <w:r w:rsidRPr="00210F4F">
          <w:rPr>
            <w:rStyle w:val="Hyperlink"/>
            <w:noProof/>
          </w:rPr>
          <w:t>B.12</w:t>
        </w:r>
        <w:r>
          <w:rPr>
            <w:rFonts w:eastAsiaTheme="minorEastAsia" w:cstheme="minorBidi"/>
            <w:noProof/>
            <w:szCs w:val="22"/>
            <w:lang w:val="en-US" w:eastAsia="en-US"/>
          </w:rPr>
          <w:tab/>
        </w:r>
        <w:r w:rsidRPr="00210F4F">
          <w:rPr>
            <w:rStyle w:val="Hyperlink"/>
            <w:noProof/>
          </w:rPr>
          <w:t>MiniBus</w:t>
        </w:r>
        <w:r>
          <w:rPr>
            <w:noProof/>
            <w:webHidden/>
          </w:rPr>
          <w:tab/>
        </w:r>
        <w:r>
          <w:rPr>
            <w:noProof/>
            <w:webHidden/>
          </w:rPr>
          <w:fldChar w:fldCharType="begin"/>
        </w:r>
        <w:r>
          <w:rPr>
            <w:noProof/>
            <w:webHidden/>
          </w:rPr>
          <w:instrText xml:space="preserve"> PAGEREF _Toc444286079 \h </w:instrText>
        </w:r>
        <w:r>
          <w:rPr>
            <w:noProof/>
            <w:webHidden/>
          </w:rPr>
        </w:r>
        <w:r>
          <w:rPr>
            <w:noProof/>
            <w:webHidden/>
          </w:rPr>
          <w:fldChar w:fldCharType="separate"/>
        </w:r>
        <w:r>
          <w:rPr>
            <w:noProof/>
            <w:webHidden/>
          </w:rPr>
          <w:t>106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0" w:history="1">
        <w:r w:rsidRPr="00210F4F">
          <w:rPr>
            <w:rStyle w:val="Hyperlink"/>
            <w:noProof/>
          </w:rPr>
          <w:t>B.12.2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_Toc444286080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1" w:history="1">
        <w:r w:rsidRPr="00210F4F">
          <w:rPr>
            <w:rStyle w:val="Hyperlink"/>
            <w:noProof/>
          </w:rPr>
          <w:t>B.12.3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_Toc444286081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2" w:history="1">
        <w:r w:rsidRPr="00210F4F">
          <w:rPr>
            <w:rStyle w:val="Hyperlink"/>
            <w:noProof/>
          </w:rPr>
          <w:t>B.12.4</w:t>
        </w:r>
        <w:r>
          <w:rPr>
            <w:rFonts w:eastAsiaTheme="minorEastAsia" w:cstheme="minorBidi"/>
            <w:noProof/>
            <w:szCs w:val="22"/>
            <w:lang w:val="en-US" w:eastAsia="en-US"/>
          </w:rPr>
          <w:tab/>
        </w:r>
        <w:r w:rsidRPr="00210F4F">
          <w:rPr>
            <w:rStyle w:val="Hyperlink"/>
            <w:noProof/>
          </w:rPr>
          <w:t>Inherited Summary</w:t>
        </w:r>
        <w:r>
          <w:rPr>
            <w:noProof/>
            <w:webHidden/>
          </w:rPr>
          <w:tab/>
        </w:r>
        <w:r>
          <w:rPr>
            <w:noProof/>
            <w:webHidden/>
          </w:rPr>
          <w:fldChar w:fldCharType="begin"/>
        </w:r>
        <w:r>
          <w:rPr>
            <w:noProof/>
            <w:webHidden/>
          </w:rPr>
          <w:instrText xml:space="preserve"> PAGEREF _Toc444286082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3" w:history="1">
        <w:r w:rsidRPr="00210F4F">
          <w:rPr>
            <w:rStyle w:val="Hyperlink"/>
            <w:noProof/>
          </w:rPr>
          <w:t>B.12.5</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_Toc444286083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84" w:history="1">
        <w:r w:rsidRPr="00210F4F">
          <w:rPr>
            <w:rStyle w:val="Hyperlink"/>
            <w:noProof/>
          </w:rPr>
          <w:t>B.12.5.1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_Toc444286084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5" w:history="1">
        <w:r w:rsidRPr="00210F4F">
          <w:rPr>
            <w:rStyle w:val="Hyperlink"/>
            <w:noProof/>
          </w:rPr>
          <w:t>B.12.6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_Toc444286085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86" w:history="1">
        <w:r w:rsidRPr="00210F4F">
          <w:rPr>
            <w:rStyle w:val="Hyperlink"/>
            <w:noProof/>
          </w:rPr>
          <w:t>B.12.6.1</w:t>
        </w:r>
        <w:r>
          <w:rPr>
            <w:rFonts w:eastAsiaTheme="minorEastAsia" w:cstheme="minorBidi"/>
            <w:noProof/>
            <w:szCs w:val="22"/>
            <w:lang w:val="en-US" w:eastAsia="en-US"/>
          </w:rPr>
          <w:tab/>
        </w:r>
        <w:r w:rsidRPr="00210F4F">
          <w:rPr>
            <w:rStyle w:val="Hyperlink"/>
            <w:noProof/>
          </w:rPr>
          <w:t>public postMessage(inMsg: *, responseCallback: *): *  source</w:t>
        </w:r>
        <w:r>
          <w:rPr>
            <w:noProof/>
            <w:webHidden/>
          </w:rPr>
          <w:tab/>
        </w:r>
        <w:r>
          <w:rPr>
            <w:noProof/>
            <w:webHidden/>
          </w:rPr>
          <w:fldChar w:fldCharType="begin"/>
        </w:r>
        <w:r>
          <w:rPr>
            <w:noProof/>
            <w:webHidden/>
          </w:rPr>
          <w:instrText xml:space="preserve"> PAGEREF _Toc444286086 \h </w:instrText>
        </w:r>
        <w:r>
          <w:rPr>
            <w:noProof/>
            <w:webHidden/>
          </w:rPr>
        </w:r>
        <w:r>
          <w:rPr>
            <w:noProof/>
            <w:webHidden/>
          </w:rPr>
          <w:fldChar w:fldCharType="separate"/>
        </w:r>
        <w:r>
          <w:rPr>
            <w:noProof/>
            <w:webHidden/>
          </w:rPr>
          <w:t>107</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87" w:history="1">
        <w:r w:rsidRPr="00210F4F">
          <w:rPr>
            <w:rStyle w:val="Hyperlink"/>
            <w:noProof/>
          </w:rPr>
          <w:t>B.13</w:t>
        </w:r>
        <w:r>
          <w:rPr>
            <w:rFonts w:eastAsiaTheme="minorEastAsia" w:cstheme="minorBidi"/>
            <w:noProof/>
            <w:szCs w:val="22"/>
            <w:lang w:val="en-US" w:eastAsia="en-US"/>
          </w:rPr>
          <w:tab/>
        </w:r>
        <w:r w:rsidRPr="00210F4F">
          <w:rPr>
            <w:rStyle w:val="Hyperlink"/>
            <w:noProof/>
          </w:rPr>
          <w:t>ObjectAllocation</w:t>
        </w:r>
        <w:r>
          <w:rPr>
            <w:noProof/>
            <w:webHidden/>
          </w:rPr>
          <w:tab/>
        </w:r>
        <w:r>
          <w:rPr>
            <w:noProof/>
            <w:webHidden/>
          </w:rPr>
          <w:fldChar w:fldCharType="begin"/>
        </w:r>
        <w:r>
          <w:rPr>
            <w:noProof/>
            <w:webHidden/>
          </w:rPr>
          <w:instrText xml:space="preserve"> PAGEREF _Toc444286087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8" w:history="1">
        <w:r w:rsidRPr="00210F4F">
          <w:rPr>
            <w:rStyle w:val="Hyperlink"/>
            <w:noProof/>
          </w:rPr>
          <w:t>B.13.1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_Toc444286088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89" w:history="1">
        <w:r w:rsidRPr="00210F4F">
          <w:rPr>
            <w:rStyle w:val="Hyperlink"/>
            <w:noProof/>
          </w:rPr>
          <w:t>B.13.2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_Toc444286089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0" w:history="1">
        <w:r w:rsidRPr="00210F4F">
          <w:rPr>
            <w:rStyle w:val="Hyperlink"/>
            <w:noProof/>
          </w:rPr>
          <w:t>B.13.3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_Toc444286090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1" w:history="1">
        <w:r w:rsidRPr="00210F4F">
          <w:rPr>
            <w:rStyle w:val="Hyperlink"/>
            <w:noProof/>
          </w:rPr>
          <w:t>B.13.4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_Toc444286091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92" w:history="1">
        <w:r w:rsidRPr="00210F4F">
          <w:rPr>
            <w:rStyle w:val="Hyperlink"/>
            <w:noProof/>
          </w:rPr>
          <w:t>B.13.4.1</w:t>
        </w:r>
        <w:r>
          <w:rPr>
            <w:rFonts w:eastAsiaTheme="minorEastAsia" w:cstheme="minorBidi"/>
            <w:noProof/>
            <w:szCs w:val="22"/>
            <w:lang w:val="en-US" w:eastAsia="en-US"/>
          </w:rPr>
          <w:tab/>
        </w:r>
        <w:r w:rsidRPr="00210F4F">
          <w:rPr>
            <w:rStyle w:val="Hyperlink"/>
            <w:noProof/>
          </w:rPr>
          <w:t>public constructor(url: URL.URL, bus: MiniBus)  source</w:t>
        </w:r>
        <w:r>
          <w:rPr>
            <w:noProof/>
            <w:webHidden/>
          </w:rPr>
          <w:tab/>
        </w:r>
        <w:r>
          <w:rPr>
            <w:noProof/>
            <w:webHidden/>
          </w:rPr>
          <w:fldChar w:fldCharType="begin"/>
        </w:r>
        <w:r>
          <w:rPr>
            <w:noProof/>
            <w:webHidden/>
          </w:rPr>
          <w:instrText xml:space="preserve"> PAGEREF _Toc444286092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3" w:history="1">
        <w:r w:rsidRPr="00210F4F">
          <w:rPr>
            <w:rStyle w:val="Hyperlink"/>
            <w:noProof/>
          </w:rPr>
          <w:t>B.13.5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_Toc444286093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94" w:history="1">
        <w:r w:rsidRPr="00210F4F">
          <w:rPr>
            <w:rStyle w:val="Hyperlink"/>
            <w:noProof/>
          </w:rPr>
          <w:t>B.13.5.1</w:t>
        </w:r>
        <w:r>
          <w:rPr>
            <w:rFonts w:eastAsiaTheme="minorEastAsia" w:cstheme="minorBidi"/>
            <w:noProof/>
            <w:szCs w:val="22"/>
            <w:lang w:val="en-US" w:eastAsia="en-US"/>
          </w:rPr>
          <w:tab/>
        </w:r>
        <w:r w:rsidRPr="00210F4F">
          <w:rPr>
            <w:rStyle w:val="Hyperlink"/>
            <w:noProof/>
          </w:rPr>
          <w:t>public get url: string: *  source</w:t>
        </w:r>
        <w:r>
          <w:rPr>
            <w:noProof/>
            <w:webHidden/>
          </w:rPr>
          <w:tab/>
        </w:r>
        <w:r>
          <w:rPr>
            <w:noProof/>
            <w:webHidden/>
          </w:rPr>
          <w:fldChar w:fldCharType="begin"/>
        </w:r>
        <w:r>
          <w:rPr>
            <w:noProof/>
            <w:webHidden/>
          </w:rPr>
          <w:instrText xml:space="preserve"> PAGEREF _Toc444286094 \h </w:instrText>
        </w:r>
        <w:r>
          <w:rPr>
            <w:noProof/>
            <w:webHidden/>
          </w:rPr>
        </w:r>
        <w:r>
          <w:rPr>
            <w:noProof/>
            <w:webHidden/>
          </w:rPr>
          <w:fldChar w:fldCharType="separate"/>
        </w:r>
        <w:r>
          <w:rPr>
            <w:noProof/>
            <w:webHidden/>
          </w:rPr>
          <w:t>108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5" w:history="1">
        <w:r w:rsidRPr="00210F4F">
          <w:rPr>
            <w:rStyle w:val="Hyperlink"/>
            <w:noProof/>
          </w:rPr>
          <w:t>B.13.6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_Toc444286095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096" w:history="1">
        <w:r w:rsidRPr="00210F4F">
          <w:rPr>
            <w:rStyle w:val="Hyperlink"/>
            <w:noProof/>
          </w:rPr>
          <w:t>B.13.6.1</w:t>
        </w:r>
        <w:r>
          <w:rPr>
            <w:rFonts w:eastAsiaTheme="minorEastAsia" w:cstheme="minorBidi"/>
            <w:noProof/>
            <w:szCs w:val="22"/>
            <w:lang w:val="en-US" w:eastAsia="en-US"/>
          </w:rPr>
          <w:tab/>
        </w:r>
        <w:r w:rsidRPr="00210F4F">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_Toc444286096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097" w:history="1">
        <w:r w:rsidRPr="00210F4F">
          <w:rPr>
            <w:rStyle w:val="Hyperlink"/>
            <w:noProof/>
          </w:rPr>
          <w:t>B.14</w:t>
        </w:r>
        <w:r>
          <w:rPr>
            <w:rFonts w:eastAsiaTheme="minorEastAsia" w:cstheme="minorBidi"/>
            <w:noProof/>
            <w:szCs w:val="22"/>
            <w:lang w:val="en-US" w:eastAsia="en-US"/>
          </w:rPr>
          <w:tab/>
        </w:r>
        <w:r w:rsidRPr="00210F4F">
          <w:rPr>
            <w:rStyle w:val="Hyperlink"/>
            <w:noProof/>
          </w:rPr>
          <w:t>Pipeline</w:t>
        </w:r>
        <w:r>
          <w:rPr>
            <w:noProof/>
            <w:webHidden/>
          </w:rPr>
          <w:tab/>
        </w:r>
        <w:r>
          <w:rPr>
            <w:noProof/>
            <w:webHidden/>
          </w:rPr>
          <w:fldChar w:fldCharType="begin"/>
        </w:r>
        <w:r>
          <w:rPr>
            <w:noProof/>
            <w:webHidden/>
          </w:rPr>
          <w:instrText xml:space="preserve"> PAGEREF _Toc444286097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8" w:history="1">
        <w:r w:rsidRPr="00210F4F">
          <w:rPr>
            <w:rStyle w:val="Hyperlink"/>
            <w:noProof/>
          </w:rPr>
          <w:t>B.14.1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_Toc444286098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099" w:history="1">
        <w:r w:rsidRPr="00210F4F">
          <w:rPr>
            <w:rStyle w:val="Hyperlink"/>
            <w:noProof/>
          </w:rPr>
          <w:t>B.14.2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_Toc444286099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0" w:history="1">
        <w:r w:rsidRPr="00210F4F">
          <w:rPr>
            <w:rStyle w:val="Hyperlink"/>
            <w:noProof/>
          </w:rPr>
          <w:t>B.14.3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_Toc444286100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01" w:history="1">
        <w:r w:rsidRPr="00210F4F">
          <w:rPr>
            <w:rStyle w:val="Hyperlink"/>
            <w:noProof/>
          </w:rPr>
          <w:t>B.14.3.1</w:t>
        </w:r>
        <w:r>
          <w:rPr>
            <w:rFonts w:eastAsiaTheme="minorEastAsia" w:cstheme="minorBidi"/>
            <w:noProof/>
            <w:szCs w:val="22"/>
            <w:lang w:val="en-US" w:eastAsia="en-US"/>
          </w:rPr>
          <w:tab/>
        </w:r>
        <w:r w:rsidRPr="00210F4F">
          <w:rPr>
            <w:rStyle w:val="Hyperlink"/>
            <w:noProof/>
          </w:rPr>
          <w:t>public constructor(_onFail: *)  source</w:t>
        </w:r>
        <w:r>
          <w:rPr>
            <w:noProof/>
            <w:webHidden/>
          </w:rPr>
          <w:tab/>
        </w:r>
        <w:r>
          <w:rPr>
            <w:noProof/>
            <w:webHidden/>
          </w:rPr>
          <w:fldChar w:fldCharType="begin"/>
        </w:r>
        <w:r>
          <w:rPr>
            <w:noProof/>
            <w:webHidden/>
          </w:rPr>
          <w:instrText xml:space="preserve"> PAGEREF _Toc444286101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2" w:history="1">
        <w:r w:rsidRPr="00210F4F">
          <w:rPr>
            <w:rStyle w:val="Hyperlink"/>
            <w:noProof/>
          </w:rPr>
          <w:t>B.14.4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_Toc444286102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03" w:history="1">
        <w:r w:rsidRPr="00210F4F">
          <w:rPr>
            <w:rStyle w:val="Hyperlink"/>
            <w:noProof/>
          </w:rPr>
          <w:t>B.14.4.1</w:t>
        </w:r>
        <w:r>
          <w:rPr>
            <w:rFonts w:eastAsiaTheme="minorEastAsia" w:cstheme="minorBidi"/>
            <w:noProof/>
            <w:szCs w:val="22"/>
            <w:lang w:val="en-US" w:eastAsia="en-US"/>
          </w:rPr>
          <w:tab/>
        </w:r>
        <w:r w:rsidRPr="00210F4F">
          <w:rPr>
            <w:rStyle w:val="Hyperlink"/>
            <w:noProof/>
          </w:rPr>
          <w:t>public process(msg: *, onDeliver: *)  source</w:t>
        </w:r>
        <w:r>
          <w:rPr>
            <w:noProof/>
            <w:webHidden/>
          </w:rPr>
          <w:tab/>
        </w:r>
        <w:r>
          <w:rPr>
            <w:noProof/>
            <w:webHidden/>
          </w:rPr>
          <w:fldChar w:fldCharType="begin"/>
        </w:r>
        <w:r>
          <w:rPr>
            <w:noProof/>
            <w:webHidden/>
          </w:rPr>
          <w:instrText xml:space="preserve"> PAGEREF _Toc444286103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04" w:history="1">
        <w:r w:rsidRPr="00210F4F">
          <w:rPr>
            <w:rStyle w:val="Hyperlink"/>
            <w:noProof/>
          </w:rPr>
          <w:t>B.15</w:t>
        </w:r>
        <w:r>
          <w:rPr>
            <w:rFonts w:eastAsiaTheme="minorEastAsia" w:cstheme="minorBidi"/>
            <w:noProof/>
            <w:szCs w:val="22"/>
            <w:lang w:val="en-US" w:eastAsia="en-US"/>
          </w:rPr>
          <w:tab/>
        </w:r>
        <w:r w:rsidRPr="00210F4F">
          <w:rPr>
            <w:rStyle w:val="Hyperlink"/>
            <w:noProof/>
          </w:rPr>
          <w:t>Policy</w:t>
        </w:r>
        <w:r>
          <w:rPr>
            <w:noProof/>
            <w:webHidden/>
          </w:rPr>
          <w:tab/>
        </w:r>
        <w:r>
          <w:rPr>
            <w:noProof/>
            <w:webHidden/>
          </w:rPr>
          <w:fldChar w:fldCharType="begin"/>
        </w:r>
        <w:r>
          <w:rPr>
            <w:noProof/>
            <w:webHidden/>
          </w:rPr>
          <w:instrText xml:space="preserve"> PAGEREF _Toc444286104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5" w:history="1">
        <w:r w:rsidRPr="00210F4F">
          <w:rPr>
            <w:rStyle w:val="Hyperlink"/>
            <w:noProof/>
          </w:rPr>
          <w:t>B.15.1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_Toc444286105 \h </w:instrText>
        </w:r>
        <w:r>
          <w:rPr>
            <w:noProof/>
            <w:webHidden/>
          </w:rPr>
        </w:r>
        <w:r>
          <w:rPr>
            <w:noProof/>
            <w:webHidden/>
          </w:rPr>
          <w:fldChar w:fldCharType="separate"/>
        </w:r>
        <w:r>
          <w:rPr>
            <w:noProof/>
            <w:webHidden/>
          </w:rPr>
          <w:t>109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6" w:history="1">
        <w:r w:rsidRPr="00210F4F">
          <w:rPr>
            <w:rStyle w:val="Hyperlink"/>
            <w:noProof/>
          </w:rPr>
          <w:t>B.15.2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_Toc444286106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7" w:history="1">
        <w:r w:rsidRPr="00210F4F">
          <w:rPr>
            <w:rStyle w:val="Hyperlink"/>
            <w:noProof/>
          </w:rPr>
          <w:t>B.15.3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_Toc444286107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08" w:history="1">
        <w:r w:rsidRPr="00210F4F">
          <w:rPr>
            <w:rStyle w:val="Hyperlink"/>
            <w:noProof/>
          </w:rPr>
          <w:t>B.15.3.1</w:t>
        </w:r>
        <w:r>
          <w:rPr>
            <w:rFonts w:eastAsiaTheme="minorEastAsia" w:cstheme="minorBidi"/>
            <w:noProof/>
            <w:szCs w:val="22"/>
            <w:lang w:val="en-US" w:eastAsia="en-US"/>
          </w:rPr>
          <w:tab/>
        </w:r>
        <w:r w:rsidRPr="00210F4F">
          <w:rPr>
            <w:rStyle w:val="Hyperlink"/>
            <w:noProof/>
          </w:rPr>
          <w:t>public constructor(id: *, target: *, when: *, authorise: *, actions: *)  source</w:t>
        </w:r>
        <w:r>
          <w:rPr>
            <w:noProof/>
            <w:webHidden/>
          </w:rPr>
          <w:tab/>
        </w:r>
        <w:r>
          <w:rPr>
            <w:noProof/>
            <w:webHidden/>
          </w:rPr>
          <w:fldChar w:fldCharType="begin"/>
        </w:r>
        <w:r>
          <w:rPr>
            <w:noProof/>
            <w:webHidden/>
          </w:rPr>
          <w:instrText xml:space="preserve"> PAGEREF _Toc444286108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09" w:history="1">
        <w:r w:rsidRPr="00210F4F">
          <w:rPr>
            <w:rStyle w:val="Hyperlink"/>
            <w:noProof/>
          </w:rPr>
          <w:t>B.15.4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_Toc444286109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0" w:history="1">
        <w:r w:rsidRPr="00210F4F">
          <w:rPr>
            <w:rStyle w:val="Hyperlink"/>
            <w:noProof/>
          </w:rPr>
          <w:t>B.15.4.1</w:t>
        </w:r>
        <w:r>
          <w:rPr>
            <w:rFonts w:eastAsiaTheme="minorEastAsia" w:cstheme="minorBidi"/>
            <w:noProof/>
            <w:szCs w:val="22"/>
            <w:lang w:val="en-US" w:eastAsia="en-US"/>
          </w:rPr>
          <w:tab/>
        </w:r>
        <w:r w:rsidRPr="00210F4F">
          <w:rPr>
            <w:rStyle w:val="Hyperlink"/>
            <w:noProof/>
          </w:rPr>
          <w:t>public evaluate(message: *, userID: *): *  source</w:t>
        </w:r>
        <w:r>
          <w:rPr>
            <w:noProof/>
            <w:webHidden/>
          </w:rPr>
          <w:tab/>
        </w:r>
        <w:r>
          <w:rPr>
            <w:noProof/>
            <w:webHidden/>
          </w:rPr>
          <w:fldChar w:fldCharType="begin"/>
        </w:r>
        <w:r>
          <w:rPr>
            <w:noProof/>
            <w:webHidden/>
          </w:rPr>
          <w:instrText xml:space="preserve"> PAGEREF _Toc444286110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1" w:history="1">
        <w:r w:rsidRPr="00210F4F">
          <w:rPr>
            <w:rStyle w:val="Hyperlink"/>
            <w:noProof/>
          </w:rPr>
          <w:t>B.15.4.2</w:t>
        </w:r>
        <w:r>
          <w:rPr>
            <w:rFonts w:eastAsiaTheme="minorEastAsia" w:cstheme="minorBidi"/>
            <w:noProof/>
            <w:szCs w:val="22"/>
            <w:lang w:val="en-US" w:eastAsia="en-US"/>
          </w:rPr>
          <w:tab/>
        </w:r>
        <w:r w:rsidRPr="00210F4F">
          <w:rPr>
            <w:rStyle w:val="Hyperlink"/>
            <w:noProof/>
          </w:rPr>
          <w:t>public getMinutes(time: *): *  source</w:t>
        </w:r>
        <w:r>
          <w:rPr>
            <w:noProof/>
            <w:webHidden/>
          </w:rPr>
          <w:tab/>
        </w:r>
        <w:r>
          <w:rPr>
            <w:noProof/>
            <w:webHidden/>
          </w:rPr>
          <w:fldChar w:fldCharType="begin"/>
        </w:r>
        <w:r>
          <w:rPr>
            <w:noProof/>
            <w:webHidden/>
          </w:rPr>
          <w:instrText xml:space="preserve"> PAGEREF _Toc444286111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2" w:history="1">
        <w:r w:rsidRPr="00210F4F">
          <w:rPr>
            <w:rStyle w:val="Hyperlink"/>
            <w:noProof/>
          </w:rPr>
          <w:t>B.15.4.3</w:t>
        </w:r>
        <w:r>
          <w:rPr>
            <w:rFonts w:eastAsiaTheme="minorEastAsia" w:cstheme="minorBidi"/>
            <w:noProof/>
            <w:szCs w:val="22"/>
            <w:lang w:val="en-US" w:eastAsia="en-US"/>
          </w:rPr>
          <w:tab/>
        </w:r>
        <w:r w:rsidRPr="00210F4F">
          <w:rPr>
            <w:rStyle w:val="Hyperlink"/>
            <w:noProof/>
          </w:rPr>
          <w:t>public isBlackListed(user: *): *  source</w:t>
        </w:r>
        <w:r>
          <w:rPr>
            <w:noProof/>
            <w:webHidden/>
          </w:rPr>
          <w:tab/>
        </w:r>
        <w:r>
          <w:rPr>
            <w:noProof/>
            <w:webHidden/>
          </w:rPr>
          <w:fldChar w:fldCharType="begin"/>
        </w:r>
        <w:r>
          <w:rPr>
            <w:noProof/>
            <w:webHidden/>
          </w:rPr>
          <w:instrText xml:space="preserve"> PAGEREF _Toc444286112 \h </w:instrText>
        </w:r>
        <w:r>
          <w:rPr>
            <w:noProof/>
            <w:webHidden/>
          </w:rPr>
        </w:r>
        <w:r>
          <w:rPr>
            <w:noProof/>
            <w:webHidden/>
          </w:rPr>
          <w:fldChar w:fldCharType="separate"/>
        </w:r>
        <w:r>
          <w:rPr>
            <w:noProof/>
            <w:webHidden/>
          </w:rPr>
          <w:t>110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3" w:history="1">
        <w:r w:rsidRPr="00210F4F">
          <w:rPr>
            <w:rStyle w:val="Hyperlink"/>
            <w:noProof/>
          </w:rPr>
          <w:t>B.15.4.4</w:t>
        </w:r>
        <w:r>
          <w:rPr>
            <w:rFonts w:eastAsiaTheme="minorEastAsia" w:cstheme="minorBidi"/>
            <w:noProof/>
            <w:szCs w:val="22"/>
            <w:lang w:val="en-US" w:eastAsia="en-US"/>
          </w:rPr>
          <w:tab/>
        </w:r>
        <w:r w:rsidRPr="00210F4F">
          <w:rPr>
            <w:rStyle w:val="Hyperlink"/>
            <w:noProof/>
          </w:rPr>
          <w:t>public isTimeBetween(start: *, end: *): *  source</w:t>
        </w:r>
        <w:r>
          <w:rPr>
            <w:noProof/>
            <w:webHidden/>
          </w:rPr>
          <w:tab/>
        </w:r>
        <w:r>
          <w:rPr>
            <w:noProof/>
            <w:webHidden/>
          </w:rPr>
          <w:fldChar w:fldCharType="begin"/>
        </w:r>
        <w:r>
          <w:rPr>
            <w:noProof/>
            <w:webHidden/>
          </w:rPr>
          <w:instrText xml:space="preserve"> PAGEREF _Toc444286113 \h </w:instrText>
        </w:r>
        <w:r>
          <w:rPr>
            <w:noProof/>
            <w:webHidden/>
          </w:rPr>
        </w:r>
        <w:r>
          <w:rPr>
            <w:noProof/>
            <w:webHidden/>
          </w:rPr>
          <w:fldChar w:fldCharType="separate"/>
        </w:r>
        <w:r>
          <w:rPr>
            <w:noProof/>
            <w:webHidden/>
          </w:rPr>
          <w:t>111</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4" w:history="1">
        <w:r w:rsidRPr="00210F4F">
          <w:rPr>
            <w:rStyle w:val="Hyperlink"/>
            <w:noProof/>
          </w:rPr>
          <w:t>B.15.4.5</w:t>
        </w:r>
        <w:r>
          <w:rPr>
            <w:rFonts w:eastAsiaTheme="minorEastAsia" w:cstheme="minorBidi"/>
            <w:noProof/>
            <w:szCs w:val="22"/>
            <w:lang w:val="en-US" w:eastAsia="en-US"/>
          </w:rPr>
          <w:tab/>
        </w:r>
        <w:r w:rsidRPr="00210F4F">
          <w:rPr>
            <w:rStyle w:val="Hyperlink"/>
            <w:noProof/>
          </w:rPr>
          <w:t>public isWhiteListed(user: *): *  source</w:t>
        </w:r>
        <w:r>
          <w:rPr>
            <w:noProof/>
            <w:webHidden/>
          </w:rPr>
          <w:tab/>
        </w:r>
        <w:r>
          <w:rPr>
            <w:noProof/>
            <w:webHidden/>
          </w:rPr>
          <w:fldChar w:fldCharType="begin"/>
        </w:r>
        <w:r>
          <w:rPr>
            <w:noProof/>
            <w:webHidden/>
          </w:rPr>
          <w:instrText xml:space="preserve"> PAGEREF _Toc444286114 \h </w:instrText>
        </w:r>
        <w:r>
          <w:rPr>
            <w:noProof/>
            <w:webHidden/>
          </w:rPr>
        </w:r>
        <w:r>
          <w:rPr>
            <w:noProof/>
            <w:webHidden/>
          </w:rPr>
          <w:fldChar w:fldCharType="separate"/>
        </w:r>
        <w:r>
          <w:rPr>
            <w:noProof/>
            <w:webHidden/>
          </w:rPr>
          <w:t>111</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15" w:history="1">
        <w:r w:rsidRPr="00210F4F">
          <w:rPr>
            <w:rStyle w:val="Hyperlink"/>
            <w:noProof/>
          </w:rPr>
          <w:t>B.16</w:t>
        </w:r>
        <w:r>
          <w:rPr>
            <w:rFonts w:eastAsiaTheme="minorEastAsia" w:cstheme="minorBidi"/>
            <w:noProof/>
            <w:szCs w:val="22"/>
            <w:lang w:val="en-US" w:eastAsia="en-US"/>
          </w:rPr>
          <w:tab/>
        </w:r>
        <w:r w:rsidRPr="00210F4F">
          <w:rPr>
            <w:rStyle w:val="Hyperlink"/>
            <w:noProof/>
          </w:rPr>
          <w:t>PolicyEngine</w:t>
        </w:r>
        <w:r>
          <w:rPr>
            <w:noProof/>
            <w:webHidden/>
          </w:rPr>
          <w:tab/>
        </w:r>
        <w:r>
          <w:rPr>
            <w:noProof/>
            <w:webHidden/>
          </w:rPr>
          <w:fldChar w:fldCharType="begin"/>
        </w:r>
        <w:r>
          <w:rPr>
            <w:noProof/>
            <w:webHidden/>
          </w:rPr>
          <w:instrText xml:space="preserve"> PAGEREF _Toc444286115 \h </w:instrText>
        </w:r>
        <w:r>
          <w:rPr>
            <w:noProof/>
            <w:webHidden/>
          </w:rPr>
        </w:r>
        <w:r>
          <w:rPr>
            <w:noProof/>
            <w:webHidden/>
          </w:rPr>
          <w:fldChar w:fldCharType="separate"/>
        </w:r>
        <w:r>
          <w:rPr>
            <w:noProof/>
            <w:webHidden/>
          </w:rPr>
          <w:t>111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16" w:history="1">
        <w:r w:rsidRPr="00210F4F">
          <w:rPr>
            <w:rStyle w:val="Hyperlink"/>
            <w:noProof/>
          </w:rPr>
          <w:t>B.16.1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_Toc444286116 \h </w:instrText>
        </w:r>
        <w:r>
          <w:rPr>
            <w:noProof/>
            <w:webHidden/>
          </w:rPr>
        </w:r>
        <w:r>
          <w:rPr>
            <w:noProof/>
            <w:webHidden/>
          </w:rPr>
          <w:fldChar w:fldCharType="separate"/>
        </w:r>
        <w:r>
          <w:rPr>
            <w:noProof/>
            <w:webHidden/>
          </w:rPr>
          <w:t>111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17" w:history="1">
        <w:r w:rsidRPr="00210F4F">
          <w:rPr>
            <w:rStyle w:val="Hyperlink"/>
            <w:noProof/>
          </w:rPr>
          <w:t>B.16.2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_Toc444286117 \h </w:instrText>
        </w:r>
        <w:r>
          <w:rPr>
            <w:noProof/>
            <w:webHidden/>
          </w:rPr>
        </w:r>
        <w:r>
          <w:rPr>
            <w:noProof/>
            <w:webHidden/>
          </w:rPr>
          <w:fldChar w:fldCharType="separate"/>
        </w:r>
        <w:r>
          <w:rPr>
            <w:noProof/>
            <w:webHidden/>
          </w:rPr>
          <w:t>111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18" w:history="1">
        <w:r w:rsidRPr="00210F4F">
          <w:rPr>
            <w:rStyle w:val="Hyperlink"/>
            <w:noProof/>
          </w:rPr>
          <w:t>B.16.3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_Toc444286118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19" w:history="1">
        <w:r w:rsidRPr="00210F4F">
          <w:rPr>
            <w:rStyle w:val="Hyperlink"/>
            <w:noProof/>
          </w:rPr>
          <w:t>B.16.3.1</w:t>
        </w:r>
        <w:r>
          <w:rPr>
            <w:rFonts w:eastAsiaTheme="minorEastAsia" w:cstheme="minorBidi"/>
            <w:noProof/>
            <w:szCs w:val="22"/>
            <w:lang w:val="en-US" w:eastAsia="en-US"/>
          </w:rPr>
          <w:tab/>
        </w:r>
        <w:r w:rsidRPr="00210F4F">
          <w:rPr>
            <w:rStyle w:val="Hyperlink"/>
            <w:noProof/>
          </w:rPr>
          <w:t>public constructor(identityModule: *, runtimeRegistry: *)  source</w:t>
        </w:r>
        <w:r>
          <w:rPr>
            <w:noProof/>
            <w:webHidden/>
          </w:rPr>
          <w:tab/>
        </w:r>
        <w:r>
          <w:rPr>
            <w:noProof/>
            <w:webHidden/>
          </w:rPr>
          <w:fldChar w:fldCharType="begin"/>
        </w:r>
        <w:r>
          <w:rPr>
            <w:noProof/>
            <w:webHidden/>
          </w:rPr>
          <w:instrText xml:space="preserve"> PAGEREF _Toc444286119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20" w:history="1">
        <w:r w:rsidRPr="00210F4F">
          <w:rPr>
            <w:rStyle w:val="Hyperlink"/>
            <w:noProof/>
          </w:rPr>
          <w:t>B.16.4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_Toc444286120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1" w:history="1">
        <w:r w:rsidRPr="00210F4F">
          <w:rPr>
            <w:rStyle w:val="Hyperlink"/>
            <w:noProof/>
          </w:rPr>
          <w:t>B.16.4.1</w:t>
        </w:r>
        <w:r>
          <w:rPr>
            <w:rFonts w:eastAsiaTheme="minorEastAsia" w:cstheme="minorBidi"/>
            <w:noProof/>
            <w:szCs w:val="22"/>
            <w:lang w:val="en-US" w:eastAsia="en-US"/>
          </w:rPr>
          <w:tab/>
        </w:r>
        <w:r w:rsidRPr="00210F4F">
          <w:rPr>
            <w:rStyle w:val="Hyperlink"/>
            <w:noProof/>
          </w:rPr>
          <w:t>public addPolicies(key: *, policies: *)  source</w:t>
        </w:r>
        <w:r>
          <w:rPr>
            <w:noProof/>
            <w:webHidden/>
          </w:rPr>
          <w:tab/>
        </w:r>
        <w:r>
          <w:rPr>
            <w:noProof/>
            <w:webHidden/>
          </w:rPr>
          <w:fldChar w:fldCharType="begin"/>
        </w:r>
        <w:r>
          <w:rPr>
            <w:noProof/>
            <w:webHidden/>
          </w:rPr>
          <w:instrText xml:space="preserve"> PAGEREF _Toc444286121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2" w:history="1">
        <w:r w:rsidRPr="00210F4F">
          <w:rPr>
            <w:rStyle w:val="Hyperlink"/>
            <w:noProof/>
          </w:rPr>
          <w:t>B.16.4.2</w:t>
        </w:r>
        <w:r>
          <w:rPr>
            <w:rFonts w:eastAsiaTheme="minorEastAsia" w:cstheme="minorBidi"/>
            <w:noProof/>
            <w:szCs w:val="22"/>
            <w:lang w:val="en-US" w:eastAsia="en-US"/>
          </w:rPr>
          <w:tab/>
        </w:r>
        <w:r w:rsidRPr="00210F4F">
          <w:rPr>
            <w:rStyle w:val="Hyperlink"/>
            <w:noProof/>
          </w:rPr>
          <w:t>public authorise(message: *): *  source</w:t>
        </w:r>
        <w:r>
          <w:rPr>
            <w:noProof/>
            <w:webHidden/>
          </w:rPr>
          <w:tab/>
        </w:r>
        <w:r>
          <w:rPr>
            <w:noProof/>
            <w:webHidden/>
          </w:rPr>
          <w:fldChar w:fldCharType="begin"/>
        </w:r>
        <w:r>
          <w:rPr>
            <w:noProof/>
            <w:webHidden/>
          </w:rPr>
          <w:instrText xml:space="preserve"> PAGEREF _Toc444286122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3" w:history="1">
        <w:r w:rsidRPr="00210F4F">
          <w:rPr>
            <w:rStyle w:val="Hyperlink"/>
            <w:noProof/>
          </w:rPr>
          <w:t>B.16.4.3</w:t>
        </w:r>
        <w:r>
          <w:rPr>
            <w:rFonts w:eastAsiaTheme="minorEastAsia" w:cstheme="minorBidi"/>
            <w:noProof/>
            <w:szCs w:val="22"/>
            <w:lang w:val="en-US" w:eastAsia="en-US"/>
          </w:rPr>
          <w:tab/>
        </w:r>
        <w:r w:rsidRPr="00210F4F">
          <w:rPr>
            <w:rStyle w:val="Hyperlink"/>
            <w:noProof/>
          </w:rPr>
          <w:t>public checkPolicies(message: *, userID: *): *  source</w:t>
        </w:r>
        <w:r>
          <w:rPr>
            <w:noProof/>
            <w:webHidden/>
          </w:rPr>
          <w:tab/>
        </w:r>
        <w:r>
          <w:rPr>
            <w:noProof/>
            <w:webHidden/>
          </w:rPr>
          <w:fldChar w:fldCharType="begin"/>
        </w:r>
        <w:r>
          <w:rPr>
            <w:noProof/>
            <w:webHidden/>
          </w:rPr>
          <w:instrText xml:space="preserve"> PAGEREF _Toc444286123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4" w:history="1">
        <w:r w:rsidRPr="00210F4F">
          <w:rPr>
            <w:rStyle w:val="Hyperlink"/>
            <w:noProof/>
          </w:rPr>
          <w:t>B.16.4.4</w:t>
        </w:r>
        <w:r>
          <w:rPr>
            <w:rFonts w:eastAsiaTheme="minorEastAsia" w:cstheme="minorBidi"/>
            <w:noProof/>
            <w:szCs w:val="22"/>
            <w:lang w:val="en-US" w:eastAsia="en-US"/>
          </w:rPr>
          <w:tab/>
        </w:r>
        <w:r w:rsidRPr="00210F4F">
          <w:rPr>
            <w:rStyle w:val="Hyperlink"/>
            <w:noProof/>
          </w:rPr>
          <w:t>public getApplicablePolicies(hypertyFrom: *, hypertyTo: *, userID: *): *  source</w:t>
        </w:r>
        <w:r>
          <w:rPr>
            <w:noProof/>
            <w:webHidden/>
          </w:rPr>
          <w:tab/>
        </w:r>
        <w:r>
          <w:rPr>
            <w:noProof/>
            <w:webHidden/>
          </w:rPr>
          <w:fldChar w:fldCharType="begin"/>
        </w:r>
        <w:r>
          <w:rPr>
            <w:noProof/>
            <w:webHidden/>
          </w:rPr>
          <w:instrText xml:space="preserve"> PAGEREF _Toc444286124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5" w:history="1">
        <w:r w:rsidRPr="00210F4F">
          <w:rPr>
            <w:rStyle w:val="Hyperlink"/>
            <w:noProof/>
          </w:rPr>
          <w:t>B.16.4.5</w:t>
        </w:r>
        <w:r>
          <w:rPr>
            <w:rFonts w:eastAsiaTheme="minorEastAsia" w:cstheme="minorBidi"/>
            <w:noProof/>
            <w:szCs w:val="22"/>
            <w:lang w:val="en-US" w:eastAsia="en-US"/>
          </w:rPr>
          <w:tab/>
        </w:r>
        <w:r w:rsidRPr="00210F4F">
          <w:rPr>
            <w:rStyle w:val="Hyperlink"/>
            <w:noProof/>
          </w:rPr>
          <w:t>public getAuthorisationDecision(results: *): *  source</w:t>
        </w:r>
        <w:r>
          <w:rPr>
            <w:noProof/>
            <w:webHidden/>
          </w:rPr>
          <w:tab/>
        </w:r>
        <w:r>
          <w:rPr>
            <w:noProof/>
            <w:webHidden/>
          </w:rPr>
          <w:fldChar w:fldCharType="begin"/>
        </w:r>
        <w:r>
          <w:rPr>
            <w:noProof/>
            <w:webHidden/>
          </w:rPr>
          <w:instrText xml:space="preserve"> PAGEREF _Toc444286125 \h </w:instrText>
        </w:r>
        <w:r>
          <w:rPr>
            <w:noProof/>
            <w:webHidden/>
          </w:rPr>
        </w:r>
        <w:r>
          <w:rPr>
            <w:noProof/>
            <w:webHidden/>
          </w:rPr>
          <w:fldChar w:fldCharType="separate"/>
        </w:r>
        <w:r>
          <w:rPr>
            <w:noProof/>
            <w:webHidden/>
          </w:rPr>
          <w:t>112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6" w:history="1">
        <w:r w:rsidRPr="00210F4F">
          <w:rPr>
            <w:rStyle w:val="Hyperlink"/>
            <w:noProof/>
          </w:rPr>
          <w:t>B.16.4.6</w:t>
        </w:r>
        <w:r>
          <w:rPr>
            <w:rFonts w:eastAsiaTheme="minorEastAsia" w:cstheme="minorBidi"/>
            <w:noProof/>
            <w:szCs w:val="22"/>
            <w:lang w:val="en-US" w:eastAsia="en-US"/>
          </w:rPr>
          <w:tab/>
        </w:r>
        <w:r w:rsidRPr="00210F4F">
          <w:rPr>
            <w:rStyle w:val="Hyperlink"/>
            <w:noProof/>
          </w:rPr>
          <w:t>public removePolicies(key: *, policyId: *)  source</w:t>
        </w:r>
        <w:r>
          <w:rPr>
            <w:noProof/>
            <w:webHidden/>
          </w:rPr>
          <w:tab/>
        </w:r>
        <w:r>
          <w:rPr>
            <w:noProof/>
            <w:webHidden/>
          </w:rPr>
          <w:fldChar w:fldCharType="begin"/>
        </w:r>
        <w:r>
          <w:rPr>
            <w:noProof/>
            <w:webHidden/>
          </w:rPr>
          <w:instrText xml:space="preserve"> PAGEREF _Toc444286126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27" w:history="1">
        <w:r w:rsidRPr="00210F4F">
          <w:rPr>
            <w:rStyle w:val="Hyperlink"/>
            <w:noProof/>
          </w:rPr>
          <w:t>B.16.4.7</w:t>
        </w:r>
        <w:r>
          <w:rPr>
            <w:rFonts w:eastAsiaTheme="minorEastAsia" w:cstheme="minorBidi"/>
            <w:noProof/>
            <w:szCs w:val="22"/>
            <w:lang w:val="en-US" w:eastAsia="en-US"/>
          </w:rPr>
          <w:tab/>
        </w:r>
        <w:r w:rsidRPr="00210F4F">
          <w:rPr>
            <w:rStyle w:val="Hyperlink"/>
            <w:noProof/>
          </w:rPr>
          <w:t>public simulate(key: *)  source</w:t>
        </w:r>
        <w:r>
          <w:rPr>
            <w:noProof/>
            <w:webHidden/>
          </w:rPr>
          <w:tab/>
        </w:r>
        <w:r>
          <w:rPr>
            <w:noProof/>
            <w:webHidden/>
          </w:rPr>
          <w:fldChar w:fldCharType="begin"/>
        </w:r>
        <w:r>
          <w:rPr>
            <w:noProof/>
            <w:webHidden/>
          </w:rPr>
          <w:instrText xml:space="preserve"> PAGEREF _Toc444286127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28" w:history="1">
        <w:r w:rsidRPr="00210F4F">
          <w:rPr>
            <w:rStyle w:val="Hyperlink"/>
            <w:noProof/>
          </w:rPr>
          <w:t>B.17</w:t>
        </w:r>
        <w:r>
          <w:rPr>
            <w:rFonts w:eastAsiaTheme="minorEastAsia" w:cstheme="minorBidi"/>
            <w:noProof/>
            <w:szCs w:val="22"/>
            <w:lang w:val="en-US" w:eastAsia="en-US"/>
          </w:rPr>
          <w:tab/>
        </w:r>
        <w:r w:rsidRPr="00210F4F">
          <w:rPr>
            <w:rStyle w:val="Hyperlink"/>
            <w:noProof/>
          </w:rPr>
          <w:t>Registry</w:t>
        </w:r>
        <w:r>
          <w:rPr>
            <w:noProof/>
            <w:webHidden/>
          </w:rPr>
          <w:tab/>
        </w:r>
        <w:r>
          <w:rPr>
            <w:noProof/>
            <w:webHidden/>
          </w:rPr>
          <w:fldChar w:fldCharType="begin"/>
        </w:r>
        <w:r>
          <w:rPr>
            <w:noProof/>
            <w:webHidden/>
          </w:rPr>
          <w:instrText xml:space="preserve"> PAGEREF _Toc444286128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29" w:history="1">
        <w:r w:rsidRPr="00210F4F">
          <w:rPr>
            <w:rStyle w:val="Hyperlink"/>
            <w:noProof/>
          </w:rPr>
          <w:t>B.17.2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_Toc444286129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0" w:history="1">
        <w:r w:rsidRPr="00210F4F">
          <w:rPr>
            <w:rStyle w:val="Hyperlink"/>
            <w:noProof/>
          </w:rPr>
          <w:t>B.17.3</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_Toc444286130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1" w:history="1">
        <w:r w:rsidRPr="00210F4F">
          <w:rPr>
            <w:rStyle w:val="Hyperlink"/>
            <w:noProof/>
          </w:rPr>
          <w:t>B.17.4</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_Toc444286131 \h </w:instrText>
        </w:r>
        <w:r>
          <w:rPr>
            <w:noProof/>
            <w:webHidden/>
          </w:rPr>
        </w:r>
        <w:r>
          <w:rPr>
            <w:noProof/>
            <w:webHidden/>
          </w:rPr>
          <w:fldChar w:fldCharType="separate"/>
        </w:r>
        <w:r>
          <w:rPr>
            <w:noProof/>
            <w:webHidden/>
          </w:rPr>
          <w:t>113</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2" w:history="1">
        <w:r w:rsidRPr="00210F4F">
          <w:rPr>
            <w:rStyle w:val="Hyperlink"/>
            <w:noProof/>
          </w:rPr>
          <w:t>B.17.5</w:t>
        </w:r>
        <w:r>
          <w:rPr>
            <w:rFonts w:eastAsiaTheme="minorEastAsia" w:cstheme="minorBidi"/>
            <w:noProof/>
            <w:szCs w:val="22"/>
            <w:lang w:val="en-US" w:eastAsia="en-US"/>
          </w:rPr>
          <w:tab/>
        </w:r>
        <w:r w:rsidRPr="00210F4F">
          <w:rPr>
            <w:rStyle w:val="Hyperlink"/>
            <w:noProof/>
          </w:rPr>
          <w:t>Inherited Summary</w:t>
        </w:r>
        <w:r>
          <w:rPr>
            <w:noProof/>
            <w:webHidden/>
          </w:rPr>
          <w:tab/>
        </w:r>
        <w:r>
          <w:rPr>
            <w:noProof/>
            <w:webHidden/>
          </w:rPr>
          <w:fldChar w:fldCharType="begin"/>
        </w:r>
        <w:r>
          <w:rPr>
            <w:noProof/>
            <w:webHidden/>
          </w:rPr>
          <w:instrText xml:space="preserve"> PAGEREF _Toc444286132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3" w:history="1">
        <w:r w:rsidRPr="00210F4F">
          <w:rPr>
            <w:rStyle w:val="Hyperlink"/>
            <w:noProof/>
          </w:rPr>
          <w:t>B.17.6</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_Toc444286133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34" w:history="1">
        <w:r w:rsidRPr="00210F4F">
          <w:rPr>
            <w:rStyle w:val="Hyperlink"/>
            <w:noProof/>
          </w:rPr>
          <w:t>B.17.6.1</w:t>
        </w:r>
        <w:r>
          <w:rPr>
            <w:rFonts w:eastAsiaTheme="minorEastAsia" w:cstheme="minorBidi"/>
            <w:noProof/>
            <w:szCs w:val="22"/>
            <w:lang w:val="en-US" w:eastAsia="en-US"/>
          </w:rPr>
          <w:tab/>
        </w:r>
        <w:r w:rsidRPr="00210F4F">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_Toc444286134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5" w:history="1">
        <w:r w:rsidRPr="00210F4F">
          <w:rPr>
            <w:rStyle w:val="Hyperlink"/>
            <w:noProof/>
          </w:rPr>
          <w:t>B.17.7</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_Toc444286135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36" w:history="1">
        <w:r w:rsidRPr="00210F4F">
          <w:rPr>
            <w:rStyle w:val="Hyperlink"/>
            <w:noProof/>
          </w:rPr>
          <w:t>B.17.7.1</w:t>
        </w:r>
        <w:r>
          <w:rPr>
            <w:rFonts w:eastAsiaTheme="minorEastAsia" w:cstheme="minorBidi"/>
            <w:noProof/>
            <w:szCs w:val="22"/>
            <w:lang w:val="en-US" w:eastAsia="en-US"/>
          </w:rPr>
          <w:tab/>
        </w:r>
        <w:r w:rsidRPr="00210F4F">
          <w:rPr>
            <w:rStyle w:val="Hyperlink"/>
            <w:noProof/>
          </w:rPr>
          <w:t>public get messageBus(messageBus: MessageBus): *  source</w:t>
        </w:r>
        <w:r>
          <w:rPr>
            <w:noProof/>
            <w:webHidden/>
          </w:rPr>
          <w:tab/>
        </w:r>
        <w:r>
          <w:rPr>
            <w:noProof/>
            <w:webHidden/>
          </w:rPr>
          <w:fldChar w:fldCharType="begin"/>
        </w:r>
        <w:r>
          <w:rPr>
            <w:noProof/>
            <w:webHidden/>
          </w:rPr>
          <w:instrText xml:space="preserve"> PAGEREF _Toc444286136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37" w:history="1">
        <w:r w:rsidRPr="00210F4F">
          <w:rPr>
            <w:rStyle w:val="Hyperlink"/>
            <w:noProof/>
          </w:rPr>
          <w:t>B.17.7.2</w:t>
        </w:r>
        <w:r>
          <w:rPr>
            <w:rFonts w:eastAsiaTheme="minorEastAsia" w:cstheme="minorBidi"/>
            <w:noProof/>
            <w:szCs w:val="22"/>
            <w:lang w:val="en-US" w:eastAsia="en-US"/>
          </w:rPr>
          <w:tab/>
        </w:r>
        <w:r w:rsidRPr="00210F4F">
          <w:rPr>
            <w:rStyle w:val="Hyperlink"/>
            <w:noProof/>
          </w:rPr>
          <w:t>public set messageBus(messageBus: MessageBus): *  source</w:t>
        </w:r>
        <w:r>
          <w:rPr>
            <w:noProof/>
            <w:webHidden/>
          </w:rPr>
          <w:tab/>
        </w:r>
        <w:r>
          <w:rPr>
            <w:noProof/>
            <w:webHidden/>
          </w:rPr>
          <w:fldChar w:fldCharType="begin"/>
        </w:r>
        <w:r>
          <w:rPr>
            <w:noProof/>
            <w:webHidden/>
          </w:rPr>
          <w:instrText xml:space="preserve"> PAGEREF _Toc444286137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38" w:history="1">
        <w:r w:rsidRPr="00210F4F">
          <w:rPr>
            <w:rStyle w:val="Hyperlink"/>
            <w:noProof/>
          </w:rPr>
          <w:t>B.17.8</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_Toc444286138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39" w:history="1">
        <w:r w:rsidRPr="00210F4F">
          <w:rPr>
            <w:rStyle w:val="Hyperlink"/>
            <w:noProof/>
          </w:rPr>
          <w:t>B.17.8.1</w:t>
        </w:r>
        <w:r>
          <w:rPr>
            <w:rFonts w:eastAsiaTheme="minorEastAsia" w:cstheme="minorBidi"/>
            <w:noProof/>
            <w:szCs w:val="22"/>
            <w:lang w:val="en-US" w:eastAsia="en-US"/>
          </w:rPr>
          <w:tab/>
        </w:r>
        <w:r w:rsidRPr="00210F4F">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_Toc444286139 \h </w:instrText>
        </w:r>
        <w:r>
          <w:rPr>
            <w:noProof/>
            <w:webHidden/>
          </w:rPr>
        </w:r>
        <w:r>
          <w:rPr>
            <w:noProof/>
            <w:webHidden/>
          </w:rPr>
          <w:fldChar w:fldCharType="separate"/>
        </w:r>
        <w:r>
          <w:rPr>
            <w:noProof/>
            <w:webHidden/>
          </w:rPr>
          <w:t>115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0" w:history="1">
        <w:r w:rsidRPr="00210F4F">
          <w:rPr>
            <w:rStyle w:val="Hyperlink"/>
            <w:noProof/>
          </w:rPr>
          <w:t>B.17.8.2</w:t>
        </w:r>
        <w:r>
          <w:rPr>
            <w:rFonts w:eastAsiaTheme="minorEastAsia" w:cstheme="minorBidi"/>
            <w:noProof/>
            <w:szCs w:val="22"/>
            <w:lang w:val="en-US" w:eastAsia="en-US"/>
          </w:rPr>
          <w:tab/>
        </w:r>
        <w:r w:rsidRPr="00210F4F">
          <w:rPr>
            <w:rStyle w:val="Hyperlink"/>
            <w:noProof/>
          </w:rPr>
          <w:t>public getAppSandbox(): *  source</w:t>
        </w:r>
        <w:r>
          <w:rPr>
            <w:noProof/>
            <w:webHidden/>
          </w:rPr>
          <w:tab/>
        </w:r>
        <w:r>
          <w:rPr>
            <w:noProof/>
            <w:webHidden/>
          </w:rPr>
          <w:fldChar w:fldCharType="begin"/>
        </w:r>
        <w:r>
          <w:rPr>
            <w:noProof/>
            <w:webHidden/>
          </w:rPr>
          <w:instrText xml:space="preserve"> PAGEREF _Toc444286140 \h </w:instrText>
        </w:r>
        <w:r>
          <w:rPr>
            <w:noProof/>
            <w:webHidden/>
          </w:rPr>
        </w:r>
        <w:r>
          <w:rPr>
            <w:noProof/>
            <w:webHidden/>
          </w:rPr>
          <w:fldChar w:fldCharType="separate"/>
        </w:r>
        <w:r>
          <w:rPr>
            <w:noProof/>
            <w:webHidden/>
          </w:rPr>
          <w:t>116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1" w:history="1">
        <w:r w:rsidRPr="00210F4F">
          <w:rPr>
            <w:rStyle w:val="Hyperlink"/>
            <w:noProof/>
          </w:rPr>
          <w:t>B.17.8.3</w:t>
        </w:r>
        <w:r>
          <w:rPr>
            <w:rFonts w:eastAsiaTheme="minorEastAsia" w:cstheme="minorBidi"/>
            <w:noProof/>
            <w:szCs w:val="22"/>
            <w:lang w:val="en-US" w:eastAsia="en-US"/>
          </w:rPr>
          <w:tab/>
        </w:r>
        <w:r w:rsidRPr="00210F4F">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_Toc444286141 \h </w:instrText>
        </w:r>
        <w:r>
          <w:rPr>
            <w:noProof/>
            <w:webHidden/>
          </w:rPr>
        </w:r>
        <w:r>
          <w:rPr>
            <w:noProof/>
            <w:webHidden/>
          </w:rPr>
          <w:fldChar w:fldCharType="separate"/>
        </w:r>
        <w:r>
          <w:rPr>
            <w:noProof/>
            <w:webHidden/>
          </w:rPr>
          <w:t>116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2" w:history="1">
        <w:r w:rsidRPr="00210F4F">
          <w:rPr>
            <w:rStyle w:val="Hyperlink"/>
            <w:noProof/>
          </w:rPr>
          <w:t>B.17.8.4</w:t>
        </w:r>
        <w:r>
          <w:rPr>
            <w:rFonts w:eastAsiaTheme="minorEastAsia" w:cstheme="minorBidi"/>
            <w:noProof/>
            <w:szCs w:val="22"/>
            <w:lang w:val="en-US" w:eastAsia="en-US"/>
          </w:rPr>
          <w:tab/>
        </w:r>
        <w:r w:rsidRPr="00210F4F">
          <w:rPr>
            <w:rStyle w:val="Hyperlink"/>
            <w:noProof/>
          </w:rPr>
          <w:t>public getUserHyperty(email: *): *  source</w:t>
        </w:r>
        <w:r>
          <w:rPr>
            <w:noProof/>
            <w:webHidden/>
          </w:rPr>
          <w:tab/>
        </w:r>
        <w:r>
          <w:rPr>
            <w:noProof/>
            <w:webHidden/>
          </w:rPr>
          <w:fldChar w:fldCharType="begin"/>
        </w:r>
        <w:r>
          <w:rPr>
            <w:noProof/>
            <w:webHidden/>
          </w:rPr>
          <w:instrText xml:space="preserve"> PAGEREF _Toc444286142 \h </w:instrText>
        </w:r>
        <w:r>
          <w:rPr>
            <w:noProof/>
            <w:webHidden/>
          </w:rPr>
        </w:r>
        <w:r>
          <w:rPr>
            <w:noProof/>
            <w:webHidden/>
          </w:rPr>
          <w:fldChar w:fldCharType="separate"/>
        </w:r>
        <w:r>
          <w:rPr>
            <w:noProof/>
            <w:webHidden/>
          </w:rPr>
          <w:t>116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3" w:history="1">
        <w:r w:rsidRPr="00210F4F">
          <w:rPr>
            <w:rStyle w:val="Hyperlink"/>
            <w:noProof/>
          </w:rPr>
          <w:t>B.17.8.5</w:t>
        </w:r>
        <w:r>
          <w:rPr>
            <w:rFonts w:eastAsiaTheme="minorEastAsia" w:cstheme="minorBidi"/>
            <w:noProof/>
            <w:szCs w:val="22"/>
            <w:lang w:val="en-US" w:eastAsia="en-US"/>
          </w:rPr>
          <w:tab/>
        </w:r>
        <w:r w:rsidRPr="00210F4F">
          <w:rPr>
            <w:rStyle w:val="Hyperlink"/>
            <w:noProof/>
          </w:rPr>
          <w:t>public onEvent()  source</w:t>
        </w:r>
        <w:r>
          <w:rPr>
            <w:noProof/>
            <w:webHidden/>
          </w:rPr>
          <w:tab/>
        </w:r>
        <w:r>
          <w:rPr>
            <w:noProof/>
            <w:webHidden/>
          </w:rPr>
          <w:fldChar w:fldCharType="begin"/>
        </w:r>
        <w:r>
          <w:rPr>
            <w:noProof/>
            <w:webHidden/>
          </w:rPr>
          <w:instrText xml:space="preserve"> PAGEREF _Toc444286143 \h </w:instrText>
        </w:r>
        <w:r>
          <w:rPr>
            <w:noProof/>
            <w:webHidden/>
          </w:rPr>
        </w:r>
        <w:r>
          <w:rPr>
            <w:noProof/>
            <w:webHidden/>
          </w:rPr>
          <w:fldChar w:fldCharType="separate"/>
        </w:r>
        <w:r>
          <w:rPr>
            <w:noProof/>
            <w:webHidden/>
          </w:rPr>
          <w:t>116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4" w:history="1">
        <w:r w:rsidRPr="00210F4F">
          <w:rPr>
            <w:rStyle w:val="Hyperlink"/>
            <w:noProof/>
          </w:rPr>
          <w:t>B.17.8.6</w:t>
        </w:r>
        <w:r>
          <w:rPr>
            <w:rFonts w:eastAsiaTheme="minorEastAsia" w:cstheme="minorBidi"/>
            <w:noProof/>
            <w:szCs w:val="22"/>
            <w:lang w:val="en-US" w:eastAsia="en-US"/>
          </w:rPr>
          <w:tab/>
        </w:r>
        <w:r w:rsidRPr="00210F4F">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_Toc444286144 \h </w:instrText>
        </w:r>
        <w:r>
          <w:rPr>
            <w:noProof/>
            <w:webHidden/>
          </w:rPr>
        </w:r>
        <w:r>
          <w:rPr>
            <w:noProof/>
            <w:webHidden/>
          </w:rPr>
          <w:fldChar w:fldCharType="separate"/>
        </w:r>
        <w:r>
          <w:rPr>
            <w:noProof/>
            <w:webHidden/>
          </w:rPr>
          <w:t>116</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5" w:history="1">
        <w:r w:rsidRPr="00210F4F">
          <w:rPr>
            <w:rStyle w:val="Hyperlink"/>
            <w:noProof/>
          </w:rPr>
          <w:t>B.17.8.7</w:t>
        </w:r>
        <w:r>
          <w:rPr>
            <w:rFonts w:eastAsiaTheme="minorEastAsia" w:cstheme="minorBidi"/>
            <w:noProof/>
            <w:szCs w:val="22"/>
            <w:lang w:val="en-US" w:eastAsia="en-US"/>
          </w:rPr>
          <w:tab/>
        </w:r>
        <w:r w:rsidRPr="00210F4F">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_Toc444286145 \h </w:instrText>
        </w:r>
        <w:r>
          <w:rPr>
            <w:noProof/>
            <w:webHidden/>
          </w:rPr>
        </w:r>
        <w:r>
          <w:rPr>
            <w:noProof/>
            <w:webHidden/>
          </w:rPr>
          <w:fldChar w:fldCharType="separate"/>
        </w:r>
        <w:r>
          <w:rPr>
            <w:noProof/>
            <w:webHidden/>
          </w:rPr>
          <w:t>117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6" w:history="1">
        <w:r w:rsidRPr="00210F4F">
          <w:rPr>
            <w:rStyle w:val="Hyperlink"/>
            <w:noProof/>
          </w:rPr>
          <w:t>B.17.8.8</w:t>
        </w:r>
        <w:r>
          <w:rPr>
            <w:rFonts w:eastAsiaTheme="minorEastAsia" w:cstheme="minorBidi"/>
            <w:noProof/>
            <w:szCs w:val="22"/>
            <w:lang w:val="en-US" w:eastAsia="en-US"/>
          </w:rPr>
          <w:tab/>
        </w:r>
        <w:r w:rsidRPr="00210F4F">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_Toc444286146 \h </w:instrText>
        </w:r>
        <w:r>
          <w:rPr>
            <w:noProof/>
            <w:webHidden/>
          </w:rPr>
        </w:r>
        <w:r>
          <w:rPr>
            <w:noProof/>
            <w:webHidden/>
          </w:rPr>
          <w:fldChar w:fldCharType="separate"/>
        </w:r>
        <w:r>
          <w:rPr>
            <w:noProof/>
            <w:webHidden/>
          </w:rPr>
          <w:t>117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7" w:history="1">
        <w:r w:rsidRPr="00210F4F">
          <w:rPr>
            <w:rStyle w:val="Hyperlink"/>
            <w:noProof/>
          </w:rPr>
          <w:t>B.17.8.9</w:t>
        </w:r>
        <w:r>
          <w:rPr>
            <w:rFonts w:eastAsiaTheme="minorEastAsia" w:cstheme="minorBidi"/>
            <w:noProof/>
            <w:szCs w:val="22"/>
            <w:lang w:val="en-US" w:eastAsia="en-US"/>
          </w:rPr>
          <w:tab/>
        </w:r>
        <w:r w:rsidRPr="00210F4F">
          <w:rPr>
            <w:rStyle w:val="Hyperlink"/>
            <w:noProof/>
          </w:rPr>
          <w:t>public resolve(url: URL.URL): Promise&lt;URL.URL&gt;  source</w:t>
        </w:r>
        <w:r>
          <w:rPr>
            <w:noProof/>
            <w:webHidden/>
          </w:rPr>
          <w:tab/>
        </w:r>
        <w:r>
          <w:rPr>
            <w:noProof/>
            <w:webHidden/>
          </w:rPr>
          <w:fldChar w:fldCharType="begin"/>
        </w:r>
        <w:r>
          <w:rPr>
            <w:noProof/>
            <w:webHidden/>
          </w:rPr>
          <w:instrText xml:space="preserve"> PAGEREF _Toc444286147 \h </w:instrText>
        </w:r>
        <w:r>
          <w:rPr>
            <w:noProof/>
            <w:webHidden/>
          </w:rPr>
        </w:r>
        <w:r>
          <w:rPr>
            <w:noProof/>
            <w:webHidden/>
          </w:rPr>
          <w:fldChar w:fldCharType="separate"/>
        </w:r>
        <w:r>
          <w:rPr>
            <w:noProof/>
            <w:webHidden/>
          </w:rPr>
          <w:t>117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8" w:history="1">
        <w:r w:rsidRPr="00210F4F">
          <w:rPr>
            <w:rStyle w:val="Hyperlink"/>
            <w:noProof/>
          </w:rPr>
          <w:t>B.17.8.10</w:t>
        </w:r>
        <w:r>
          <w:rPr>
            <w:rFonts w:eastAsiaTheme="minorEastAsia" w:cstheme="minorBidi"/>
            <w:noProof/>
            <w:szCs w:val="22"/>
            <w:lang w:val="en-US" w:eastAsia="en-US"/>
          </w:rPr>
          <w:tab/>
        </w:r>
        <w:r w:rsidRPr="00210F4F">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_Toc444286148 \h </w:instrText>
        </w:r>
        <w:r>
          <w:rPr>
            <w:noProof/>
            <w:webHidden/>
          </w:rPr>
        </w:r>
        <w:r>
          <w:rPr>
            <w:noProof/>
            <w:webHidden/>
          </w:rPr>
          <w:fldChar w:fldCharType="separate"/>
        </w:r>
        <w:r>
          <w:rPr>
            <w:noProof/>
            <w:webHidden/>
          </w:rPr>
          <w:t>117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49" w:history="1">
        <w:r w:rsidRPr="00210F4F">
          <w:rPr>
            <w:rStyle w:val="Hyperlink"/>
            <w:noProof/>
          </w:rPr>
          <w:t>B.17.8.11</w:t>
        </w:r>
        <w:r>
          <w:rPr>
            <w:rFonts w:eastAsiaTheme="minorEastAsia" w:cstheme="minorBidi"/>
            <w:noProof/>
            <w:szCs w:val="22"/>
            <w:lang w:val="en-US" w:eastAsia="en-US"/>
          </w:rPr>
          <w:tab/>
        </w:r>
        <w:r w:rsidRPr="00210F4F">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_Toc444286149 \h </w:instrText>
        </w:r>
        <w:r>
          <w:rPr>
            <w:noProof/>
            <w:webHidden/>
          </w:rPr>
        </w:r>
        <w:r>
          <w:rPr>
            <w:noProof/>
            <w:webHidden/>
          </w:rPr>
          <w:fldChar w:fldCharType="separate"/>
        </w:r>
        <w:r>
          <w:rPr>
            <w:noProof/>
            <w:webHidden/>
          </w:rPr>
          <w:t>118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50" w:history="1">
        <w:r w:rsidRPr="00210F4F">
          <w:rPr>
            <w:rStyle w:val="Hyperlink"/>
            <w:noProof/>
          </w:rPr>
          <w:t>B.17.8.12</w:t>
        </w:r>
        <w:r>
          <w:rPr>
            <w:rFonts w:eastAsiaTheme="minorEastAsia" w:cstheme="minorBidi"/>
            <w:noProof/>
            <w:szCs w:val="22"/>
            <w:lang w:val="en-US" w:eastAsia="en-US"/>
          </w:rPr>
          <w:tab/>
        </w:r>
        <w:r w:rsidRPr="00210F4F">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_Toc444286150 \h </w:instrText>
        </w:r>
        <w:r>
          <w:rPr>
            <w:noProof/>
            <w:webHidden/>
          </w:rPr>
        </w:r>
        <w:r>
          <w:rPr>
            <w:noProof/>
            <w:webHidden/>
          </w:rPr>
          <w:fldChar w:fldCharType="separate"/>
        </w:r>
        <w:r>
          <w:rPr>
            <w:noProof/>
            <w:webHidden/>
          </w:rPr>
          <w:t>118</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51" w:history="1">
        <w:r w:rsidRPr="00210F4F">
          <w:rPr>
            <w:rStyle w:val="Hyperlink"/>
            <w:noProof/>
          </w:rPr>
          <w:t>B.18</w:t>
        </w:r>
        <w:r>
          <w:rPr>
            <w:rFonts w:eastAsiaTheme="minorEastAsia" w:cstheme="minorBidi"/>
            <w:noProof/>
            <w:szCs w:val="22"/>
            <w:lang w:val="en-US" w:eastAsia="en-US"/>
          </w:rPr>
          <w:tab/>
        </w:r>
        <w:r w:rsidRPr="00210F4F">
          <w:rPr>
            <w:rStyle w:val="Hyperlink"/>
            <w:noProof/>
          </w:rPr>
          <w:t>RegistryDataModel</w:t>
        </w:r>
        <w:r>
          <w:rPr>
            <w:noProof/>
            <w:webHidden/>
          </w:rPr>
          <w:tab/>
        </w:r>
        <w:r>
          <w:rPr>
            <w:noProof/>
            <w:webHidden/>
          </w:rPr>
          <w:fldChar w:fldCharType="begin"/>
        </w:r>
        <w:r>
          <w:rPr>
            <w:noProof/>
            <w:webHidden/>
          </w:rPr>
          <w:instrText xml:space="preserve"> PAGEREF _Toc444286151 \h </w:instrText>
        </w:r>
        <w:r>
          <w:rPr>
            <w:noProof/>
            <w:webHidden/>
          </w:rPr>
        </w:r>
        <w:r>
          <w:rPr>
            <w:noProof/>
            <w:webHidden/>
          </w:rPr>
          <w:fldChar w:fldCharType="separate"/>
        </w:r>
        <w:r>
          <w:rPr>
            <w:noProof/>
            <w:webHidden/>
          </w:rPr>
          <w:t>118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52" w:history="1">
        <w:r w:rsidRPr="00210F4F">
          <w:rPr>
            <w:rStyle w:val="Hyperlink"/>
            <w:noProof/>
          </w:rPr>
          <w:t>B.18.2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_Toc444286152 \h </w:instrText>
        </w:r>
        <w:r>
          <w:rPr>
            <w:noProof/>
            <w:webHidden/>
          </w:rPr>
        </w:r>
        <w:r>
          <w:rPr>
            <w:noProof/>
            <w:webHidden/>
          </w:rPr>
          <w:fldChar w:fldCharType="separate"/>
        </w:r>
        <w:r>
          <w:rPr>
            <w:noProof/>
            <w:webHidden/>
          </w:rPr>
          <w:t>118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53" w:history="1">
        <w:r w:rsidRPr="00210F4F">
          <w:rPr>
            <w:rStyle w:val="Hyperlink"/>
            <w:noProof/>
          </w:rPr>
          <w:t>B.18.3</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_Toc444286153 \h </w:instrText>
        </w:r>
        <w:r>
          <w:rPr>
            <w:noProof/>
            <w:webHidden/>
          </w:rPr>
        </w:r>
        <w:r>
          <w:rPr>
            <w:noProof/>
            <w:webHidden/>
          </w:rPr>
          <w:fldChar w:fldCharType="separate"/>
        </w:r>
        <w:r>
          <w:rPr>
            <w:noProof/>
            <w:webHidden/>
          </w:rPr>
          <w:t>118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54" w:history="1">
        <w:r w:rsidRPr="00210F4F">
          <w:rPr>
            <w:rStyle w:val="Hyperlink"/>
            <w:noProof/>
          </w:rPr>
          <w:t>B.18.4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_Toc444286154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55" w:history="1">
        <w:r w:rsidRPr="00210F4F">
          <w:rPr>
            <w:rStyle w:val="Hyperlink"/>
            <w:noProof/>
          </w:rPr>
          <w:t>B.18.4.1</w:t>
        </w:r>
        <w:r>
          <w:rPr>
            <w:rFonts w:eastAsiaTheme="minorEastAsia" w:cstheme="minorBidi"/>
            <w:noProof/>
            <w:szCs w:val="22"/>
            <w:lang w:val="en-US" w:eastAsia="en-US"/>
          </w:rPr>
          <w:tab/>
        </w:r>
        <w:r w:rsidRPr="00210F4F">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_Toc444286155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56" w:history="1">
        <w:r w:rsidRPr="00210F4F">
          <w:rPr>
            <w:rStyle w:val="Hyperlink"/>
            <w:noProof/>
          </w:rPr>
          <w:t>B.18.5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_Toc444286156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57" w:history="1">
        <w:r w:rsidRPr="00210F4F">
          <w:rPr>
            <w:rStyle w:val="Hyperlink"/>
            <w:noProof/>
          </w:rPr>
          <w:t>B.18.5.1</w:t>
        </w:r>
        <w:r>
          <w:rPr>
            <w:rFonts w:eastAsiaTheme="minorEastAsia" w:cstheme="minorBidi"/>
            <w:noProof/>
            <w:szCs w:val="22"/>
            <w:lang w:val="en-US" w:eastAsia="en-US"/>
          </w:rPr>
          <w:tab/>
        </w:r>
        <w:r w:rsidRPr="00210F4F">
          <w:rPr>
            <w:rStyle w:val="Hyperlink"/>
            <w:noProof/>
          </w:rPr>
          <w:t>public get descriptor: *  source</w:t>
        </w:r>
        <w:r>
          <w:rPr>
            <w:noProof/>
            <w:webHidden/>
          </w:rPr>
          <w:tab/>
        </w:r>
        <w:r>
          <w:rPr>
            <w:noProof/>
            <w:webHidden/>
          </w:rPr>
          <w:fldChar w:fldCharType="begin"/>
        </w:r>
        <w:r>
          <w:rPr>
            <w:noProof/>
            <w:webHidden/>
          </w:rPr>
          <w:instrText xml:space="preserve"> PAGEREF _Toc444286157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58" w:history="1">
        <w:r w:rsidRPr="00210F4F">
          <w:rPr>
            <w:rStyle w:val="Hyperlink"/>
            <w:noProof/>
          </w:rPr>
          <w:t>B.18.5.2</w:t>
        </w:r>
        <w:r>
          <w:rPr>
            <w:rFonts w:eastAsiaTheme="minorEastAsia" w:cstheme="minorBidi"/>
            <w:noProof/>
            <w:szCs w:val="22"/>
            <w:lang w:val="en-US" w:eastAsia="en-US"/>
          </w:rPr>
          <w:tab/>
        </w:r>
        <w:r w:rsidRPr="00210F4F">
          <w:rPr>
            <w:rStyle w:val="Hyperlink"/>
            <w:noProof/>
          </w:rPr>
          <w:t>public get id: *  source</w:t>
        </w:r>
        <w:r>
          <w:rPr>
            <w:noProof/>
            <w:webHidden/>
          </w:rPr>
          <w:tab/>
        </w:r>
        <w:r>
          <w:rPr>
            <w:noProof/>
            <w:webHidden/>
          </w:rPr>
          <w:fldChar w:fldCharType="begin"/>
        </w:r>
        <w:r>
          <w:rPr>
            <w:noProof/>
            <w:webHidden/>
          </w:rPr>
          <w:instrText xml:space="preserve"> PAGEREF _Toc444286158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59" w:history="1">
        <w:r w:rsidRPr="00210F4F">
          <w:rPr>
            <w:rStyle w:val="Hyperlink"/>
            <w:noProof/>
          </w:rPr>
          <w:t>B.18.5.3</w:t>
        </w:r>
        <w:r>
          <w:rPr>
            <w:rFonts w:eastAsiaTheme="minorEastAsia" w:cstheme="minorBidi"/>
            <w:noProof/>
            <w:szCs w:val="22"/>
            <w:lang w:val="en-US" w:eastAsia="en-US"/>
          </w:rPr>
          <w:tab/>
        </w:r>
        <w:r w:rsidRPr="00210F4F">
          <w:rPr>
            <w:rStyle w:val="Hyperlink"/>
            <w:noProof/>
          </w:rPr>
          <w:t>public get url: *  source</w:t>
        </w:r>
        <w:r>
          <w:rPr>
            <w:noProof/>
            <w:webHidden/>
          </w:rPr>
          <w:tab/>
        </w:r>
        <w:r>
          <w:rPr>
            <w:noProof/>
            <w:webHidden/>
          </w:rPr>
          <w:fldChar w:fldCharType="begin"/>
        </w:r>
        <w:r>
          <w:rPr>
            <w:noProof/>
            <w:webHidden/>
          </w:rPr>
          <w:instrText xml:space="preserve"> PAGEREF _Toc444286159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60" w:history="1">
        <w:r w:rsidRPr="00210F4F">
          <w:rPr>
            <w:rStyle w:val="Hyperlink"/>
            <w:noProof/>
          </w:rPr>
          <w:t>B.19</w:t>
        </w:r>
        <w:r>
          <w:rPr>
            <w:rFonts w:eastAsiaTheme="minorEastAsia" w:cstheme="minorBidi"/>
            <w:noProof/>
            <w:szCs w:val="22"/>
            <w:lang w:val="en-US" w:eastAsia="en-US"/>
          </w:rPr>
          <w:tab/>
        </w:r>
        <w:r w:rsidRPr="00210F4F">
          <w:rPr>
            <w:rStyle w:val="Hyperlink"/>
            <w:noProof/>
          </w:rPr>
          <w:t>RuntimeCatalogue</w:t>
        </w:r>
        <w:r>
          <w:rPr>
            <w:noProof/>
            <w:webHidden/>
          </w:rPr>
          <w:tab/>
        </w:r>
        <w:r>
          <w:rPr>
            <w:noProof/>
            <w:webHidden/>
          </w:rPr>
          <w:fldChar w:fldCharType="begin"/>
        </w:r>
        <w:r>
          <w:rPr>
            <w:noProof/>
            <w:webHidden/>
          </w:rPr>
          <w:instrText xml:space="preserve"> PAGEREF _Toc444286160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1" w:history="1">
        <w:r w:rsidRPr="00210F4F">
          <w:rPr>
            <w:rStyle w:val="Hyperlink"/>
            <w:noProof/>
          </w:rPr>
          <w:t>B.19.1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_Toc444286161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2" w:history="1">
        <w:r w:rsidRPr="00210F4F">
          <w:rPr>
            <w:rStyle w:val="Hyperlink"/>
            <w:noProof/>
          </w:rPr>
          <w:t>B.19.2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_Toc444286162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3" w:history="1">
        <w:r w:rsidRPr="00210F4F">
          <w:rPr>
            <w:rStyle w:val="Hyperlink"/>
            <w:noProof/>
          </w:rPr>
          <w:t>B.19.3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_Toc444286163 \h </w:instrText>
        </w:r>
        <w:r>
          <w:rPr>
            <w:noProof/>
            <w:webHidden/>
          </w:rPr>
        </w:r>
        <w:r>
          <w:rPr>
            <w:noProof/>
            <w:webHidden/>
          </w:rPr>
          <w:fldChar w:fldCharType="separate"/>
        </w:r>
        <w:r>
          <w:rPr>
            <w:noProof/>
            <w:webHidden/>
          </w:rPr>
          <w:t>119</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4" w:history="1">
        <w:r w:rsidRPr="00210F4F">
          <w:rPr>
            <w:rStyle w:val="Hyperlink"/>
            <w:noProof/>
          </w:rPr>
          <w:t>B.19.4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_Toc444286164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65" w:history="1">
        <w:r w:rsidRPr="00210F4F">
          <w:rPr>
            <w:rStyle w:val="Hyperlink"/>
            <w:noProof/>
          </w:rPr>
          <w:t>B.19.4.1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_Toc444286165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6" w:history="1">
        <w:r w:rsidRPr="00210F4F">
          <w:rPr>
            <w:rStyle w:val="Hyperlink"/>
            <w:noProof/>
          </w:rPr>
          <w:t>B.19.5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_Toc444286166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67" w:history="1">
        <w:r w:rsidRPr="00210F4F">
          <w:rPr>
            <w:rStyle w:val="Hyperlink"/>
            <w:noProof/>
          </w:rPr>
          <w:t>B.19.5.1</w:t>
        </w:r>
        <w:r>
          <w:rPr>
            <w:rFonts w:eastAsiaTheme="minorEastAsia" w:cstheme="minorBidi"/>
            <w:noProof/>
            <w:szCs w:val="22"/>
            <w:lang w:val="en-US" w:eastAsia="en-US"/>
          </w:rPr>
          <w:tab/>
        </w:r>
        <w:r w:rsidRPr="00210F4F">
          <w:rPr>
            <w:rStyle w:val="Hyperlink"/>
            <w:noProof/>
          </w:rPr>
          <w:t>public set runtimeURL: *  source</w:t>
        </w:r>
        <w:r>
          <w:rPr>
            <w:noProof/>
            <w:webHidden/>
          </w:rPr>
          <w:tab/>
        </w:r>
        <w:r>
          <w:rPr>
            <w:noProof/>
            <w:webHidden/>
          </w:rPr>
          <w:fldChar w:fldCharType="begin"/>
        </w:r>
        <w:r>
          <w:rPr>
            <w:noProof/>
            <w:webHidden/>
          </w:rPr>
          <w:instrText xml:space="preserve"> PAGEREF _Toc444286167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68" w:history="1">
        <w:r w:rsidRPr="00210F4F">
          <w:rPr>
            <w:rStyle w:val="Hyperlink"/>
            <w:noProof/>
          </w:rPr>
          <w:t>B.19.5.2</w:t>
        </w:r>
        <w:r>
          <w:rPr>
            <w:rFonts w:eastAsiaTheme="minorEastAsia" w:cstheme="minorBidi"/>
            <w:noProof/>
            <w:szCs w:val="22"/>
            <w:lang w:val="en-US" w:eastAsia="en-US"/>
          </w:rPr>
          <w:tab/>
        </w:r>
        <w:r w:rsidRPr="00210F4F">
          <w:rPr>
            <w:rStyle w:val="Hyperlink"/>
            <w:noProof/>
          </w:rPr>
          <w:t>public get runtimeURL: *  source</w:t>
        </w:r>
        <w:r>
          <w:rPr>
            <w:noProof/>
            <w:webHidden/>
          </w:rPr>
          <w:tab/>
        </w:r>
        <w:r>
          <w:rPr>
            <w:noProof/>
            <w:webHidden/>
          </w:rPr>
          <w:fldChar w:fldCharType="begin"/>
        </w:r>
        <w:r>
          <w:rPr>
            <w:noProof/>
            <w:webHidden/>
          </w:rPr>
          <w:instrText xml:space="preserve"> PAGEREF _Toc444286168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69" w:history="1">
        <w:r w:rsidRPr="00210F4F">
          <w:rPr>
            <w:rStyle w:val="Hyperlink"/>
            <w:noProof/>
          </w:rPr>
          <w:t>B.19.6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_Toc444286169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70" w:history="1">
        <w:r w:rsidRPr="00210F4F">
          <w:rPr>
            <w:rStyle w:val="Hyperlink"/>
            <w:noProof/>
          </w:rPr>
          <w:t>B.19.6.1</w:t>
        </w:r>
        <w:r>
          <w:rPr>
            <w:rFonts w:eastAsiaTheme="minorEastAsia" w:cstheme="minorBidi"/>
            <w:noProof/>
            <w:szCs w:val="22"/>
            <w:lang w:val="en-US" w:eastAsia="en-US"/>
          </w:rPr>
          <w:tab/>
        </w:r>
        <w:r w:rsidRPr="00210F4F">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_Toc444286170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71" w:history="1">
        <w:r w:rsidRPr="00210F4F">
          <w:rPr>
            <w:rStyle w:val="Hyperlink"/>
            <w:noProof/>
          </w:rPr>
          <w:t>B.19.6.2</w:t>
        </w:r>
        <w:r>
          <w:rPr>
            <w:rFonts w:eastAsiaTheme="minorEastAsia" w:cstheme="minorBidi"/>
            <w:noProof/>
            <w:szCs w:val="22"/>
            <w:lang w:val="en-US" w:eastAsia="en-US"/>
          </w:rPr>
          <w:tab/>
        </w:r>
        <w:r w:rsidRPr="00210F4F">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_Toc444286171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72" w:history="1">
        <w:r w:rsidRPr="00210F4F">
          <w:rPr>
            <w:rStyle w:val="Hyperlink"/>
            <w:noProof/>
          </w:rPr>
          <w:t>B.19.6.3</w:t>
        </w:r>
        <w:r>
          <w:rPr>
            <w:rFonts w:eastAsiaTheme="minorEastAsia" w:cstheme="minorBidi"/>
            <w:noProof/>
            <w:szCs w:val="22"/>
            <w:lang w:val="en-US" w:eastAsia="en-US"/>
          </w:rPr>
          <w:tab/>
        </w:r>
        <w:r w:rsidRPr="00210F4F">
          <w:rPr>
            <w:rStyle w:val="Hyperlink"/>
            <w:noProof/>
          </w:rPr>
          <w:t>public getHypertyRuntimeURL(): *  source</w:t>
        </w:r>
        <w:r>
          <w:rPr>
            <w:noProof/>
            <w:webHidden/>
          </w:rPr>
          <w:tab/>
        </w:r>
        <w:r>
          <w:rPr>
            <w:noProof/>
            <w:webHidden/>
          </w:rPr>
          <w:fldChar w:fldCharType="begin"/>
        </w:r>
        <w:r>
          <w:rPr>
            <w:noProof/>
            <w:webHidden/>
          </w:rPr>
          <w:instrText xml:space="preserve"> PAGEREF _Toc444286172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73" w:history="1">
        <w:r w:rsidRPr="00210F4F">
          <w:rPr>
            <w:rStyle w:val="Hyperlink"/>
            <w:noProof/>
          </w:rPr>
          <w:t>B.19.6.4</w:t>
        </w:r>
        <w:r>
          <w:rPr>
            <w:rFonts w:eastAsiaTheme="minorEastAsia" w:cstheme="minorBidi"/>
            <w:noProof/>
            <w:szCs w:val="22"/>
            <w:lang w:val="en-US" w:eastAsia="en-US"/>
          </w:rPr>
          <w:tab/>
        </w:r>
        <w:r w:rsidRPr="00210F4F">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_Toc444286173 \h </w:instrText>
        </w:r>
        <w:r>
          <w:rPr>
            <w:noProof/>
            <w:webHidden/>
          </w:rPr>
        </w:r>
        <w:r>
          <w:rPr>
            <w:noProof/>
            <w:webHidden/>
          </w:rPr>
          <w:fldChar w:fldCharType="separate"/>
        </w:r>
        <w:r>
          <w:rPr>
            <w:noProof/>
            <w:webHidden/>
          </w:rPr>
          <w:t>120</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74" w:history="1">
        <w:r w:rsidRPr="00210F4F">
          <w:rPr>
            <w:rStyle w:val="Hyperlink"/>
            <w:noProof/>
          </w:rPr>
          <w:t>B.19.6.5</w:t>
        </w:r>
        <w:r>
          <w:rPr>
            <w:rFonts w:eastAsiaTheme="minorEastAsia" w:cstheme="minorBidi"/>
            <w:noProof/>
            <w:szCs w:val="22"/>
            <w:lang w:val="en-US" w:eastAsia="en-US"/>
          </w:rPr>
          <w:tab/>
        </w:r>
        <w:r w:rsidRPr="00210F4F">
          <w:rPr>
            <w:rStyle w:val="Hyperlink"/>
            <w:noProof/>
          </w:rPr>
          <w:t>public getStubDescriptor(stubURL: *): Promise  source</w:t>
        </w:r>
        <w:r>
          <w:rPr>
            <w:noProof/>
            <w:webHidden/>
          </w:rPr>
          <w:tab/>
        </w:r>
        <w:r>
          <w:rPr>
            <w:noProof/>
            <w:webHidden/>
          </w:rPr>
          <w:fldChar w:fldCharType="begin"/>
        </w:r>
        <w:r>
          <w:rPr>
            <w:noProof/>
            <w:webHidden/>
          </w:rPr>
          <w:instrText xml:space="preserve"> PAGEREF _Toc444286174 \h </w:instrText>
        </w:r>
        <w:r>
          <w:rPr>
            <w:noProof/>
            <w:webHidden/>
          </w:rPr>
        </w:r>
        <w:r>
          <w:rPr>
            <w:noProof/>
            <w:webHidden/>
          </w:rPr>
          <w:fldChar w:fldCharType="separate"/>
        </w:r>
        <w:r>
          <w:rPr>
            <w:noProof/>
            <w:webHidden/>
          </w:rPr>
          <w:t>121</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75" w:history="1">
        <w:r w:rsidRPr="00210F4F">
          <w:rPr>
            <w:rStyle w:val="Hyperlink"/>
            <w:noProof/>
          </w:rPr>
          <w:t>B.20</w:t>
        </w:r>
        <w:r>
          <w:rPr>
            <w:rFonts w:eastAsiaTheme="minorEastAsia" w:cstheme="minorBidi"/>
            <w:noProof/>
            <w:szCs w:val="22"/>
            <w:lang w:val="en-US" w:eastAsia="en-US"/>
          </w:rPr>
          <w:tab/>
        </w:r>
        <w:r w:rsidRPr="00210F4F">
          <w:rPr>
            <w:rStyle w:val="Hyperlink"/>
            <w:noProof/>
          </w:rPr>
          <w:t>RuntimeCatalogue</w:t>
        </w:r>
        <w:r>
          <w:rPr>
            <w:noProof/>
            <w:webHidden/>
          </w:rPr>
          <w:tab/>
        </w:r>
        <w:r>
          <w:rPr>
            <w:noProof/>
            <w:webHidden/>
          </w:rPr>
          <w:fldChar w:fldCharType="begin"/>
        </w:r>
        <w:r>
          <w:rPr>
            <w:noProof/>
            <w:webHidden/>
          </w:rPr>
          <w:instrText xml:space="preserve"> PAGEREF _Toc444286175 \h </w:instrText>
        </w:r>
        <w:r>
          <w:rPr>
            <w:noProof/>
            <w:webHidden/>
          </w:rPr>
        </w:r>
        <w:r>
          <w:rPr>
            <w:noProof/>
            <w:webHidden/>
          </w:rPr>
          <w:fldChar w:fldCharType="separate"/>
        </w:r>
        <w:r>
          <w:rPr>
            <w:noProof/>
            <w:webHidden/>
          </w:rPr>
          <w:t>121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76" w:history="1">
        <w:r w:rsidRPr="00210F4F">
          <w:rPr>
            <w:rStyle w:val="Hyperlink"/>
            <w:noProof/>
          </w:rPr>
          <w:t>B.20.1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_Toc444286176 \h </w:instrText>
        </w:r>
        <w:r>
          <w:rPr>
            <w:noProof/>
            <w:webHidden/>
          </w:rPr>
        </w:r>
        <w:r>
          <w:rPr>
            <w:noProof/>
            <w:webHidden/>
          </w:rPr>
          <w:fldChar w:fldCharType="separate"/>
        </w:r>
        <w:r>
          <w:rPr>
            <w:noProof/>
            <w:webHidden/>
          </w:rPr>
          <w:t>121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77" w:history="1">
        <w:r w:rsidRPr="00210F4F">
          <w:rPr>
            <w:rStyle w:val="Hyperlink"/>
            <w:noProof/>
          </w:rPr>
          <w:t>B.20.2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_Toc444286177 \h </w:instrText>
        </w:r>
        <w:r>
          <w:rPr>
            <w:noProof/>
            <w:webHidden/>
          </w:rPr>
        </w:r>
        <w:r>
          <w:rPr>
            <w:noProof/>
            <w:webHidden/>
          </w:rPr>
          <w:fldChar w:fldCharType="separate"/>
        </w:r>
        <w:r>
          <w:rPr>
            <w:noProof/>
            <w:webHidden/>
          </w:rPr>
          <w:t>121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78" w:history="1">
        <w:r w:rsidRPr="00210F4F">
          <w:rPr>
            <w:rStyle w:val="Hyperlink"/>
            <w:noProof/>
          </w:rPr>
          <w:t>B.20.3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_Toc444286178 \h </w:instrText>
        </w:r>
        <w:r>
          <w:rPr>
            <w:noProof/>
            <w:webHidden/>
          </w:rPr>
        </w:r>
        <w:r>
          <w:rPr>
            <w:noProof/>
            <w:webHidden/>
          </w:rPr>
          <w:fldChar w:fldCharType="separate"/>
        </w:r>
        <w:r>
          <w:rPr>
            <w:noProof/>
            <w:webHidden/>
          </w:rPr>
          <w:t>121</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79" w:history="1">
        <w:r w:rsidRPr="00210F4F">
          <w:rPr>
            <w:rStyle w:val="Hyperlink"/>
            <w:noProof/>
          </w:rPr>
          <w:t>B.20.4</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_Toc444286179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0" w:history="1">
        <w:r w:rsidRPr="00210F4F">
          <w:rPr>
            <w:rStyle w:val="Hyperlink"/>
            <w:noProof/>
          </w:rPr>
          <w:t>B.20.4.1</w:t>
        </w:r>
        <w:r>
          <w:rPr>
            <w:rFonts w:eastAsiaTheme="minorEastAsia" w:cstheme="minorBidi"/>
            <w:noProof/>
            <w:szCs w:val="22"/>
            <w:lang w:val="en-US" w:eastAsia="en-US"/>
          </w:rPr>
          <w:tab/>
        </w:r>
        <w:r w:rsidRPr="00210F4F">
          <w:rPr>
            <w:rStyle w:val="Hyperlink"/>
            <w:noProof/>
          </w:rPr>
          <w:t>public constructor(nodeHttp: *, nodeHttps: *)  source</w:t>
        </w:r>
        <w:r>
          <w:rPr>
            <w:noProof/>
            <w:webHidden/>
          </w:rPr>
          <w:tab/>
        </w:r>
        <w:r>
          <w:rPr>
            <w:noProof/>
            <w:webHidden/>
          </w:rPr>
          <w:fldChar w:fldCharType="begin"/>
        </w:r>
        <w:r>
          <w:rPr>
            <w:noProof/>
            <w:webHidden/>
          </w:rPr>
          <w:instrText xml:space="preserve"> PAGEREF _Toc444286180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81" w:history="1">
        <w:r w:rsidRPr="00210F4F">
          <w:rPr>
            <w:rStyle w:val="Hyperlink"/>
            <w:noProof/>
          </w:rPr>
          <w:t>B.20.5</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_Toc444286181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2" w:history="1">
        <w:r w:rsidRPr="00210F4F">
          <w:rPr>
            <w:rStyle w:val="Hyperlink"/>
            <w:noProof/>
          </w:rPr>
          <w:t>B.20.5.1</w:t>
        </w:r>
        <w:r>
          <w:rPr>
            <w:rFonts w:eastAsiaTheme="minorEastAsia" w:cstheme="minorBidi"/>
            <w:noProof/>
            <w:szCs w:val="22"/>
            <w:lang w:val="en-US" w:eastAsia="en-US"/>
          </w:rPr>
          <w:tab/>
        </w:r>
        <w:r w:rsidRPr="00210F4F">
          <w:rPr>
            <w:rStyle w:val="Hyperlink"/>
            <w:noProof/>
          </w:rPr>
          <w:t>public set runtimeURL: *  source</w:t>
        </w:r>
        <w:r>
          <w:rPr>
            <w:noProof/>
            <w:webHidden/>
          </w:rPr>
          <w:tab/>
        </w:r>
        <w:r>
          <w:rPr>
            <w:noProof/>
            <w:webHidden/>
          </w:rPr>
          <w:fldChar w:fldCharType="begin"/>
        </w:r>
        <w:r>
          <w:rPr>
            <w:noProof/>
            <w:webHidden/>
          </w:rPr>
          <w:instrText xml:space="preserve"> PAGEREF _Toc444286182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3" w:history="1">
        <w:r w:rsidRPr="00210F4F">
          <w:rPr>
            <w:rStyle w:val="Hyperlink"/>
            <w:noProof/>
          </w:rPr>
          <w:t>B.20.5.2</w:t>
        </w:r>
        <w:r>
          <w:rPr>
            <w:rFonts w:eastAsiaTheme="minorEastAsia" w:cstheme="minorBidi"/>
            <w:noProof/>
            <w:szCs w:val="22"/>
            <w:lang w:val="en-US" w:eastAsia="en-US"/>
          </w:rPr>
          <w:tab/>
        </w:r>
        <w:r w:rsidRPr="00210F4F">
          <w:rPr>
            <w:rStyle w:val="Hyperlink"/>
            <w:noProof/>
          </w:rPr>
          <w:t>public get runtimeURL: *  source</w:t>
        </w:r>
        <w:r>
          <w:rPr>
            <w:noProof/>
            <w:webHidden/>
          </w:rPr>
          <w:tab/>
        </w:r>
        <w:r>
          <w:rPr>
            <w:noProof/>
            <w:webHidden/>
          </w:rPr>
          <w:fldChar w:fldCharType="begin"/>
        </w:r>
        <w:r>
          <w:rPr>
            <w:noProof/>
            <w:webHidden/>
          </w:rPr>
          <w:instrText xml:space="preserve"> PAGEREF _Toc444286183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84" w:history="1">
        <w:r w:rsidRPr="00210F4F">
          <w:rPr>
            <w:rStyle w:val="Hyperlink"/>
            <w:noProof/>
          </w:rPr>
          <w:t>B.20.6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_Toc444286184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5" w:history="1">
        <w:r w:rsidRPr="00210F4F">
          <w:rPr>
            <w:rStyle w:val="Hyperlink"/>
            <w:noProof/>
          </w:rPr>
          <w:t>B.20.6.1</w:t>
        </w:r>
        <w:r>
          <w:rPr>
            <w:rFonts w:eastAsiaTheme="minorEastAsia" w:cstheme="minorBidi"/>
            <w:noProof/>
            <w:szCs w:val="22"/>
            <w:lang w:val="en-US" w:eastAsia="en-US"/>
          </w:rPr>
          <w:tab/>
        </w:r>
        <w:r w:rsidRPr="00210F4F">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_Toc444286185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6" w:history="1">
        <w:r w:rsidRPr="00210F4F">
          <w:rPr>
            <w:rStyle w:val="Hyperlink"/>
            <w:noProof/>
          </w:rPr>
          <w:t>B.20.6.2</w:t>
        </w:r>
        <w:r>
          <w:rPr>
            <w:rFonts w:eastAsiaTheme="minorEastAsia" w:cstheme="minorBidi"/>
            <w:noProof/>
            <w:szCs w:val="22"/>
            <w:lang w:val="en-US" w:eastAsia="en-US"/>
          </w:rPr>
          <w:tab/>
        </w:r>
        <w:r w:rsidRPr="00210F4F">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_Toc444286186 \h </w:instrText>
        </w:r>
        <w:r>
          <w:rPr>
            <w:noProof/>
            <w:webHidden/>
          </w:rPr>
        </w:r>
        <w:r>
          <w:rPr>
            <w:noProof/>
            <w:webHidden/>
          </w:rPr>
          <w:fldChar w:fldCharType="separate"/>
        </w:r>
        <w:r>
          <w:rPr>
            <w:noProof/>
            <w:webHidden/>
          </w:rPr>
          <w:t>122</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7" w:history="1">
        <w:r w:rsidRPr="00210F4F">
          <w:rPr>
            <w:rStyle w:val="Hyperlink"/>
            <w:noProof/>
          </w:rPr>
          <w:t>B.20.6.3</w:t>
        </w:r>
        <w:r>
          <w:rPr>
            <w:rFonts w:eastAsiaTheme="minorEastAsia" w:cstheme="minorBidi"/>
            <w:noProof/>
            <w:szCs w:val="22"/>
            <w:lang w:val="en-US" w:eastAsia="en-US"/>
          </w:rPr>
          <w:tab/>
        </w:r>
        <w:r w:rsidRPr="00210F4F">
          <w:rPr>
            <w:rStyle w:val="Hyperlink"/>
            <w:noProof/>
          </w:rPr>
          <w:t>public getHypertyRuntimeURL(): *  source</w:t>
        </w:r>
        <w:r>
          <w:rPr>
            <w:noProof/>
            <w:webHidden/>
          </w:rPr>
          <w:tab/>
        </w:r>
        <w:r>
          <w:rPr>
            <w:noProof/>
            <w:webHidden/>
          </w:rPr>
          <w:fldChar w:fldCharType="begin"/>
        </w:r>
        <w:r>
          <w:rPr>
            <w:noProof/>
            <w:webHidden/>
          </w:rPr>
          <w:instrText xml:space="preserve"> PAGEREF _Toc444286187 \h </w:instrText>
        </w:r>
        <w:r>
          <w:rPr>
            <w:noProof/>
            <w:webHidden/>
          </w:rPr>
        </w:r>
        <w:r>
          <w:rPr>
            <w:noProof/>
            <w:webHidden/>
          </w:rPr>
          <w:fldChar w:fldCharType="separate"/>
        </w:r>
        <w:r>
          <w:rPr>
            <w:noProof/>
            <w:webHidden/>
          </w:rPr>
          <w:t>123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8" w:history="1">
        <w:r w:rsidRPr="00210F4F">
          <w:rPr>
            <w:rStyle w:val="Hyperlink"/>
            <w:noProof/>
          </w:rPr>
          <w:t>B.20.6.4</w:t>
        </w:r>
        <w:r>
          <w:rPr>
            <w:rFonts w:eastAsiaTheme="minorEastAsia" w:cstheme="minorBidi"/>
            <w:noProof/>
            <w:szCs w:val="22"/>
            <w:lang w:val="en-US" w:eastAsia="en-US"/>
          </w:rPr>
          <w:tab/>
        </w:r>
        <w:r w:rsidRPr="00210F4F">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_Toc444286188 \h </w:instrText>
        </w:r>
        <w:r>
          <w:rPr>
            <w:noProof/>
            <w:webHidden/>
          </w:rPr>
        </w:r>
        <w:r>
          <w:rPr>
            <w:noProof/>
            <w:webHidden/>
          </w:rPr>
          <w:fldChar w:fldCharType="separate"/>
        </w:r>
        <w:r>
          <w:rPr>
            <w:noProof/>
            <w:webHidden/>
          </w:rPr>
          <w:t>123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89" w:history="1">
        <w:r w:rsidRPr="00210F4F">
          <w:rPr>
            <w:rStyle w:val="Hyperlink"/>
            <w:noProof/>
          </w:rPr>
          <w:t>B.20.6.5</w:t>
        </w:r>
        <w:r>
          <w:rPr>
            <w:rFonts w:eastAsiaTheme="minorEastAsia" w:cstheme="minorBidi"/>
            <w:noProof/>
            <w:szCs w:val="22"/>
            <w:lang w:val="en-US" w:eastAsia="en-US"/>
          </w:rPr>
          <w:tab/>
        </w:r>
        <w:r w:rsidRPr="00210F4F">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_Toc444286189 \h </w:instrText>
        </w:r>
        <w:r>
          <w:rPr>
            <w:noProof/>
            <w:webHidden/>
          </w:rPr>
        </w:r>
        <w:r>
          <w:rPr>
            <w:noProof/>
            <w:webHidden/>
          </w:rPr>
          <w:fldChar w:fldCharType="separate"/>
        </w:r>
        <w:r>
          <w:rPr>
            <w:noProof/>
            <w:webHidden/>
          </w:rPr>
          <w:t>123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90" w:history="1">
        <w:r w:rsidRPr="00210F4F">
          <w:rPr>
            <w:rStyle w:val="Hyperlink"/>
            <w:noProof/>
          </w:rPr>
          <w:t>B.20.6.6</w:t>
        </w:r>
        <w:r>
          <w:rPr>
            <w:rFonts w:eastAsiaTheme="minorEastAsia" w:cstheme="minorBidi"/>
            <w:noProof/>
            <w:szCs w:val="22"/>
            <w:lang w:val="en-US" w:eastAsia="en-US"/>
          </w:rPr>
          <w:tab/>
        </w:r>
        <w:r w:rsidRPr="00210F4F">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_Toc444286190 \h </w:instrText>
        </w:r>
        <w:r>
          <w:rPr>
            <w:noProof/>
            <w:webHidden/>
          </w:rPr>
        </w:r>
        <w:r>
          <w:rPr>
            <w:noProof/>
            <w:webHidden/>
          </w:rPr>
          <w:fldChar w:fldCharType="separate"/>
        </w:r>
        <w:r>
          <w:rPr>
            <w:noProof/>
            <w:webHidden/>
          </w:rPr>
          <w:t>123</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91" w:history="1">
        <w:r w:rsidRPr="00210F4F">
          <w:rPr>
            <w:rStyle w:val="Hyperlink"/>
            <w:noProof/>
          </w:rPr>
          <w:t>B.20.6.7</w:t>
        </w:r>
        <w:r>
          <w:rPr>
            <w:rFonts w:eastAsiaTheme="minorEastAsia" w:cstheme="minorBidi"/>
            <w:noProof/>
            <w:szCs w:val="22"/>
            <w:lang w:val="en-US" w:eastAsia="en-US"/>
          </w:rPr>
          <w:tab/>
        </w:r>
        <w:r w:rsidRPr="00210F4F">
          <w:rPr>
            <w:rStyle w:val="Hyperlink"/>
            <w:noProof/>
          </w:rPr>
          <w:t>public getStubDescriptor(stubURL: *): Promise  source</w:t>
        </w:r>
        <w:r>
          <w:rPr>
            <w:noProof/>
            <w:webHidden/>
          </w:rPr>
          <w:tab/>
        </w:r>
        <w:r>
          <w:rPr>
            <w:noProof/>
            <w:webHidden/>
          </w:rPr>
          <w:fldChar w:fldCharType="begin"/>
        </w:r>
        <w:r>
          <w:rPr>
            <w:noProof/>
            <w:webHidden/>
          </w:rPr>
          <w:instrText xml:space="preserve"> PAGEREF _Toc444286191 \h </w:instrText>
        </w:r>
        <w:r>
          <w:rPr>
            <w:noProof/>
            <w:webHidden/>
          </w:rPr>
        </w:r>
        <w:r>
          <w:rPr>
            <w:noProof/>
            <w:webHidden/>
          </w:rPr>
          <w:fldChar w:fldCharType="separate"/>
        </w:r>
        <w:r>
          <w:rPr>
            <w:noProof/>
            <w:webHidden/>
          </w:rPr>
          <w:t>123</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192" w:history="1">
        <w:r w:rsidRPr="00210F4F">
          <w:rPr>
            <w:rStyle w:val="Hyperlink"/>
            <w:noProof/>
          </w:rPr>
          <w:t>B.21</w:t>
        </w:r>
        <w:r>
          <w:rPr>
            <w:rFonts w:eastAsiaTheme="minorEastAsia" w:cstheme="minorBidi"/>
            <w:noProof/>
            <w:szCs w:val="22"/>
            <w:lang w:val="en-US" w:eastAsia="en-US"/>
          </w:rPr>
          <w:tab/>
        </w:r>
        <w:r w:rsidRPr="00210F4F">
          <w:rPr>
            <w:rStyle w:val="Hyperlink"/>
            <w:noProof/>
          </w:rPr>
          <w:t>RuntimeUA</w:t>
        </w:r>
        <w:r>
          <w:rPr>
            <w:noProof/>
            <w:webHidden/>
          </w:rPr>
          <w:tab/>
        </w:r>
        <w:r>
          <w:rPr>
            <w:noProof/>
            <w:webHidden/>
          </w:rPr>
          <w:fldChar w:fldCharType="begin"/>
        </w:r>
        <w:r>
          <w:rPr>
            <w:noProof/>
            <w:webHidden/>
          </w:rPr>
          <w:instrText xml:space="preserve"> PAGEREF _Toc444286192 \h </w:instrText>
        </w:r>
        <w:r>
          <w:rPr>
            <w:noProof/>
            <w:webHidden/>
          </w:rPr>
        </w:r>
        <w:r>
          <w:rPr>
            <w:noProof/>
            <w:webHidden/>
          </w:rPr>
          <w:fldChar w:fldCharType="separate"/>
        </w:r>
        <w:r>
          <w:rPr>
            <w:noProof/>
            <w:webHidden/>
          </w:rPr>
          <w:t>124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93" w:history="1">
        <w:r w:rsidRPr="00210F4F">
          <w:rPr>
            <w:rStyle w:val="Hyperlink"/>
            <w:noProof/>
          </w:rPr>
          <w:t>B.21.1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_Toc444286193 \h </w:instrText>
        </w:r>
        <w:r>
          <w:rPr>
            <w:noProof/>
            <w:webHidden/>
          </w:rPr>
        </w:r>
        <w:r>
          <w:rPr>
            <w:noProof/>
            <w:webHidden/>
          </w:rPr>
          <w:fldChar w:fldCharType="separate"/>
        </w:r>
        <w:r>
          <w:rPr>
            <w:noProof/>
            <w:webHidden/>
          </w:rPr>
          <w:t>124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94" w:history="1">
        <w:r w:rsidRPr="00210F4F">
          <w:rPr>
            <w:rStyle w:val="Hyperlink"/>
            <w:noProof/>
          </w:rPr>
          <w:t>B.21.2</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_Toc444286194 \h </w:instrText>
        </w:r>
        <w:r>
          <w:rPr>
            <w:noProof/>
            <w:webHidden/>
          </w:rPr>
        </w:r>
        <w:r>
          <w:rPr>
            <w:noProof/>
            <w:webHidden/>
          </w:rPr>
          <w:fldChar w:fldCharType="separate"/>
        </w:r>
        <w:r>
          <w:rPr>
            <w:noProof/>
            <w:webHidden/>
          </w:rPr>
          <w:t>124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95" w:history="1">
        <w:r w:rsidRPr="00210F4F">
          <w:rPr>
            <w:rStyle w:val="Hyperlink"/>
            <w:noProof/>
          </w:rPr>
          <w:t>B.21.3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_Toc444286195 \h </w:instrText>
        </w:r>
        <w:r>
          <w:rPr>
            <w:noProof/>
            <w:webHidden/>
          </w:rPr>
        </w:r>
        <w:r>
          <w:rPr>
            <w:noProof/>
            <w:webHidden/>
          </w:rPr>
          <w:fldChar w:fldCharType="separate"/>
        </w:r>
        <w:r>
          <w:rPr>
            <w:noProof/>
            <w:webHidden/>
          </w:rPr>
          <w:t>124</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96" w:history="1">
        <w:r w:rsidRPr="00210F4F">
          <w:rPr>
            <w:rStyle w:val="Hyperlink"/>
            <w:noProof/>
          </w:rPr>
          <w:t>B.21.3.1</w:t>
        </w:r>
        <w:r>
          <w:rPr>
            <w:rFonts w:eastAsiaTheme="minorEastAsia" w:cstheme="minorBidi"/>
            <w:noProof/>
            <w:szCs w:val="22"/>
            <w:lang w:val="en-US" w:eastAsia="en-US"/>
          </w:rPr>
          <w:tab/>
        </w:r>
        <w:r w:rsidRPr="00210F4F">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_Toc444286196 \h </w:instrText>
        </w:r>
        <w:r>
          <w:rPr>
            <w:noProof/>
            <w:webHidden/>
          </w:rPr>
        </w:r>
        <w:r>
          <w:rPr>
            <w:noProof/>
            <w:webHidden/>
          </w:rPr>
          <w:fldChar w:fldCharType="separate"/>
        </w:r>
        <w:r>
          <w:rPr>
            <w:noProof/>
            <w:webHidden/>
          </w:rPr>
          <w:t>124</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197" w:history="1">
        <w:r w:rsidRPr="00210F4F">
          <w:rPr>
            <w:rStyle w:val="Hyperlink"/>
            <w:noProof/>
          </w:rPr>
          <w:t>B.21.4</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_Toc444286197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98" w:history="1">
        <w:r w:rsidRPr="00210F4F">
          <w:rPr>
            <w:rStyle w:val="Hyperlink"/>
            <w:noProof/>
          </w:rPr>
          <w:t>B.21.4.1</w:t>
        </w:r>
        <w:r>
          <w:rPr>
            <w:rFonts w:eastAsiaTheme="minorEastAsia" w:cstheme="minorBidi"/>
            <w:noProof/>
            <w:szCs w:val="22"/>
            <w:lang w:val="en-US" w:eastAsia="en-US"/>
          </w:rPr>
          <w:tab/>
        </w:r>
        <w:r w:rsidRPr="00210F4F">
          <w:rPr>
            <w:rStyle w:val="Hyperlink"/>
            <w:noProof/>
          </w:rPr>
          <w:t>public checkForUpdate(url: CatalogueURL)  source</w:t>
        </w:r>
        <w:r>
          <w:rPr>
            <w:noProof/>
            <w:webHidden/>
          </w:rPr>
          <w:tab/>
        </w:r>
        <w:r>
          <w:rPr>
            <w:noProof/>
            <w:webHidden/>
          </w:rPr>
          <w:fldChar w:fldCharType="begin"/>
        </w:r>
        <w:r>
          <w:rPr>
            <w:noProof/>
            <w:webHidden/>
          </w:rPr>
          <w:instrText xml:space="preserve"> PAGEREF _Toc444286198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199" w:history="1">
        <w:r w:rsidRPr="00210F4F">
          <w:rPr>
            <w:rStyle w:val="Hyperlink"/>
            <w:noProof/>
          </w:rPr>
          <w:t>B.21.4.2</w:t>
        </w:r>
        <w:r>
          <w:rPr>
            <w:rFonts w:eastAsiaTheme="minorEastAsia" w:cstheme="minorBidi"/>
            <w:noProof/>
            <w:szCs w:val="22"/>
            <w:lang w:val="en-US" w:eastAsia="en-US"/>
          </w:rPr>
          <w:tab/>
        </w:r>
        <w:r w:rsidRPr="00210F4F">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_Toc444286199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00" w:history="1">
        <w:r w:rsidRPr="00210F4F">
          <w:rPr>
            <w:rStyle w:val="Hyperlink"/>
            <w:noProof/>
          </w:rPr>
          <w:t>B.21.4.3</w:t>
        </w:r>
        <w:r>
          <w:rPr>
            <w:rFonts w:eastAsiaTheme="minorEastAsia" w:cstheme="minorBidi"/>
            <w:noProof/>
            <w:szCs w:val="22"/>
            <w:lang w:val="en-US" w:eastAsia="en-US"/>
          </w:rPr>
          <w:tab/>
        </w:r>
        <w:r w:rsidRPr="00210F4F">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_Toc444286200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01" w:history="1">
        <w:r w:rsidRPr="00210F4F">
          <w:rPr>
            <w:rStyle w:val="Hyperlink"/>
            <w:noProof/>
          </w:rPr>
          <w:t>B.21.4.4</w:t>
        </w:r>
        <w:r>
          <w:rPr>
            <w:rFonts w:eastAsiaTheme="minorEastAsia" w:cstheme="minorBidi"/>
            <w:noProof/>
            <w:szCs w:val="22"/>
            <w:lang w:val="en-US" w:eastAsia="en-US"/>
          </w:rPr>
          <w:tab/>
        </w:r>
        <w:r w:rsidRPr="00210F4F">
          <w:rPr>
            <w:rStyle w:val="Hyperlink"/>
            <w:noProof/>
          </w:rPr>
          <w:t>public loadStub(domain: URL.URL): *  source</w:t>
        </w:r>
        <w:r>
          <w:rPr>
            <w:noProof/>
            <w:webHidden/>
          </w:rPr>
          <w:tab/>
        </w:r>
        <w:r>
          <w:rPr>
            <w:noProof/>
            <w:webHidden/>
          </w:rPr>
          <w:fldChar w:fldCharType="begin"/>
        </w:r>
        <w:r>
          <w:rPr>
            <w:noProof/>
            <w:webHidden/>
          </w:rPr>
          <w:instrText xml:space="preserve"> PAGEREF _Toc444286201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02" w:history="1">
        <w:r w:rsidRPr="00210F4F">
          <w:rPr>
            <w:rStyle w:val="Hyperlink"/>
            <w:noProof/>
          </w:rPr>
          <w:t>B.21.4.5</w:t>
        </w:r>
        <w:r>
          <w:rPr>
            <w:rFonts w:eastAsiaTheme="minorEastAsia" w:cstheme="minorBidi"/>
            <w:noProof/>
            <w:szCs w:val="22"/>
            <w:lang w:val="en-US" w:eastAsia="en-US"/>
          </w:rPr>
          <w:tab/>
        </w:r>
        <w:r w:rsidRPr="00210F4F">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_Toc444286202 \h </w:instrText>
        </w:r>
        <w:r>
          <w:rPr>
            <w:noProof/>
            <w:webHidden/>
          </w:rPr>
        </w:r>
        <w:r>
          <w:rPr>
            <w:noProof/>
            <w:webHidden/>
          </w:rPr>
          <w:fldChar w:fldCharType="separate"/>
        </w:r>
        <w:r>
          <w:rPr>
            <w:noProof/>
            <w:webHidden/>
          </w:rPr>
          <w:t>125</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203" w:history="1">
        <w:r w:rsidRPr="00210F4F">
          <w:rPr>
            <w:rStyle w:val="Hyperlink"/>
            <w:noProof/>
          </w:rPr>
          <w:t>B.22</w:t>
        </w:r>
        <w:r>
          <w:rPr>
            <w:rFonts w:eastAsiaTheme="minorEastAsia" w:cstheme="minorBidi"/>
            <w:noProof/>
            <w:szCs w:val="22"/>
            <w:lang w:val="en-US" w:eastAsia="en-US"/>
          </w:rPr>
          <w:tab/>
        </w:r>
        <w:r w:rsidRPr="00210F4F">
          <w:rPr>
            <w:rStyle w:val="Hyperlink"/>
            <w:noProof/>
          </w:rPr>
          <w:t>Sandbox</w:t>
        </w:r>
        <w:r>
          <w:rPr>
            <w:noProof/>
            <w:webHidden/>
          </w:rPr>
          <w:tab/>
        </w:r>
        <w:r>
          <w:rPr>
            <w:noProof/>
            <w:webHidden/>
          </w:rPr>
          <w:fldChar w:fldCharType="begin"/>
        </w:r>
        <w:r>
          <w:rPr>
            <w:noProof/>
            <w:webHidden/>
          </w:rPr>
          <w:instrText xml:space="preserve"> PAGEREF _Toc444286203 \h </w:instrText>
        </w:r>
        <w:r>
          <w:rPr>
            <w:noProof/>
            <w:webHidden/>
          </w:rPr>
        </w:r>
        <w:r>
          <w:rPr>
            <w:noProof/>
            <w:webHidden/>
          </w:rPr>
          <w:fldChar w:fldCharType="separate"/>
        </w:r>
        <w:r>
          <w:rPr>
            <w:noProof/>
            <w:webHidden/>
          </w:rPr>
          <w:t>126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04" w:history="1">
        <w:r w:rsidRPr="00210F4F">
          <w:rPr>
            <w:rStyle w:val="Hyperlink"/>
            <w:noProof/>
          </w:rPr>
          <w:t>B.22.2</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_Toc444286204 \h </w:instrText>
        </w:r>
        <w:r>
          <w:rPr>
            <w:noProof/>
            <w:webHidden/>
          </w:rPr>
        </w:r>
        <w:r>
          <w:rPr>
            <w:noProof/>
            <w:webHidden/>
          </w:rPr>
          <w:fldChar w:fldCharType="separate"/>
        </w:r>
        <w:r>
          <w:rPr>
            <w:noProof/>
            <w:webHidden/>
          </w:rPr>
          <w:t>126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05" w:history="1">
        <w:r w:rsidRPr="00210F4F">
          <w:rPr>
            <w:rStyle w:val="Hyperlink"/>
            <w:noProof/>
          </w:rPr>
          <w:t>B.22.3</w:t>
        </w:r>
        <w:r>
          <w:rPr>
            <w:rFonts w:eastAsiaTheme="minorEastAsia" w:cstheme="minorBidi"/>
            <w:noProof/>
            <w:szCs w:val="22"/>
            <w:lang w:val="en-US" w:eastAsia="en-US"/>
          </w:rPr>
          <w:tab/>
        </w:r>
        <w:r w:rsidRPr="00210F4F">
          <w:rPr>
            <w:rStyle w:val="Hyperlink"/>
            <w:noProof/>
          </w:rPr>
          <w:t>Method Summary</w:t>
        </w:r>
        <w:r>
          <w:rPr>
            <w:noProof/>
            <w:webHidden/>
          </w:rPr>
          <w:tab/>
        </w:r>
        <w:r>
          <w:rPr>
            <w:noProof/>
            <w:webHidden/>
          </w:rPr>
          <w:fldChar w:fldCharType="begin"/>
        </w:r>
        <w:r>
          <w:rPr>
            <w:noProof/>
            <w:webHidden/>
          </w:rPr>
          <w:instrText xml:space="preserve"> PAGEREF _Toc444286205 \h </w:instrText>
        </w:r>
        <w:r>
          <w:rPr>
            <w:noProof/>
            <w:webHidden/>
          </w:rPr>
        </w:r>
        <w:r>
          <w:rPr>
            <w:noProof/>
            <w:webHidden/>
          </w:rPr>
          <w:fldChar w:fldCharType="separate"/>
        </w:r>
        <w:r>
          <w:rPr>
            <w:noProof/>
            <w:webHidden/>
          </w:rPr>
          <w:t>126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06" w:history="1">
        <w:r w:rsidRPr="00210F4F">
          <w:rPr>
            <w:rStyle w:val="Hyperlink"/>
            <w:noProof/>
          </w:rPr>
          <w:t>B.22.4</w:t>
        </w:r>
        <w:r>
          <w:rPr>
            <w:rFonts w:eastAsiaTheme="minorEastAsia" w:cstheme="minorBidi"/>
            <w:noProof/>
            <w:szCs w:val="22"/>
            <w:lang w:val="en-US" w:eastAsia="en-US"/>
          </w:rPr>
          <w:tab/>
        </w:r>
        <w:r w:rsidRPr="00210F4F">
          <w:rPr>
            <w:rStyle w:val="Hyperlink"/>
            <w:noProof/>
          </w:rPr>
          <w:t>Inherited Summary</w:t>
        </w:r>
        <w:r>
          <w:rPr>
            <w:noProof/>
            <w:webHidden/>
          </w:rPr>
          <w:tab/>
        </w:r>
        <w:r>
          <w:rPr>
            <w:noProof/>
            <w:webHidden/>
          </w:rPr>
          <w:fldChar w:fldCharType="begin"/>
        </w:r>
        <w:r>
          <w:rPr>
            <w:noProof/>
            <w:webHidden/>
          </w:rPr>
          <w:instrText xml:space="preserve"> PAGEREF _Toc444286206 \h </w:instrText>
        </w:r>
        <w:r>
          <w:rPr>
            <w:noProof/>
            <w:webHidden/>
          </w:rPr>
        </w:r>
        <w:r>
          <w:rPr>
            <w:noProof/>
            <w:webHidden/>
          </w:rPr>
          <w:fldChar w:fldCharType="separate"/>
        </w:r>
        <w:r>
          <w:rPr>
            <w:noProof/>
            <w:webHidden/>
          </w:rPr>
          <w:t>126</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07" w:history="1">
        <w:r w:rsidRPr="00210F4F">
          <w:rPr>
            <w:rStyle w:val="Hyperlink"/>
            <w:noProof/>
          </w:rPr>
          <w:t>B.22.5</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_Toc444286207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08" w:history="1">
        <w:r w:rsidRPr="00210F4F">
          <w:rPr>
            <w:rStyle w:val="Hyperlink"/>
            <w:noProof/>
          </w:rPr>
          <w:t>B.22.5.1</w:t>
        </w:r>
        <w:r>
          <w:rPr>
            <w:rFonts w:eastAsiaTheme="minorEastAsia" w:cstheme="minorBidi"/>
            <w:noProof/>
            <w:szCs w:val="22"/>
            <w:lang w:val="en-US" w:eastAsia="en-US"/>
          </w:rPr>
          <w:tab/>
        </w:r>
        <w:r w:rsidRPr="00210F4F">
          <w:rPr>
            <w:rStyle w:val="Hyperlink"/>
            <w:noProof/>
          </w:rPr>
          <w:t>public constructor  source</w:t>
        </w:r>
        <w:r>
          <w:rPr>
            <w:noProof/>
            <w:webHidden/>
          </w:rPr>
          <w:tab/>
        </w:r>
        <w:r>
          <w:rPr>
            <w:noProof/>
            <w:webHidden/>
          </w:rPr>
          <w:fldChar w:fldCharType="begin"/>
        </w:r>
        <w:r>
          <w:rPr>
            <w:noProof/>
            <w:webHidden/>
          </w:rPr>
          <w:instrText xml:space="preserve"> PAGEREF _Toc444286208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09" w:history="1">
        <w:r w:rsidRPr="00210F4F">
          <w:rPr>
            <w:rStyle w:val="Hyperlink"/>
            <w:noProof/>
          </w:rPr>
          <w:t>B.22.6</w:t>
        </w:r>
        <w:r>
          <w:rPr>
            <w:rFonts w:eastAsiaTheme="minorEastAsia" w:cstheme="minorBidi"/>
            <w:noProof/>
            <w:szCs w:val="22"/>
            <w:lang w:val="en-US" w:eastAsia="en-US"/>
          </w:rPr>
          <w:tab/>
        </w:r>
        <w:r w:rsidRPr="00210F4F">
          <w:rPr>
            <w:rStyle w:val="Hyperlink"/>
            <w:noProof/>
          </w:rPr>
          <w:t>Public Methods</w:t>
        </w:r>
        <w:r>
          <w:rPr>
            <w:noProof/>
            <w:webHidden/>
          </w:rPr>
          <w:tab/>
        </w:r>
        <w:r>
          <w:rPr>
            <w:noProof/>
            <w:webHidden/>
          </w:rPr>
          <w:fldChar w:fldCharType="begin"/>
        </w:r>
        <w:r>
          <w:rPr>
            <w:noProof/>
            <w:webHidden/>
          </w:rPr>
          <w:instrText xml:space="preserve"> PAGEREF _Toc444286209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10" w:history="1">
        <w:r w:rsidRPr="00210F4F">
          <w:rPr>
            <w:rStyle w:val="Hyperlink"/>
            <w:noProof/>
          </w:rPr>
          <w:t>B.22.6.1</w:t>
        </w:r>
        <w:r>
          <w:rPr>
            <w:rFonts w:eastAsiaTheme="minorEastAsia" w:cstheme="minorBidi"/>
            <w:noProof/>
            <w:szCs w:val="22"/>
            <w:lang w:val="en-US" w:eastAsia="en-US"/>
          </w:rPr>
          <w:tab/>
        </w:r>
        <w:r w:rsidRPr="00210F4F">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_Toc444286210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11" w:history="1">
        <w:r w:rsidRPr="00210F4F">
          <w:rPr>
            <w:rStyle w:val="Hyperlink"/>
            <w:noProof/>
          </w:rPr>
          <w:t>B.22.6.2</w:t>
        </w:r>
        <w:r>
          <w:rPr>
            <w:rFonts w:eastAsiaTheme="minorEastAsia" w:cstheme="minorBidi"/>
            <w:noProof/>
            <w:szCs w:val="22"/>
            <w:lang w:val="en-US" w:eastAsia="en-US"/>
          </w:rPr>
          <w:tab/>
        </w:r>
        <w:r w:rsidRPr="00210F4F">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_Toc444286211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212" w:history="1">
        <w:r w:rsidRPr="00210F4F">
          <w:rPr>
            <w:rStyle w:val="Hyperlink"/>
            <w:noProof/>
          </w:rPr>
          <w:t>B.23</w:t>
        </w:r>
        <w:r>
          <w:rPr>
            <w:rFonts w:eastAsiaTheme="minorEastAsia" w:cstheme="minorBidi"/>
            <w:noProof/>
            <w:szCs w:val="22"/>
            <w:lang w:val="en-US" w:eastAsia="en-US"/>
          </w:rPr>
          <w:tab/>
        </w:r>
        <w:r w:rsidRPr="00210F4F">
          <w:rPr>
            <w:rStyle w:val="Hyperlink"/>
            <w:noProof/>
          </w:rPr>
          <w:t>SandboxRegistry</w:t>
        </w:r>
        <w:r>
          <w:rPr>
            <w:noProof/>
            <w:webHidden/>
          </w:rPr>
          <w:tab/>
        </w:r>
        <w:r>
          <w:rPr>
            <w:noProof/>
            <w:webHidden/>
          </w:rPr>
          <w:fldChar w:fldCharType="begin"/>
        </w:r>
        <w:r>
          <w:rPr>
            <w:noProof/>
            <w:webHidden/>
          </w:rPr>
          <w:instrText xml:space="preserve"> PAGEREF _Toc444286212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13" w:history="1">
        <w:r w:rsidRPr="00210F4F">
          <w:rPr>
            <w:rStyle w:val="Hyperlink"/>
            <w:noProof/>
          </w:rPr>
          <w:t>B.23.1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_Toc444286213 \h </w:instrText>
        </w:r>
        <w:r>
          <w:rPr>
            <w:noProof/>
            <w:webHidden/>
          </w:rPr>
        </w:r>
        <w:r>
          <w:rPr>
            <w:noProof/>
            <w:webHidden/>
          </w:rPr>
          <w:fldChar w:fldCharType="separate"/>
        </w:r>
        <w:r>
          <w:rPr>
            <w:noProof/>
            <w:webHidden/>
          </w:rPr>
          <w:t>127</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14" w:history="1">
        <w:r w:rsidRPr="00210F4F">
          <w:rPr>
            <w:rStyle w:val="Hyperlink"/>
            <w:noProof/>
          </w:rPr>
          <w:t>B.23.2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_Toc444286214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15" w:history="1">
        <w:r w:rsidRPr="00210F4F">
          <w:rPr>
            <w:rStyle w:val="Hyperlink"/>
            <w:noProof/>
          </w:rPr>
          <w:t>B.23.3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_Toc444286215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16" w:history="1">
        <w:r w:rsidRPr="00210F4F">
          <w:rPr>
            <w:rStyle w:val="Hyperlink"/>
            <w:noProof/>
          </w:rPr>
          <w:t>B.23.3.1</w:t>
        </w:r>
        <w:r>
          <w:rPr>
            <w:rFonts w:eastAsiaTheme="minorEastAsia" w:cstheme="minorBidi"/>
            <w:noProof/>
            <w:szCs w:val="22"/>
            <w:lang w:val="en-US" w:eastAsia="en-US"/>
          </w:rPr>
          <w:tab/>
        </w:r>
        <w:r w:rsidRPr="00210F4F">
          <w:rPr>
            <w:rStyle w:val="Hyperlink"/>
            <w:noProof/>
          </w:rPr>
          <w:t>public constructor(bus: *)  source</w:t>
        </w:r>
        <w:r>
          <w:rPr>
            <w:noProof/>
            <w:webHidden/>
          </w:rPr>
          <w:tab/>
        </w:r>
        <w:r>
          <w:rPr>
            <w:noProof/>
            <w:webHidden/>
          </w:rPr>
          <w:fldChar w:fldCharType="begin"/>
        </w:r>
        <w:r>
          <w:rPr>
            <w:noProof/>
            <w:webHidden/>
          </w:rPr>
          <w:instrText xml:space="preserve"> PAGEREF _Toc444286216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17" w:history="1">
        <w:r w:rsidRPr="00210F4F">
          <w:rPr>
            <w:rStyle w:val="Hyperlink"/>
            <w:noProof/>
          </w:rPr>
          <w:t>B.23.4</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_Toc444286217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18" w:history="1">
        <w:r w:rsidRPr="00210F4F">
          <w:rPr>
            <w:rStyle w:val="Hyperlink"/>
            <w:noProof/>
          </w:rPr>
          <w:t>B.23.4.1</w:t>
        </w:r>
        <w:r>
          <w:rPr>
            <w:rFonts w:eastAsiaTheme="minorEastAsia" w:cstheme="minorBidi"/>
            <w:noProof/>
            <w:szCs w:val="22"/>
            <w:lang w:val="en-US" w:eastAsia="en-US"/>
          </w:rPr>
          <w:tab/>
        </w:r>
        <w:r w:rsidRPr="00210F4F">
          <w:rPr>
            <w:rStyle w:val="Hyperlink"/>
            <w:noProof/>
          </w:rPr>
          <w:t>public get components: *  source</w:t>
        </w:r>
        <w:r>
          <w:rPr>
            <w:noProof/>
            <w:webHidden/>
          </w:rPr>
          <w:tab/>
        </w:r>
        <w:r>
          <w:rPr>
            <w:noProof/>
            <w:webHidden/>
          </w:rPr>
          <w:fldChar w:fldCharType="begin"/>
        </w:r>
        <w:r>
          <w:rPr>
            <w:noProof/>
            <w:webHidden/>
          </w:rPr>
          <w:instrText xml:space="preserve"> PAGEREF _Toc444286218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1"/>
        <w:tabs>
          <w:tab w:val="left" w:pos="663"/>
          <w:tab w:val="right" w:leader="dot" w:pos="9061"/>
        </w:tabs>
        <w:rPr>
          <w:rFonts w:eastAsiaTheme="minorEastAsia" w:cstheme="minorBidi"/>
          <w:noProof/>
          <w:szCs w:val="22"/>
          <w:lang w:val="en-US" w:eastAsia="en-US"/>
        </w:rPr>
      </w:pPr>
      <w:hyperlink w:anchor="_Toc444286219" w:history="1">
        <w:r w:rsidRPr="00210F4F">
          <w:rPr>
            <w:rStyle w:val="Hyperlink"/>
            <w:noProof/>
          </w:rPr>
          <w:t>B.24</w:t>
        </w:r>
        <w:r>
          <w:rPr>
            <w:rFonts w:eastAsiaTheme="minorEastAsia" w:cstheme="minorBidi"/>
            <w:noProof/>
            <w:szCs w:val="22"/>
            <w:lang w:val="en-US" w:eastAsia="en-US"/>
          </w:rPr>
          <w:tab/>
        </w:r>
        <w:r w:rsidRPr="00210F4F">
          <w:rPr>
            <w:rStyle w:val="Hyperlink"/>
            <w:noProof/>
          </w:rPr>
          <w:t>SyncherManager</w:t>
        </w:r>
        <w:r>
          <w:rPr>
            <w:noProof/>
            <w:webHidden/>
          </w:rPr>
          <w:tab/>
        </w:r>
        <w:r>
          <w:rPr>
            <w:noProof/>
            <w:webHidden/>
          </w:rPr>
          <w:fldChar w:fldCharType="begin"/>
        </w:r>
        <w:r>
          <w:rPr>
            <w:noProof/>
            <w:webHidden/>
          </w:rPr>
          <w:instrText xml:space="preserve"> PAGEREF _Toc444286219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20" w:history="1">
        <w:r w:rsidRPr="00210F4F">
          <w:rPr>
            <w:rStyle w:val="Hyperlink"/>
            <w:noProof/>
          </w:rPr>
          <w:t>B.24.1</w:t>
        </w:r>
        <w:r>
          <w:rPr>
            <w:rFonts w:eastAsiaTheme="minorEastAsia" w:cstheme="minorBidi"/>
            <w:noProof/>
            <w:szCs w:val="22"/>
            <w:lang w:val="en-US" w:eastAsia="en-US"/>
          </w:rPr>
          <w:tab/>
        </w:r>
        <w:r w:rsidRPr="00210F4F">
          <w:rPr>
            <w:rStyle w:val="Hyperlink"/>
            <w:noProof/>
          </w:rPr>
          <w:t>Constructor Summary</w:t>
        </w:r>
        <w:r>
          <w:rPr>
            <w:noProof/>
            <w:webHidden/>
          </w:rPr>
          <w:tab/>
        </w:r>
        <w:r>
          <w:rPr>
            <w:noProof/>
            <w:webHidden/>
          </w:rPr>
          <w:fldChar w:fldCharType="begin"/>
        </w:r>
        <w:r>
          <w:rPr>
            <w:noProof/>
            <w:webHidden/>
          </w:rPr>
          <w:instrText xml:space="preserve"> PAGEREF _Toc444286220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21" w:history="1">
        <w:r w:rsidRPr="00210F4F">
          <w:rPr>
            <w:rStyle w:val="Hyperlink"/>
            <w:noProof/>
          </w:rPr>
          <w:t>B.24.2</w:t>
        </w:r>
        <w:r>
          <w:rPr>
            <w:rFonts w:eastAsiaTheme="minorEastAsia" w:cstheme="minorBidi"/>
            <w:noProof/>
            <w:szCs w:val="22"/>
            <w:lang w:val="en-US" w:eastAsia="en-US"/>
          </w:rPr>
          <w:tab/>
        </w:r>
        <w:r w:rsidRPr="00210F4F">
          <w:rPr>
            <w:rStyle w:val="Hyperlink"/>
            <w:noProof/>
          </w:rPr>
          <w:t>Member Summary</w:t>
        </w:r>
        <w:r>
          <w:rPr>
            <w:noProof/>
            <w:webHidden/>
          </w:rPr>
          <w:tab/>
        </w:r>
        <w:r>
          <w:rPr>
            <w:noProof/>
            <w:webHidden/>
          </w:rPr>
          <w:fldChar w:fldCharType="begin"/>
        </w:r>
        <w:r>
          <w:rPr>
            <w:noProof/>
            <w:webHidden/>
          </w:rPr>
          <w:instrText xml:space="preserve"> PAGEREF _Toc444286221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22" w:history="1">
        <w:r w:rsidRPr="00210F4F">
          <w:rPr>
            <w:rStyle w:val="Hyperlink"/>
            <w:noProof/>
          </w:rPr>
          <w:t>B.24.3</w:t>
        </w:r>
        <w:r>
          <w:rPr>
            <w:rFonts w:eastAsiaTheme="minorEastAsia" w:cstheme="minorBidi"/>
            <w:noProof/>
            <w:szCs w:val="22"/>
            <w:lang w:val="en-US" w:eastAsia="en-US"/>
          </w:rPr>
          <w:tab/>
        </w:r>
        <w:r w:rsidRPr="00210F4F">
          <w:rPr>
            <w:rStyle w:val="Hyperlink"/>
            <w:noProof/>
          </w:rPr>
          <w:t>Public Constructors</w:t>
        </w:r>
        <w:r>
          <w:rPr>
            <w:noProof/>
            <w:webHidden/>
          </w:rPr>
          <w:tab/>
        </w:r>
        <w:r>
          <w:rPr>
            <w:noProof/>
            <w:webHidden/>
          </w:rPr>
          <w:fldChar w:fldCharType="begin"/>
        </w:r>
        <w:r>
          <w:rPr>
            <w:noProof/>
            <w:webHidden/>
          </w:rPr>
          <w:instrText xml:space="preserve"> PAGEREF _Toc444286222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23" w:history="1">
        <w:r w:rsidRPr="00210F4F">
          <w:rPr>
            <w:rStyle w:val="Hyperlink"/>
            <w:noProof/>
          </w:rPr>
          <w:t>B.24.3.1</w:t>
        </w:r>
        <w:r>
          <w:rPr>
            <w:rFonts w:eastAsiaTheme="minorEastAsia" w:cstheme="minorBidi"/>
            <w:noProof/>
            <w:szCs w:val="22"/>
            <w:lang w:val="en-US" w:eastAsia="en-US"/>
          </w:rPr>
          <w:tab/>
        </w:r>
        <w:r w:rsidRPr="00210F4F">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_Toc444286223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2"/>
        <w:tabs>
          <w:tab w:val="left" w:pos="1100"/>
          <w:tab w:val="right" w:leader="dot" w:pos="9061"/>
        </w:tabs>
        <w:rPr>
          <w:rFonts w:eastAsiaTheme="minorEastAsia" w:cstheme="minorBidi"/>
          <w:noProof/>
          <w:szCs w:val="22"/>
          <w:lang w:val="en-US" w:eastAsia="en-US"/>
        </w:rPr>
      </w:pPr>
      <w:hyperlink w:anchor="_Toc444286224" w:history="1">
        <w:r w:rsidRPr="00210F4F">
          <w:rPr>
            <w:rStyle w:val="Hyperlink"/>
            <w:noProof/>
          </w:rPr>
          <w:t>B.24.4</w:t>
        </w:r>
        <w:r>
          <w:rPr>
            <w:rFonts w:eastAsiaTheme="minorEastAsia" w:cstheme="minorBidi"/>
            <w:noProof/>
            <w:szCs w:val="22"/>
            <w:lang w:val="en-US" w:eastAsia="en-US"/>
          </w:rPr>
          <w:tab/>
        </w:r>
        <w:r w:rsidRPr="00210F4F">
          <w:rPr>
            <w:rStyle w:val="Hyperlink"/>
            <w:noProof/>
          </w:rPr>
          <w:t>Public Members</w:t>
        </w:r>
        <w:r>
          <w:rPr>
            <w:noProof/>
            <w:webHidden/>
          </w:rPr>
          <w:tab/>
        </w:r>
        <w:r>
          <w:rPr>
            <w:noProof/>
            <w:webHidden/>
          </w:rPr>
          <w:fldChar w:fldCharType="begin"/>
        </w:r>
        <w:r>
          <w:rPr>
            <w:noProof/>
            <w:webHidden/>
          </w:rPr>
          <w:instrText xml:space="preserve"> PAGEREF _Toc444286224 \h </w:instrText>
        </w:r>
        <w:r>
          <w:rPr>
            <w:noProof/>
            <w:webHidden/>
          </w:rPr>
        </w:r>
        <w:r>
          <w:rPr>
            <w:noProof/>
            <w:webHidden/>
          </w:rPr>
          <w:fldChar w:fldCharType="separate"/>
        </w:r>
        <w:r>
          <w:rPr>
            <w:noProof/>
            <w:webHidden/>
          </w:rPr>
          <w:t>128</w:t>
        </w:r>
        <w:r>
          <w:rPr>
            <w:noProof/>
            <w:webHidden/>
          </w:rPr>
          <w:fldChar w:fldCharType="end"/>
        </w:r>
      </w:hyperlink>
    </w:p>
    <w:p w:rsidR="005816C8" w:rsidRDefault="005816C8">
      <w:pPr>
        <w:pStyle w:val="TOC3"/>
        <w:tabs>
          <w:tab w:val="left" w:pos="1540"/>
          <w:tab w:val="right" w:leader="dot" w:pos="9061"/>
        </w:tabs>
        <w:rPr>
          <w:rFonts w:eastAsiaTheme="minorEastAsia" w:cstheme="minorBidi"/>
          <w:noProof/>
          <w:szCs w:val="22"/>
          <w:lang w:val="en-US" w:eastAsia="en-US"/>
        </w:rPr>
      </w:pPr>
      <w:hyperlink w:anchor="_Toc444286225" w:history="1">
        <w:r w:rsidRPr="00210F4F">
          <w:rPr>
            <w:rStyle w:val="Hyperlink"/>
            <w:noProof/>
          </w:rPr>
          <w:t>B.24.4.1</w:t>
        </w:r>
        <w:r>
          <w:rPr>
            <w:rFonts w:eastAsiaTheme="minorEastAsia" w:cstheme="minorBidi"/>
            <w:noProof/>
            <w:szCs w:val="22"/>
            <w:lang w:val="en-US" w:eastAsia="en-US"/>
          </w:rPr>
          <w:tab/>
        </w:r>
        <w:r w:rsidRPr="00210F4F">
          <w:rPr>
            <w:rStyle w:val="Hyperlink"/>
            <w:noProof/>
          </w:rPr>
          <w:t>public get url: *  source</w:t>
        </w:r>
        <w:r>
          <w:rPr>
            <w:noProof/>
            <w:webHidden/>
          </w:rPr>
          <w:tab/>
        </w:r>
        <w:r>
          <w:rPr>
            <w:noProof/>
            <w:webHidden/>
          </w:rPr>
          <w:fldChar w:fldCharType="begin"/>
        </w:r>
        <w:r>
          <w:rPr>
            <w:noProof/>
            <w:webHidden/>
          </w:rPr>
          <w:instrText xml:space="preserve"> PAGEREF _Toc444286225 \h </w:instrText>
        </w:r>
        <w:r>
          <w:rPr>
            <w:noProof/>
            <w:webHidden/>
          </w:rPr>
        </w:r>
        <w:r>
          <w:rPr>
            <w:noProof/>
            <w:webHidden/>
          </w:rPr>
          <w:fldChar w:fldCharType="separate"/>
        </w:r>
        <w:r>
          <w:rPr>
            <w:noProof/>
            <w:webHidden/>
          </w:rPr>
          <w:t>128</w:t>
        </w:r>
        <w:r>
          <w:rPr>
            <w:noProof/>
            <w:webHidden/>
          </w:rPr>
          <w:fldChar w:fldCharType="end"/>
        </w:r>
      </w:hyperlink>
    </w:p>
    <w:p w:rsidR="00775887" w:rsidRPr="00F53246" w:rsidRDefault="00D76546" w:rsidP="00775887">
      <w:pPr>
        <w:rPr>
          <w:rFonts w:cs="Arial"/>
        </w:rPr>
      </w:pPr>
      <w:r w:rsidRPr="00F53246">
        <w:rPr>
          <w:rFonts w:cs="Arial"/>
        </w:rPr>
        <w:fldChar w:fldCharType="end"/>
      </w:r>
    </w:p>
    <w:p w:rsidR="00775887" w:rsidRPr="00F53246" w:rsidRDefault="00775887">
      <w:pPr>
        <w:rPr>
          <w:rFonts w:cs="Arial"/>
        </w:rPr>
      </w:pPr>
    </w:p>
    <w:p w:rsidR="00775887" w:rsidRPr="00F53246" w:rsidRDefault="00775887" w:rsidP="00602B85">
      <w:pPr>
        <w:pStyle w:val="Heading"/>
      </w:pPr>
      <w:bookmarkStart w:id="15" w:name="_Toc494089550"/>
      <w:bookmarkStart w:id="16" w:name="_Toc139444757"/>
      <w:bookmarkStart w:id="17" w:name="_Toc139445066"/>
      <w:bookmarkStart w:id="18" w:name="_Toc149557714"/>
      <w:bookmarkStart w:id="19" w:name="_Toc444285855"/>
      <w:r w:rsidRPr="00F53246">
        <w:lastRenderedPageBreak/>
        <w:t>Abbreviations</w:t>
      </w:r>
      <w:bookmarkEnd w:id="15"/>
      <w:bookmarkEnd w:id="16"/>
      <w:bookmarkEnd w:id="17"/>
      <w:bookmarkEnd w:id="18"/>
      <w:bookmarkEnd w:id="19"/>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7"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D76546" w:rsidP="0047233C">
            <w:pPr>
              <w:jc w:val="left"/>
            </w:pPr>
            <w:hyperlink r:id="rId18"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0" w:name="_Toc444285856"/>
      <w:r>
        <w:lastRenderedPageBreak/>
        <w:t>Introduction</w:t>
      </w:r>
      <w:bookmarkEnd w:id="20"/>
    </w:p>
    <w:p w:rsidR="0079438F" w:rsidRDefault="0079438F" w:rsidP="0079438F">
      <w:pPr>
        <w:pStyle w:val="Heading2"/>
      </w:pPr>
      <w:bookmarkStart w:id="21" w:name="_Toc444285857"/>
      <w:r>
        <w:t>Objectives and Overview</w:t>
      </w:r>
      <w:bookmarkEnd w:id="21"/>
    </w:p>
    <w:p w:rsidR="009437D5" w:rsidRDefault="009437D5" w:rsidP="009437D5">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 </w:t>
      </w:r>
      <w:r w:rsidR="00D76546">
        <w:fldChar w:fldCharType="begin"/>
      </w:r>
      <w:ins w:id="22" w:author="Author">
        <w:r>
          <w:instrText xml:space="preserve"> </w:instrText>
        </w:r>
      </w:ins>
      <w:r>
        <w:instrText>REF _Ref443156568 \r \h</w:instrText>
      </w:r>
      <w:ins w:id="23" w:author="Author">
        <w:r>
          <w:instrText xml:space="preserve"> </w:instrText>
        </w:r>
      </w:ins>
      <w:r w:rsidR="00D76546">
        <w:fldChar w:fldCharType="separate"/>
      </w:r>
      <w:r w:rsidR="0037108C">
        <w:t>[18]</w:t>
      </w:r>
      <w:r w:rsidR="00D76546">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 </w:t>
      </w:r>
      <w:r w:rsidR="00D76546">
        <w:fldChar w:fldCharType="begin"/>
      </w:r>
      <w:ins w:id="24" w:author="Author">
        <w:r>
          <w:instrText xml:space="preserve"> </w:instrText>
        </w:r>
      </w:ins>
      <w:r>
        <w:instrText>REF _Ref443156506 \r \h</w:instrText>
      </w:r>
      <w:ins w:id="25" w:author="Author">
        <w:r>
          <w:instrText xml:space="preserve"> </w:instrText>
        </w:r>
      </w:ins>
      <w:r w:rsidR="00D76546">
        <w:fldChar w:fldCharType="separate"/>
      </w:r>
      <w:r w:rsidR="0037108C">
        <w:t>[17]</w:t>
      </w:r>
      <w:r w:rsidR="00D76546">
        <w:fldChar w:fldCharType="end"/>
      </w:r>
      <w:r>
        <w:t xml:space="preserve"> executing on behalf of users called Hyperlinked Entities, named Hyperties. Hyperties are independently deployable components</w:t>
      </w:r>
      <w:ins w:id="26" w:author="Author">
        <w:r>
          <w:t>,</w:t>
        </w:r>
      </w:ins>
      <w:r>
        <w:t xml:space="preserve">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proofErr w:type="gramStart"/>
      <w:r>
        <w:t>a Hyperty</w:t>
      </w:r>
      <w:proofErr w:type="gramEnd"/>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9"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0D650D">
          <w:rPr>
            <w:noProof/>
          </w:rPr>
          <w:t>1</w:t>
        </w:r>
      </w:fldSimple>
      <w:r>
        <w:t xml:space="preserve"> - </w:t>
      </w:r>
      <w:r w:rsidR="0079438F">
        <w:t>Core Framework Components scope in reTHINK Architecture</w:t>
      </w:r>
    </w:p>
    <w:p w:rsidR="003D165C" w:rsidRDefault="009437D5">
      <w:pPr>
        <w:pStyle w:val="BodyText"/>
        <w:pPrChange w:id="27" w:author="Author">
          <w:pPr>
            <w:pStyle w:val="Cuerpodetexto"/>
          </w:pPr>
        </w:pPrChange>
      </w:pPr>
      <w:r>
        <w:lastRenderedPageBreak/>
        <w:t xml:space="preserve">This deliverable accompanies the initial release of the Core Framework components published in reTHINK Github </w:t>
      </w:r>
      <w:proofErr w:type="gramStart"/>
      <w:r>
        <w:t>repositories</w:t>
      </w:r>
      <w:proofErr w:type="gramEnd"/>
      <w:r w:rsidR="00D76546">
        <w:fldChar w:fldCharType="begin"/>
      </w:r>
      <w:ins w:id="28" w:author="Author">
        <w:r>
          <w:instrText xml:space="preserve"> </w:instrText>
        </w:r>
      </w:ins>
      <w:r>
        <w:instrText>REF _Ref443156200 \r \h</w:instrText>
      </w:r>
      <w:ins w:id="29" w:author="Author">
        <w:r>
          <w:instrText xml:space="preserve"> </w:instrText>
        </w:r>
      </w:ins>
      <w:r w:rsidR="00D76546">
        <w:fldChar w:fldCharType="separate"/>
      </w:r>
      <w:r w:rsidR="0037108C">
        <w:t>[1]</w:t>
      </w:r>
      <w:r w:rsidR="00D76546">
        <w:fldChar w:fldCharType="end"/>
      </w:r>
      <w:r>
        <w:t xml:space="preserve">. The implementation of Core Framework components follows </w:t>
      </w:r>
      <w:proofErr w:type="gramStart"/>
      <w:r>
        <w:t>D2.1</w:t>
      </w:r>
      <w:proofErr w:type="gramEnd"/>
      <w:r w:rsidR="00D76546">
        <w:fldChar w:fldCharType="begin"/>
      </w:r>
      <w:ins w:id="30" w:author="Author">
        <w:r>
          <w:instrText xml:space="preserve"> </w:instrText>
        </w:r>
      </w:ins>
      <w:r>
        <w:instrText>REF _Ref443156199 \r \h</w:instrText>
      </w:r>
      <w:ins w:id="31" w:author="Author">
        <w:r>
          <w:instrText xml:space="preserve"> </w:instrText>
        </w:r>
      </w:ins>
      <w:r w:rsidR="00D76546">
        <w:fldChar w:fldCharType="separate"/>
      </w:r>
      <w:r w:rsidR="0037108C">
        <w:t>[2]</w:t>
      </w:r>
      <w:r w:rsidR="00D76546">
        <w:fldChar w:fldCharType="end"/>
      </w:r>
      <w:r>
        <w:t xml:space="preserve"> reTHINK Architecture design, D2.2 reTHINK Data Models </w:t>
      </w:r>
      <w:r w:rsidR="00D76546">
        <w:fldChar w:fldCharType="begin"/>
      </w:r>
      <w:ins w:id="32" w:author="Author">
        <w:r>
          <w:instrText xml:space="preserve"> </w:instrText>
        </w:r>
      </w:ins>
      <w:r>
        <w:instrText>REF _Ref443156201 \r \h</w:instrText>
      </w:r>
      <w:ins w:id="33" w:author="Author">
        <w:r>
          <w:instrText xml:space="preserve"> </w:instrText>
        </w:r>
      </w:ins>
      <w:r w:rsidR="00D76546">
        <w:fldChar w:fldCharType="separate"/>
      </w:r>
      <w:r w:rsidR="0037108C">
        <w:t>[3]</w:t>
      </w:r>
      <w:r w:rsidR="00D76546">
        <w:fldChar w:fldCharType="end"/>
      </w:r>
      <w:r>
        <w:t xml:space="preserve"> and D3.1 Core Framework detailed specification </w:t>
      </w:r>
      <w:r w:rsidR="00D76546">
        <w:fldChar w:fldCharType="begin"/>
      </w:r>
      <w:ins w:id="34" w:author="Author">
        <w:r>
          <w:instrText xml:space="preserve"> </w:instrText>
        </w:r>
      </w:ins>
      <w:r>
        <w:instrText>REF _Ref443156202 \r \h</w:instrText>
      </w:r>
      <w:ins w:id="35" w:author="Author">
        <w:r>
          <w:instrText xml:space="preserve"> </w:instrText>
        </w:r>
      </w:ins>
      <w:r w:rsidR="00D76546">
        <w:fldChar w:fldCharType="separate"/>
      </w:r>
      <w:r w:rsidR="0037108C">
        <w:t>[4]</w:t>
      </w:r>
      <w:r w:rsidR="00D76546">
        <w:fldChar w:fldCharType="end"/>
      </w:r>
      <w:r>
        <w:t xml:space="preserve">. Phase 1 of the Core Framework includes the Hyperty Runtime (Core Runtime </w:t>
      </w:r>
      <w:proofErr w:type="gramStart"/>
      <w:r>
        <w:t>Components</w:t>
      </w:r>
      <w:proofErr w:type="gramEnd"/>
      <w:r w:rsidR="00D76546">
        <w:fldChar w:fldCharType="begin"/>
      </w:r>
      <w:ins w:id="36" w:author="Author">
        <w:r>
          <w:instrText xml:space="preserve"> </w:instrText>
        </w:r>
      </w:ins>
      <w:r>
        <w:instrText>REF _Ref443156208 \r \h</w:instrText>
      </w:r>
      <w:ins w:id="37" w:author="Author">
        <w:r>
          <w:instrText xml:space="preserve"> </w:instrText>
        </w:r>
      </w:ins>
      <w:r w:rsidR="00D76546">
        <w:fldChar w:fldCharType="separate"/>
      </w:r>
      <w:r w:rsidR="0037108C">
        <w:t>[7]</w:t>
      </w:r>
      <w:r w:rsidR="00D76546">
        <w:fldChar w:fldCharType="end"/>
      </w:r>
      <w:r>
        <w:t xml:space="preserve"> that were reused in Hyperty Browser Runtime</w:t>
      </w:r>
      <w:r w:rsidR="00D76546">
        <w:fldChar w:fldCharType="begin"/>
      </w:r>
      <w:ins w:id="38" w:author="Author">
        <w:r>
          <w:instrText xml:space="preserve"> </w:instrText>
        </w:r>
      </w:ins>
      <w:r>
        <w:instrText>REF _Ref443156209 \r \h</w:instrText>
      </w:r>
      <w:ins w:id="39" w:author="Author">
        <w:r>
          <w:instrText xml:space="preserve"> </w:instrText>
        </w:r>
      </w:ins>
      <w:r w:rsidR="00D76546">
        <w:fldChar w:fldCharType="separate"/>
      </w:r>
      <w:r w:rsidR="0037108C">
        <w:t>[8]</w:t>
      </w:r>
      <w:r w:rsidR="00D76546">
        <w:fldChar w:fldCharType="end"/>
      </w:r>
      <w:r>
        <w:t xml:space="preserve"> and Hyperty NodeJS Runtime</w:t>
      </w:r>
      <w:r w:rsidR="00D76546">
        <w:fldChar w:fldCharType="begin"/>
      </w:r>
      <w:ins w:id="40" w:author="Author">
        <w:r>
          <w:instrText xml:space="preserve"> </w:instrText>
        </w:r>
      </w:ins>
      <w:r>
        <w:instrText>REF _Ref443156210 \r \h</w:instrText>
      </w:r>
      <w:ins w:id="41" w:author="Author">
        <w:r>
          <w:instrText xml:space="preserve"> </w:instrText>
        </w:r>
      </w:ins>
      <w:r w:rsidR="00D76546">
        <w:fldChar w:fldCharType="separate"/>
      </w:r>
      <w:r w:rsidR="0037108C">
        <w:t>[9]</w:t>
      </w:r>
      <w:r w:rsidR="00D76546">
        <w:fldChar w:fldCharType="end"/>
      </w:r>
      <w:r>
        <w:t>) and three Message Node implementations: Vertx Message Node</w:t>
      </w:r>
      <w:r w:rsidR="00D76546">
        <w:fldChar w:fldCharType="begin"/>
      </w:r>
      <w:ins w:id="42" w:author="Author">
        <w:r>
          <w:instrText xml:space="preserve"> </w:instrText>
        </w:r>
      </w:ins>
      <w:r>
        <w:instrText>REF _Ref443156207 \r \h</w:instrText>
      </w:r>
      <w:ins w:id="43" w:author="Author">
        <w:r>
          <w:instrText xml:space="preserve"> </w:instrText>
        </w:r>
      </w:ins>
      <w:r w:rsidR="00D76546">
        <w:fldChar w:fldCharType="separate"/>
      </w:r>
      <w:r w:rsidR="0037108C">
        <w:t>[10]</w:t>
      </w:r>
      <w:r w:rsidR="00D76546">
        <w:fldChar w:fldCharType="end"/>
      </w:r>
      <w:r>
        <w:t>, Matrix Message Node</w:t>
      </w:r>
      <w:r w:rsidR="00D76546">
        <w:fldChar w:fldCharType="begin"/>
      </w:r>
      <w:ins w:id="44" w:author="Author">
        <w:r>
          <w:instrText xml:space="preserve"> </w:instrText>
        </w:r>
      </w:ins>
      <w:r>
        <w:instrText>REF _Ref443156211 \r \h</w:instrText>
      </w:r>
      <w:ins w:id="45" w:author="Author">
        <w:r>
          <w:instrText xml:space="preserve"> </w:instrText>
        </w:r>
      </w:ins>
      <w:r w:rsidR="00D76546">
        <w:fldChar w:fldCharType="separate"/>
      </w:r>
      <w:r w:rsidR="0037108C">
        <w:t>[11]</w:t>
      </w:r>
      <w:r w:rsidR="00D76546">
        <w:fldChar w:fldCharType="end"/>
      </w:r>
      <w:r>
        <w:t xml:space="preserve"> and NodeJS Message Node</w:t>
      </w:r>
      <w:r w:rsidR="00D76546">
        <w:fldChar w:fldCharType="begin"/>
      </w:r>
      <w:ins w:id="46" w:author="Author">
        <w:r>
          <w:instrText xml:space="preserve"> </w:instrText>
        </w:r>
      </w:ins>
      <w:r>
        <w:instrText>REF _Ref443156212 \r \h</w:instrText>
      </w:r>
      <w:ins w:id="47" w:author="Author">
        <w:r>
          <w:instrText xml:space="preserve"> </w:instrText>
        </w:r>
      </w:ins>
      <w:r w:rsidR="00D76546">
        <w:fldChar w:fldCharType="separate"/>
      </w:r>
      <w:r w:rsidR="0037108C">
        <w:t>[12]</w:t>
      </w:r>
      <w:r w:rsidR="00D76546">
        <w:fldChar w:fldCharType="end"/>
      </w:r>
      <w:r>
        <w:t xml:space="preserve">. Finally, the Hyperty Service </w:t>
      </w:r>
      <w:proofErr w:type="gramStart"/>
      <w:r>
        <w:t>Framework</w:t>
      </w:r>
      <w:proofErr w:type="gramEnd"/>
      <w:r w:rsidR="00D76546">
        <w:fldChar w:fldCharType="begin"/>
      </w:r>
      <w:ins w:id="48" w:author="Author">
        <w:r>
          <w:instrText xml:space="preserve"> </w:instrText>
        </w:r>
      </w:ins>
      <w:r>
        <w:instrText>REF _Ref443156213 \r \h</w:instrText>
      </w:r>
      <w:ins w:id="49" w:author="Author">
        <w:r>
          <w:instrText xml:space="preserve"> </w:instrText>
        </w:r>
      </w:ins>
      <w:r w:rsidR="00D76546">
        <w:fldChar w:fldCharType="separate"/>
      </w:r>
      <w:r w:rsidR="0037108C">
        <w:t>[13]</w:t>
      </w:r>
      <w:r w:rsidR="00D76546">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3D165C" w:rsidRDefault="009437D5">
      <w:pPr>
        <w:pStyle w:val="BodyText"/>
        <w:pPrChange w:id="50" w:author="Author">
          <w:pPr>
            <w:pStyle w:val="Cuerpodetexto"/>
          </w:pPr>
        </w:pPrChange>
      </w:pPr>
      <w:r>
        <w:t>It should be noted that the Network Platform components supporting Specialised Network Services will be released later in D3.4, as originally planned. This means, Use Cases featuring QoS will only be released in Phase 2. The final specification for Messaging Node and Hyperty Runtime will be reported in D3.3 (Hyperty Runtime and Hyperty Messaging Node Phase 2 – Dec 2016).</w:t>
      </w:r>
    </w:p>
    <w:p w:rsidR="003D165C" w:rsidRDefault="009437D5">
      <w:pPr>
        <w:pStyle w:val="BodyText"/>
        <w:pPrChange w:id="51" w:author="Author">
          <w:pPr>
            <w:pStyle w:val="Cuerpodetexto"/>
          </w:pPr>
        </w:pPrChange>
      </w:pPr>
      <w:r>
        <w:t xml:space="preserve">This deliverable complements deliverable D4.2 (Management and Security features implementation </w:t>
      </w:r>
      <w:r w:rsidR="00D76546">
        <w:fldChar w:fldCharType="begin"/>
      </w:r>
      <w:ins w:id="52" w:author="Author">
        <w:r>
          <w:instrText xml:space="preserve"> </w:instrText>
        </w:r>
      </w:ins>
      <w:r>
        <w:instrText>REF _Ref443156203 \r \h</w:instrText>
      </w:r>
      <w:ins w:id="53" w:author="Author">
        <w:r>
          <w:instrText xml:space="preserve"> </w:instrText>
        </w:r>
      </w:ins>
      <w:r w:rsidR="00D76546">
        <w:fldChar w:fldCharType="separate"/>
      </w:r>
      <w:r w:rsidR="0037108C">
        <w:t>[6]</w:t>
      </w:r>
      <w:r w:rsidR="00D76546">
        <w:fldChar w:fldCharType="end"/>
      </w:r>
      <w:r>
        <w:t>), which accompanies Phase 1 release of reTHINK Support Services.</w:t>
      </w:r>
    </w:p>
    <w:p w:rsidR="0079438F" w:rsidRDefault="0079438F" w:rsidP="0079438F">
      <w:pPr>
        <w:pStyle w:val="Heading2"/>
      </w:pPr>
      <w:bookmarkStart w:id="54" w:name="_Toc444285858"/>
      <w:r>
        <w:t>Structure</w:t>
      </w:r>
      <w:bookmarkEnd w:id="54"/>
    </w:p>
    <w:p w:rsidR="009437D5" w:rsidRDefault="009437D5" w:rsidP="009437D5">
      <w:r>
        <w:t>This report starts with an introduction followed by a set of Tutorials (Chapter 2) targeting reTHINK Web Developers are provided. In Chapter 3,</w:t>
      </w:r>
      <w:r w:rsidR="00D15C07">
        <w:t xml:space="preserve"> a summary of major changes done in the original </w:t>
      </w:r>
      <w:proofErr w:type="gramStart"/>
      <w:r w:rsidR="00D15C07">
        <w:t>specification</w:t>
      </w:r>
      <w:r>
        <w:t>,</w:t>
      </w:r>
      <w:proofErr w:type="gramEnd"/>
      <w:r>
        <w:t xml:space="preserve"> is </w:t>
      </w:r>
      <w:r w:rsidR="00D15C07">
        <w:t>given</w:t>
      </w:r>
      <w:r>
        <w:t xml:space="preserve">. The Documentation of Phase 1 Core Framework </w:t>
      </w:r>
      <w:proofErr w:type="gramStart"/>
      <w:r>
        <w:t>components is</w:t>
      </w:r>
      <w:proofErr w:type="gramEnd"/>
      <w:r>
        <w:t xml:space="preserve"> provided as annexes including API documentation.</w:t>
      </w:r>
    </w:p>
    <w:p w:rsidR="0079438F" w:rsidRDefault="0079438F" w:rsidP="0079438F">
      <w:pPr>
        <w:pStyle w:val="Heading1"/>
      </w:pPr>
      <w:bookmarkStart w:id="55" w:name="_Toc444285859"/>
      <w:r>
        <w:lastRenderedPageBreak/>
        <w:t>Tutorials</w:t>
      </w:r>
      <w:bookmarkEnd w:id="55"/>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phase 1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6D663D" w:rsidRDefault="006D663D">
      <w:pPr>
        <w:pStyle w:val="Heading2"/>
      </w:pPr>
      <w:bookmarkStart w:id="56" w:name="getting-started"/>
      <w:bookmarkStart w:id="57" w:name="_Toc444285860"/>
      <w:bookmarkEnd w:id="56"/>
      <w:r>
        <w:t>Getting Started</w:t>
      </w:r>
      <w:bookmarkEnd w:id="57"/>
    </w:p>
    <w:p w:rsidR="006D663D" w:rsidRDefault="006D663D">
      <w:r>
        <w:t xml:space="preserve">The reTHINK Framework is built around </w:t>
      </w:r>
      <w:hyperlink r:id="rId20">
        <w:r>
          <w:rPr>
            <w:rStyle w:val="Hyperlink"/>
          </w:rPr>
          <w:t>Hyperlinked Entities (hyperties)</w:t>
        </w:r>
      </w:hyperlink>
      <w:r>
        <w:t xml:space="preserve"> that leverages the protocol-on-the-fly (ProtoFly)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6D663D" w:rsidRDefault="006D663D">
      <w:pPr>
        <w:pStyle w:val="BodyText"/>
      </w:pPr>
      <w:r>
        <w:t>In order to setup your own reTHINK Framework, you should install the following components (docker images available):</w:t>
      </w:r>
    </w:p>
    <w:p w:rsidR="006D663D" w:rsidRDefault="006D663D">
      <w:pPr>
        <w:numPr>
          <w:ilvl w:val="0"/>
          <w:numId w:val="19"/>
        </w:numPr>
      </w:pPr>
      <w:r>
        <w:t xml:space="preserve">the </w:t>
      </w:r>
      <w:hyperlink r:id="rId21">
        <w:r>
          <w:rPr>
            <w:rStyle w:val="Hyperlink"/>
          </w:rPr>
          <w:t>Hyperty Catalogue</w:t>
        </w:r>
      </w:hyperlink>
      <w:r w:rsidR="00207AF2">
        <w:fldChar w:fldCharType="begin"/>
      </w:r>
      <w:r w:rsidR="00207AF2">
        <w:instrText xml:space="preserve"> REF _Ref443156205 \r \h </w:instrText>
      </w:r>
      <w:r w:rsidR="00207AF2">
        <w:fldChar w:fldCharType="separate"/>
      </w:r>
      <w:r w:rsidR="00207AF2">
        <w:t>[15]</w:t>
      </w:r>
      <w:r w:rsidR="00207AF2">
        <w:fldChar w:fldCharType="end"/>
      </w:r>
      <w:r w:rsidR="00207AF2">
        <w:t xml:space="preserve"> </w:t>
      </w:r>
    </w:p>
    <w:p w:rsidR="006D663D" w:rsidRDefault="006D663D">
      <w:pPr>
        <w:numPr>
          <w:ilvl w:val="0"/>
          <w:numId w:val="19"/>
        </w:numPr>
      </w:pPr>
      <w:r>
        <w:t xml:space="preserve">the </w:t>
      </w:r>
      <w:hyperlink r:id="rId22">
        <w:r>
          <w:rPr>
            <w:rStyle w:val="Hyperlink"/>
          </w:rPr>
          <w:t>Hyperty Domain Registry</w:t>
        </w:r>
      </w:hyperlink>
      <w:r w:rsidR="00207AF2">
        <w:fldChar w:fldCharType="begin"/>
      </w:r>
      <w:r w:rsidR="00207AF2">
        <w:instrText xml:space="preserve"> REF _Ref443156206 \r \h </w:instrText>
      </w:r>
      <w:r w:rsidR="00207AF2">
        <w:fldChar w:fldCharType="separate"/>
      </w:r>
      <w:r w:rsidR="00207AF2">
        <w:t>[16]</w:t>
      </w:r>
      <w:r w:rsidR="00207AF2">
        <w:fldChar w:fldCharType="end"/>
      </w:r>
    </w:p>
    <w:p w:rsidR="006D663D" w:rsidRDefault="006D663D">
      <w:pPr>
        <w:numPr>
          <w:ilvl w:val="0"/>
          <w:numId w:val="19"/>
        </w:numPr>
      </w:pPr>
      <w:proofErr w:type="gramStart"/>
      <w:r>
        <w:t>the</w:t>
      </w:r>
      <w:proofErr w:type="gramEnd"/>
      <w:r>
        <w:t xml:space="preserve"> </w:t>
      </w:r>
      <w:hyperlink r:id="rId23">
        <w:r>
          <w:rPr>
            <w:rStyle w:val="Hyperlink"/>
          </w:rPr>
          <w:t>Vertx Message Node</w:t>
        </w:r>
      </w:hyperlink>
      <w:r w:rsidR="00207AF2">
        <w:t xml:space="preserve"> </w:t>
      </w:r>
      <w:r w:rsidR="00207AF2">
        <w:fldChar w:fldCharType="begin"/>
      </w:r>
      <w:r w:rsidR="00207AF2">
        <w:instrText xml:space="preserve"> REF _Ref443156207 \r \h </w:instrText>
      </w:r>
      <w:r w:rsidR="00207AF2">
        <w:fldChar w:fldCharType="separate"/>
      </w:r>
      <w:r w:rsidR="00207AF2">
        <w:t>[10]</w:t>
      </w:r>
      <w:r w:rsidR="00207AF2">
        <w:fldChar w:fldCharType="end"/>
      </w:r>
      <w:r>
        <w:t xml:space="preserve">. Other Message Nodes will be available including for </w:t>
      </w:r>
      <w:hyperlink r:id="rId24">
        <w:r>
          <w:rPr>
            <w:rStyle w:val="Hyperlink"/>
          </w:rPr>
          <w:t>Matrix</w:t>
        </w:r>
      </w:hyperlink>
      <w:r>
        <w:t xml:space="preserve"> and for </w:t>
      </w:r>
      <w:hyperlink r:id="rId25">
        <w:r>
          <w:rPr>
            <w:rStyle w:val="Hyperlink"/>
          </w:rPr>
          <w:t>NodeJS</w:t>
        </w:r>
      </w:hyperlink>
      <w:r>
        <w:t>.</w:t>
      </w:r>
    </w:p>
    <w:p w:rsidR="006D663D" w:rsidRDefault="006D663D">
      <w:r>
        <w:t>Very soon a live public reTHINK environment will be provided, to let you publish and try your Hyperties or Apps without the need to install anything.</w:t>
      </w:r>
    </w:p>
    <w:p w:rsidR="006D663D" w:rsidRDefault="006D663D">
      <w:pPr>
        <w:pStyle w:val="Heading3"/>
      </w:pPr>
      <w:bookmarkStart w:id="58" w:name="how-to-contribute"/>
      <w:bookmarkStart w:id="59" w:name="_Toc444285861"/>
      <w:bookmarkEnd w:id="58"/>
      <w:r>
        <w:t>How to contribute</w:t>
      </w:r>
      <w:bookmarkEnd w:id="59"/>
    </w:p>
    <w:p w:rsidR="006D663D" w:rsidRDefault="006D663D">
      <w:r>
        <w:t xml:space="preserve">This section provides guidelines on how to contribute to reTHINK Service Framework. Contributions to other reTHINK components should follow </w:t>
      </w:r>
      <w:proofErr w:type="gramStart"/>
      <w:r>
        <w:t>its own</w:t>
      </w:r>
      <w:proofErr w:type="gramEnd"/>
      <w:r>
        <w:t xml:space="preserve"> guidelines:</w:t>
      </w:r>
    </w:p>
    <w:p w:rsidR="006D663D" w:rsidRDefault="006D663D" w:rsidP="006D663D">
      <w:pPr>
        <w:numPr>
          <w:ilvl w:val="0"/>
          <w:numId w:val="19"/>
        </w:numPr>
      </w:pPr>
      <w:hyperlink r:id="rId26" w:anchor="developer-view">
        <w:r>
          <w:rPr>
            <w:rStyle w:val="Hyperlink"/>
          </w:rPr>
          <w:t>Hyperty Core Runtime Development guidelines</w:t>
        </w:r>
      </w:hyperlink>
      <w:r>
        <w:t>;</w:t>
      </w:r>
    </w:p>
    <w:p w:rsidR="006D663D" w:rsidRDefault="006D663D" w:rsidP="006D663D">
      <w:pPr>
        <w:numPr>
          <w:ilvl w:val="0"/>
          <w:numId w:val="19"/>
        </w:numPr>
      </w:pPr>
      <w:hyperlink r:id="rId27">
        <w:r>
          <w:rPr>
            <w:rStyle w:val="Hyperlink"/>
          </w:rPr>
          <w:t>Hyperty Browser Runtime Development guidelines</w:t>
        </w:r>
      </w:hyperlink>
      <w:r>
        <w:t>;</w:t>
      </w:r>
    </w:p>
    <w:p w:rsidR="006D663D" w:rsidRDefault="006D663D" w:rsidP="006D663D">
      <w:pPr>
        <w:numPr>
          <w:ilvl w:val="0"/>
          <w:numId w:val="19"/>
        </w:numPr>
      </w:pPr>
      <w:hyperlink r:id="rId28">
        <w:r>
          <w:rPr>
            <w:rStyle w:val="Hyperlink"/>
          </w:rPr>
          <w:t>Hyperty Nodejs Runtime Development guidelines</w:t>
        </w:r>
      </w:hyperlink>
      <w:r>
        <w:t>;</w:t>
      </w:r>
    </w:p>
    <w:p w:rsidR="006D663D" w:rsidRDefault="006D663D" w:rsidP="006D663D">
      <w:pPr>
        <w:numPr>
          <w:ilvl w:val="0"/>
          <w:numId w:val="19"/>
        </w:numPr>
      </w:pPr>
      <w:hyperlink r:id="rId29" w:anchor="browser-runtime">
        <w:r>
          <w:rPr>
            <w:rStyle w:val="Hyperlink"/>
          </w:rPr>
          <w:t>Development guidelines for new Hyperty Runtime Platforms</w:t>
        </w:r>
      </w:hyperlink>
      <w:r>
        <w:t>;</w:t>
      </w:r>
    </w:p>
    <w:p w:rsidR="006D663D" w:rsidRDefault="006D663D" w:rsidP="006D663D">
      <w:pPr>
        <w:numPr>
          <w:ilvl w:val="0"/>
          <w:numId w:val="19"/>
        </w:numPr>
      </w:pPr>
      <w:hyperlink r:id="rId30">
        <w:r>
          <w:rPr>
            <w:rStyle w:val="Hyperlink"/>
          </w:rPr>
          <w:t>Vertx Message Node Development guidelines</w:t>
        </w:r>
      </w:hyperlink>
      <w:r>
        <w:t>;</w:t>
      </w:r>
    </w:p>
    <w:p w:rsidR="006D663D" w:rsidRDefault="006D663D" w:rsidP="006D663D">
      <w:pPr>
        <w:numPr>
          <w:ilvl w:val="0"/>
          <w:numId w:val="19"/>
        </w:numPr>
      </w:pPr>
      <w:hyperlink r:id="rId31">
        <w:r>
          <w:rPr>
            <w:rStyle w:val="Hyperlink"/>
          </w:rPr>
          <w:t>Matrix Message Node Development guidelines</w:t>
        </w:r>
      </w:hyperlink>
      <w:r>
        <w:t>;</w:t>
      </w:r>
    </w:p>
    <w:p w:rsidR="006D663D" w:rsidRDefault="006D663D" w:rsidP="006D663D">
      <w:pPr>
        <w:numPr>
          <w:ilvl w:val="0"/>
          <w:numId w:val="19"/>
        </w:numPr>
      </w:pPr>
      <w:hyperlink r:id="rId32">
        <w:r>
          <w:rPr>
            <w:rStyle w:val="Hyperlink"/>
          </w:rPr>
          <w:t>NodeJS Message Node Development guidelines</w:t>
        </w:r>
      </w:hyperlink>
      <w:r>
        <w:t>;</w:t>
      </w:r>
    </w:p>
    <w:p w:rsidR="006D663D" w:rsidRDefault="006D663D" w:rsidP="006D663D">
      <w:pPr>
        <w:numPr>
          <w:ilvl w:val="0"/>
          <w:numId w:val="19"/>
        </w:numPr>
      </w:pPr>
      <w:hyperlink r:id="rId33">
        <w:r>
          <w:rPr>
            <w:rStyle w:val="Hyperlink"/>
          </w:rPr>
          <w:t>Development guidelines for new Message Nodes</w:t>
        </w:r>
      </w:hyperlink>
      <w:r>
        <w:t>; -</w:t>
      </w:r>
    </w:p>
    <w:p w:rsidR="0079438F" w:rsidRDefault="0079438F" w:rsidP="0079438F"/>
    <w:p w:rsidR="000A5035" w:rsidRDefault="000A5035">
      <w:pPr>
        <w:pStyle w:val="Heading2"/>
      </w:pPr>
      <w:bookmarkStart w:id="60" w:name="hyper-linked-entities---hyperties"/>
      <w:bookmarkStart w:id="61" w:name="_Toc444285862"/>
      <w:bookmarkEnd w:id="60"/>
      <w:r>
        <w:t>Hyper-linked Entities - Hyperties</w:t>
      </w:r>
      <w:bookmarkEnd w:id="61"/>
    </w:p>
    <w:p w:rsidR="000A5035" w:rsidRDefault="000A5035">
      <w:r>
        <w:t>This document provides an overview about the Hyperty concept and it should be the starting point for any new developer. After this document, all developers should also read:</w:t>
      </w:r>
    </w:p>
    <w:p w:rsidR="000A5035" w:rsidRDefault="000A5035" w:rsidP="00A036CF">
      <w:pPr>
        <w:numPr>
          <w:ilvl w:val="0"/>
          <w:numId w:val="45"/>
        </w:numPr>
      </w:pPr>
      <w:r>
        <w:t xml:space="preserve">the </w:t>
      </w:r>
      <w:hyperlink r:id="rId34">
        <w:r>
          <w:rPr>
            <w:rStyle w:val="Hyperlink"/>
          </w:rPr>
          <w:t>Hyperty Messaging Framework overview</w:t>
        </w:r>
      </w:hyperlink>
    </w:p>
    <w:p w:rsidR="000A5035" w:rsidRDefault="000A5035" w:rsidP="00A036CF">
      <w:pPr>
        <w:numPr>
          <w:ilvl w:val="0"/>
          <w:numId w:val="45"/>
        </w:numPr>
      </w:pPr>
      <w:r>
        <w:t xml:space="preserve">the </w:t>
      </w:r>
      <w:hyperlink r:id="rId35">
        <w:r>
          <w:rPr>
            <w:rStyle w:val="Hyperlink"/>
          </w:rPr>
          <w:t>Reporter - Observer Data Synchronisation model</w:t>
        </w:r>
      </w:hyperlink>
    </w:p>
    <w:p w:rsidR="000A5035" w:rsidRDefault="000A5035" w:rsidP="00A036CF">
      <w:pPr>
        <w:numPr>
          <w:ilvl w:val="0"/>
          <w:numId w:val="45"/>
        </w:numPr>
      </w:pPr>
      <w:r>
        <w:t xml:space="preserve">the </w:t>
      </w:r>
      <w:hyperlink r:id="rId36">
        <w:r>
          <w:rPr>
            <w:rStyle w:val="Hyperlink"/>
          </w:rPr>
          <w:t>Hyperty Trust and Security Model</w:t>
        </w:r>
      </w:hyperlink>
    </w:p>
    <w:p w:rsidR="000A5035" w:rsidRDefault="000A5035">
      <w:r>
        <w:t xml:space="preserve">Hyperties are cooperative </w:t>
      </w:r>
      <w:hyperlink r:id="rId37">
        <w:r>
          <w:rPr>
            <w:rStyle w:val="Hyperlink"/>
          </w:rPr>
          <w:t>Microservices</w:t>
        </w:r>
      </w:hyperlink>
      <w:r w:rsidR="00207AF2">
        <w:t xml:space="preserve"> </w:t>
      </w:r>
      <w:r w:rsidR="00207AF2">
        <w:fldChar w:fldCharType="begin"/>
      </w:r>
      <w:r w:rsidR="00207AF2">
        <w:instrText xml:space="preserve"> REF _Ref443156506 \r \h </w:instrText>
      </w:r>
      <w:r w:rsidR="00207AF2">
        <w:fldChar w:fldCharType="separate"/>
      </w:r>
      <w:r w:rsidR="00207AF2">
        <w:t>[17]</w:t>
      </w:r>
      <w:r w:rsidR="00207AF2">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38">
        <w:r>
          <w:rPr>
            <w:rStyle w:val="Hyperlink"/>
          </w:rPr>
          <w:t>Messaging Framework</w:t>
        </w:r>
      </w:hyperlink>
      <w:r>
        <w:t xml:space="preserve"> concept). On the other side, Hyperties follow emerging </w:t>
      </w:r>
      <w:hyperlink r:id="rId39">
        <w:r>
          <w:rPr>
            <w:rStyle w:val="Hyperlink"/>
          </w:rPr>
          <w:t>Edge</w:t>
        </w:r>
      </w:hyperlink>
      <w:r w:rsidR="00207AF2">
        <w:t xml:space="preserve"> </w:t>
      </w:r>
      <w:r w:rsidR="00207AF2">
        <w:fldChar w:fldCharType="begin"/>
      </w:r>
      <w:r w:rsidR="00207AF2">
        <w:instrText xml:space="preserve"> REF _Ref443156568 \r \h </w:instrText>
      </w:r>
      <w:r w:rsidR="00207AF2">
        <w:fldChar w:fldCharType="separate"/>
      </w:r>
      <w:r w:rsidR="00207AF2">
        <w:t>[18]</w:t>
      </w:r>
      <w:r w:rsidR="00207AF2">
        <w:fldChar w:fldCharType="end"/>
      </w:r>
      <w:r>
        <w:t xml:space="preserve"> and </w:t>
      </w:r>
      <w:hyperlink r:id="rId40">
        <w:proofErr w:type="gramStart"/>
        <w:r>
          <w:rPr>
            <w:rStyle w:val="Hyperlink"/>
          </w:rPr>
          <w:t>Fog</w:t>
        </w:r>
        <w:proofErr w:type="gramEnd"/>
      </w:hyperlink>
      <w:r w:rsidR="00207AF2">
        <w:fldChar w:fldCharType="begin"/>
      </w:r>
      <w:r w:rsidR="00207AF2">
        <w:instrText xml:space="preserve"> REF _Ref443156576 \r \h </w:instrText>
      </w:r>
      <w:r w:rsidR="00207AF2">
        <w:fldChar w:fldCharType="separate"/>
      </w:r>
      <w:r w:rsidR="00207AF2">
        <w:t>[19]</w:t>
      </w:r>
      <w:r w:rsidR="00207AF2">
        <w:fldChar w:fldCharType="end"/>
      </w:r>
      <w:r>
        <w:t xml:space="preserve"> computing paradigms as opposed to more popular Cloud Computing. Hyperties can also be executed in Network Servers for specific Business Capabilities (e.g. Media Servers) or when End-user devices don't have enough capabilities in terms of computing resources and/or power.</w:t>
      </w:r>
    </w:p>
    <w:p w:rsidR="000D650D" w:rsidRDefault="000A5035" w:rsidP="000D650D">
      <w:pPr>
        <w:keepNext/>
        <w:jc w:val="center"/>
      </w:pPr>
      <w:r>
        <w:rPr>
          <w:noProof/>
          <w:lang w:val="en-US" w:eastAsia="en-US"/>
        </w:rPr>
        <w:drawing>
          <wp:inline distT="0" distB="0" distL="0" distR="0">
            <wp:extent cx="5753100" cy="223142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41" cstate="print"/>
                    <a:stretch>
                      <a:fillRect/>
                    </a:stretch>
                  </pic:blipFill>
                  <pic:spPr bwMode="auto">
                    <a:xfrm>
                      <a:off x="0" y="0"/>
                      <a:ext cx="5753100" cy="2231429"/>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2</w:t>
        </w:r>
      </w:fldSimple>
      <w:r>
        <w:t xml:space="preserve"> - </w:t>
      </w:r>
      <w:r w:rsidR="000A5035">
        <w:t>Hyperty Concept and Edge Computing</w:t>
      </w:r>
    </w:p>
    <w:p w:rsidR="000A5035" w:rsidRDefault="000A5035">
      <w:pPr>
        <w:pStyle w:val="BodyText"/>
      </w:pPr>
      <w:r>
        <w:t>Compared with other Real Time Communication Development Frameworks, Hyperties provides a few unique advantages:</w:t>
      </w:r>
    </w:p>
    <w:p w:rsidR="000A5035" w:rsidRDefault="000A5035" w:rsidP="00A036CF">
      <w:pPr>
        <w:numPr>
          <w:ilvl w:val="0"/>
          <w:numId w:val="45"/>
        </w:numPr>
      </w:pPr>
      <w:r>
        <w:t>Hyperty reinforces modular structure, which is particularly important for larger and complex Applications.</w:t>
      </w:r>
    </w:p>
    <w:p w:rsidR="000A5035" w:rsidRDefault="000A5035" w:rsidP="00A036CF">
      <w:pPr>
        <w:numPr>
          <w:ilvl w:val="0"/>
          <w:numId w:val="45"/>
        </w:numPr>
      </w:pPr>
      <w:r>
        <w:t>Hyperties from different Service Providers can easily cooperate with no federation required or the standardisation of Protocols.</w:t>
      </w:r>
    </w:p>
    <w:p w:rsidR="000A5035" w:rsidRDefault="000A5035" w:rsidP="00A036CF">
      <w:pPr>
        <w:numPr>
          <w:ilvl w:val="0"/>
          <w:numId w:val="45"/>
        </w:numPr>
      </w:pPr>
      <w:r>
        <w:t>Hyperties uses a simple but powerful Trust model where the User Identity is decoupled from the Hyperty Service Provider enabling the end-user to decide which is the Identity to be used with a certain Hyperty instance.</w:t>
      </w:r>
    </w:p>
    <w:p w:rsidR="000A5035" w:rsidRDefault="000A5035" w:rsidP="00A036CF">
      <w:pPr>
        <w:numPr>
          <w:ilvl w:val="0"/>
          <w:numId w:val="45"/>
        </w:numPr>
      </w:pPr>
      <w:r>
        <w:t>Hyperties follow edge computing principles, promoting a more effective usage of computing and network resources, as well as decreasing communication latency.</w:t>
      </w:r>
    </w:p>
    <w:p w:rsidR="000A5035" w:rsidRDefault="000A5035" w:rsidP="00A036CF">
      <w:pPr>
        <w:numPr>
          <w:ilvl w:val="0"/>
          <w:numId w:val="45"/>
        </w:numPr>
      </w:pPr>
      <w:proofErr w:type="gramStart"/>
      <w:r>
        <w:lastRenderedPageBreak/>
        <w:t>the</w:t>
      </w:r>
      <w:proofErr w:type="gramEnd"/>
      <w:r>
        <w:t xml:space="preserve"> development of Hyperties and Applications is very easy and flexible, giving the freedom to the developer to select its favorite web framework.</w:t>
      </w:r>
    </w:p>
    <w:p w:rsidR="000A5035" w:rsidRDefault="000A5035" w:rsidP="00A036CF">
      <w:pPr>
        <w:numPr>
          <w:ilvl w:val="0"/>
          <w:numId w:val="45"/>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0A5035" w:rsidRDefault="000A5035">
      <w:r>
        <w:t>More details about Hyperties unique characteristics:</w:t>
      </w:r>
    </w:p>
    <w:p w:rsidR="000A5035" w:rsidRDefault="000A5035" w:rsidP="00A036CF">
      <w:pPr>
        <w:numPr>
          <w:ilvl w:val="0"/>
          <w:numId w:val="45"/>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participate in the reTHINK ecosystem. The </w:t>
      </w:r>
      <w:hyperlink r:id="rId42">
        <w:r>
          <w:rPr>
            <w:rStyle w:val="Hyperlink"/>
          </w:rPr>
          <w:t>Hyperty Core Runtime</w:t>
        </w:r>
      </w:hyperlink>
      <w:proofErr w:type="gramStart"/>
      <w:r>
        <w:t>,</w:t>
      </w:r>
      <w:proofErr w:type="gramEnd"/>
      <w:r>
        <w:t xml:space="preserve">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0A5035" w:rsidRDefault="000A5035" w:rsidP="00A036CF">
      <w:pPr>
        <w:numPr>
          <w:ilvl w:val="0"/>
          <w:numId w:val="45"/>
        </w:numPr>
      </w:pPr>
      <w:r>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about it and just have to focus on the development of Business Capabilities. This also means</w:t>
      </w:r>
      <w:proofErr w:type="gramStart"/>
      <w:r>
        <w:t>,</w:t>
      </w:r>
      <w:proofErr w:type="gramEnd"/>
      <w:r>
        <w:t xml:space="preserve"> the end-user has the power to decide which is the Identity to be securely associated to a certain Hyperty instance. More information is provided in </w:t>
      </w:r>
      <w:hyperlink r:id="rId43">
        <w:r>
          <w:rPr>
            <w:rStyle w:val="Hyperlink"/>
          </w:rPr>
          <w:t>the Hyperty Security and Trust Model document</w:t>
        </w:r>
      </w:hyperlink>
      <w:r>
        <w:t>.</w:t>
      </w:r>
    </w:p>
    <w:p w:rsidR="000A5035" w:rsidRDefault="000A5035" w:rsidP="00A036CF">
      <w:pPr>
        <w:numPr>
          <w:ilvl w:val="0"/>
          <w:numId w:val="45"/>
        </w:numPr>
      </w:pPr>
      <w:r>
        <w:t xml:space="preserve">Hyperties cooperate and communicate each other via P2P Synchronisation of Hyperty JSON Data Objects supported by the </w:t>
      </w:r>
      <w:hyperlink r:id="rId44">
        <w:r>
          <w:rPr>
            <w:rStyle w:val="Hyperlink"/>
          </w:rPr>
          <w:t>Reporter - Observer communication pattern</w:t>
        </w:r>
      </w:hyperlink>
      <w:r>
        <w:t xml:space="preserve">. For example, as soon as there is new measurement collected from a sensor the data is set in </w:t>
      </w:r>
      <w:proofErr w:type="gramStart"/>
      <w:r>
        <w:t>a</w:t>
      </w:r>
      <w:proofErr w:type="gramEnd"/>
      <w:r>
        <w:t xml:space="preserve">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0D650D" w:rsidRDefault="000A5035" w:rsidP="000D650D">
      <w:pPr>
        <w:keepNext/>
        <w:jc w:val="center"/>
      </w:pPr>
      <w:r>
        <w:rPr>
          <w:noProof/>
          <w:lang w:val="en-US" w:eastAsia="en-US"/>
        </w:rPr>
        <w:drawing>
          <wp:inline distT="0" distB="0" distL="0" distR="0">
            <wp:extent cx="5753100" cy="141278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45"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3</w:t>
        </w:r>
      </w:fldSimple>
      <w:r>
        <w:t xml:space="preserve"> - </w:t>
      </w:r>
      <w:r w:rsidR="000A5035">
        <w:t>Reporter-Observer Communication Pattern</w:t>
      </w:r>
    </w:p>
    <w:p w:rsidR="000A5035" w:rsidRDefault="000A5035">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console.info(</w:t>
      </w:r>
      <w:proofErr w:type="gramEnd"/>
      <w:r w:rsidRPr="00C11573">
        <w:rPr>
          <w:rFonts w:ascii="Times New Roman" w:hAnsi="Times New Roman"/>
          <w:sz w:val="18"/>
          <w:szCs w:val="18"/>
        </w:rPr>
        <w:t>'Hello Data Object was created: ', dataObjectReporter);</w:t>
      </w:r>
    </w:p>
    <w:p w:rsid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ind w:firstLine="720"/>
        <w:rPr>
          <w:rFonts w:ascii="Times New Roman" w:hAnsi="Times New Roman"/>
          <w:sz w:val="18"/>
          <w:szCs w:val="18"/>
        </w:rPr>
      </w:pPr>
      <w:r w:rsidRPr="00C11573">
        <w:rPr>
          <w:rFonts w:ascii="Times New Roman" w:hAnsi="Times New Roman"/>
          <w:sz w:val="18"/>
          <w:szCs w:val="18"/>
        </w:rPr>
        <w:t>dataObjectReporter.data.hello = "Bye!!</w:t>
      </w:r>
      <w:proofErr w:type="gramStart"/>
      <w:r w:rsidRPr="00C11573">
        <w:rPr>
          <w:rFonts w:ascii="Times New Roman" w:hAnsi="Times New Roman"/>
          <w:sz w:val="18"/>
          <w:szCs w:val="18"/>
        </w:rPr>
        <w:t>";</w:t>
      </w:r>
      <w:proofErr w:type="gramEnd"/>
    </w:p>
    <w:p w:rsidR="00C11573" w:rsidRPr="00C11573" w:rsidRDefault="00C11573" w:rsidP="00C11573">
      <w:pPr>
        <w:pStyle w:val="BodyText"/>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rsidP="00C11573">
      <w:pPr>
        <w:pStyle w:val="BodyText"/>
      </w:pPr>
      <w:r w:rsidRPr="00C11573">
        <w:rPr>
          <w:rFonts w:ascii="Times New Roman" w:hAnsi="Times New Roman"/>
          <w:sz w:val="18"/>
          <w:szCs w:val="18"/>
        </w:rPr>
        <w:t xml:space="preserve">    </w:t>
      </w:r>
    </w:p>
    <w:p w:rsidR="000A5035" w:rsidRDefault="000A5035">
      <w:r>
        <w:t xml:space="preserve">    On the Hyperty Observer side, Data Objects are also created with the Syncher API and the emerging </w:t>
      </w:r>
      <w:hyperlink r:id="rId46">
        <w:proofErr w:type="gramStart"/>
        <w:r>
          <w:rPr>
            <w:rStyle w:val="Hyperlink"/>
          </w:rPr>
          <w:t>Object.observer(</w:t>
        </w:r>
        <w:proofErr w:type="gramEnd"/>
        <w:r>
          <w:rPr>
            <w:rStyle w:val="Hyperlink"/>
          </w:rPr>
          <w:t>) Javascript method</w:t>
        </w:r>
      </w:hyperlink>
      <w:r>
        <w:t xml:space="preserve"> is used to receive the stream of data changes coming from the Reporter Hyperty.</w:t>
      </w:r>
    </w:p>
    <w:p w:rsidR="00C11573" w:rsidRPr="00C11573" w:rsidRDefault="00C11573" w:rsidP="00C11573">
      <w:pPr>
        <w:framePr w:w="8130" w:hSpace="180" w:wrap="around" w:vAnchor="text" w:hAnchor="page" w:x="1701" w:y="133"/>
        <w:pBdr>
          <w:top w:val="single" w:sz="6" w:space="4" w:color="000000"/>
          <w:left w:val="single" w:sz="6" w:space="7" w:color="000000"/>
          <w:bottom w:val="single" w:sz="6" w:space="4" w:color="000000"/>
          <w:right w:val="single" w:sz="6" w:space="7" w:color="000000"/>
        </w:pBdr>
        <w:shd w:val="solid" w:color="FFFFFF" w:fill="FFFFFF"/>
        <w:jc w:val="left"/>
        <w:rPr>
          <w:rFonts w:ascii="Times New Roman" w:hAnsi="Times New Roman"/>
          <w:sz w:val="18"/>
          <w:szCs w:val="18"/>
        </w:rPr>
      </w:pPr>
      <w:proofErr w:type="gramStart"/>
      <w:r w:rsidRPr="00C11573">
        <w:rPr>
          <w:rFonts w:ascii="Times New Roman" w:hAnsi="Times New Roman"/>
          <w:sz w:val="18"/>
          <w:szCs w:val="18"/>
        </w:rPr>
        <w:lastRenderedPageBreak/>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dataObjectObserver.onChange('*',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0A5035" w:rsidRDefault="000A5035">
      <w:pPr>
        <w:pStyle w:val="SourceCode"/>
      </w:pPr>
      <w:r>
        <w:t xml:space="preserve">  </w:t>
      </w:r>
    </w:p>
    <w:p w:rsidR="000A5035" w:rsidRDefault="000A5035" w:rsidP="00A036CF">
      <w:pPr>
        <w:numPr>
          <w:ilvl w:val="0"/>
          <w:numId w:val="45"/>
        </w:numPr>
      </w:pPr>
      <w:r>
        <w:t xml:space="preserve">Hyperties can easily cooperate with Hyperties from other domains with no federation required or the standardisation of Protocols thanks to the </w:t>
      </w:r>
      <w:hyperlink r:id="rId47">
        <w:r>
          <w:rPr>
            <w:rStyle w:val="Hyperlink"/>
          </w:rPr>
          <w:t>Protocol On-the Fly powered Messaging Framework</w:t>
        </w:r>
      </w:hyperlink>
      <w:r>
        <w:t xml:space="preserve">. Hyperties only have to agree on a common json-schema for one or more Hyperty Data Objects, in order to be able to </w:t>
      </w:r>
      <w:proofErr w:type="gramStart"/>
      <w:r>
        <w:t>cooperate</w:t>
      </w:r>
      <w:proofErr w:type="gramEnd"/>
      <w:r>
        <w:t xml:space="preserve"> each other.</w:t>
      </w:r>
    </w:p>
    <w:p w:rsidR="000A5035" w:rsidRDefault="000A5035" w:rsidP="00A036CF">
      <w:pPr>
        <w:numPr>
          <w:ilvl w:val="0"/>
          <w:numId w:val="45"/>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79438F" w:rsidRDefault="0079438F" w:rsidP="0079438F"/>
    <w:p w:rsidR="000A5035" w:rsidRDefault="000A5035">
      <w:pPr>
        <w:pStyle w:val="Heading2"/>
      </w:pPr>
      <w:bookmarkStart w:id="62" w:name="hyperty-messaging-framework"/>
      <w:bookmarkStart w:id="63" w:name="_Toc444285863"/>
      <w:bookmarkEnd w:id="62"/>
      <w:r>
        <w:t>Hyperty Messaging Framework</w:t>
      </w:r>
      <w:bookmarkEnd w:id="63"/>
    </w:p>
    <w:p w:rsidR="000A5035" w:rsidRDefault="000A5035">
      <w:r>
        <w:t xml:space="preserve">This document gives an overview on the Messaging Framework technical solution used to support Hyperty's interaction through the higher level </w:t>
      </w:r>
      <w:hyperlink r:id="rId48">
        <w:r>
          <w:rPr>
            <w:rStyle w:val="Hyperlink"/>
          </w:rPr>
          <w:t>Data Synchronisation Reporter - Observer communication mechanism</w:t>
        </w:r>
      </w:hyperlink>
      <w:r>
        <w:t xml:space="preserve">. Check </w:t>
      </w:r>
      <w:hyperlink r:id="rId49">
        <w:r>
          <w:rPr>
            <w:rStyle w:val="Hyperlink"/>
          </w:rPr>
          <w:t>the Hyperty Development Tutorial</w:t>
        </w:r>
      </w:hyperlink>
      <w:r>
        <w:t xml:space="preserve"> for more details.</w:t>
      </w:r>
    </w:p>
    <w:p w:rsidR="000A5035" w:rsidRDefault="000A5035">
      <w:pPr>
        <w:pStyle w:val="BodyText"/>
      </w:pPr>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50">
        <w:r>
          <w:rPr>
            <w:rStyle w:val="Hyperlink"/>
          </w:rPr>
          <w:t>Reporter - Observer communication pattern</w:t>
        </w:r>
      </w:hyperlink>
      <w:r>
        <w:t xml:space="preserve"> works on top of these basic messaging patterns. It should be noted, that </w:t>
      </w:r>
      <w:hyperlink r:id="rId51">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0A5035" w:rsidRDefault="000A5035">
      <w:pPr>
        <w:pStyle w:val="BodyText"/>
      </w:pPr>
      <w:r>
        <w:t xml:space="preserve">The Message delivery is based on a simple message Router functionality that performs a lookup for listeners registered to receive the Message (the </w:t>
      </w:r>
      <w:hyperlink r:id="rId52"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0D650D" w:rsidRDefault="000A5035" w:rsidP="000D650D">
      <w:pPr>
        <w:keepNext/>
        <w:jc w:val="center"/>
      </w:pPr>
      <w:r>
        <w:rPr>
          <w:noProof/>
          <w:lang w:val="en-US" w:eastAsia="en-US"/>
        </w:rPr>
        <w:lastRenderedPageBreak/>
        <w:drawing>
          <wp:inline distT="0" distB="0" distL="0" distR="0">
            <wp:extent cx="5753100" cy="27207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53" cstate="print"/>
                    <a:stretch>
                      <a:fillRect/>
                    </a:stretch>
                  </pic:blipFill>
                  <pic:spPr bwMode="auto">
                    <a:xfrm>
                      <a:off x="0" y="0"/>
                      <a:ext cx="5753100" cy="2720752"/>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4</w:t>
        </w:r>
      </w:fldSimple>
      <w:r>
        <w:t xml:space="preserve"> - </w:t>
      </w:r>
      <w:r w:rsidR="000A5035">
        <w:t>Hyperty Messaging Delivery Network</w:t>
      </w:r>
    </w:p>
    <w:p w:rsidR="000A5035" w:rsidRDefault="000A5035">
      <w:pPr>
        <w:pStyle w:val="BodyText"/>
      </w:pPr>
      <w:r>
        <w:t>Listeners are programmatically registered and unregistered by Routing Management functionalities, which decide the listeners to be added according to a higher level view of the Routing Network.</w:t>
      </w:r>
    </w:p>
    <w:p w:rsidR="000D650D" w:rsidRDefault="000A5035" w:rsidP="000D650D">
      <w:pPr>
        <w:keepNext/>
        <w:jc w:val="center"/>
      </w:pPr>
      <w:r>
        <w:rPr>
          <w:noProof/>
          <w:lang w:val="en-US" w:eastAsia="en-US"/>
        </w:rPr>
        <w:drawing>
          <wp:inline distT="0" distB="0" distL="0" distR="0">
            <wp:extent cx="5753100" cy="312262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54" cstate="print"/>
                    <a:stretch>
                      <a:fillRect/>
                    </a:stretch>
                  </pic:blipFill>
                  <pic:spPr bwMode="auto">
                    <a:xfrm>
                      <a:off x="0" y="0"/>
                      <a:ext cx="5753100" cy="312262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5</w:t>
        </w:r>
      </w:fldSimple>
      <w:r>
        <w:t xml:space="preserve"> - </w:t>
      </w:r>
      <w:r w:rsidR="000A5035">
        <w:t>Hyperty Message Routing Management</w:t>
      </w:r>
    </w:p>
    <w:p w:rsidR="000A5035" w:rsidRDefault="000A5035">
      <w:pPr>
        <w:pStyle w:val="BodyText"/>
      </w:pPr>
      <w:r>
        <w:t>The Messaging Framework works at three layers:</w:t>
      </w:r>
    </w:p>
    <w:p w:rsidR="000A5035" w:rsidRDefault="000A5035">
      <w:pPr>
        <w:pStyle w:val="BodyText"/>
      </w:pPr>
      <w:r>
        <w:t xml:space="preserve">At the Runtime Sandbox level where Hyperties are executing, message delivery is provided by the </w:t>
      </w:r>
      <w:hyperlink r:id="rId55">
        <w:r>
          <w:rPr>
            <w:rStyle w:val="Hyperlink"/>
          </w:rPr>
          <w:t>MiniBUS component</w:t>
        </w:r>
      </w:hyperlink>
      <w:r>
        <w:t>.</w:t>
      </w:r>
    </w:p>
    <w:p w:rsidR="000A5035" w:rsidRDefault="000A5035">
      <w:pPr>
        <w:pStyle w:val="BodyText"/>
      </w:pPr>
      <w:r>
        <w:t xml:space="preserve">At the Runtime level where Sandboxes are hosted (e.g. in a Browser or in a NodeJS instance), message delivery is provided by the </w:t>
      </w:r>
      <w:hyperlink r:id="rId56">
        <w:r>
          <w:rPr>
            <w:rStyle w:val="Hyperlink"/>
          </w:rPr>
          <w:t>Message BUS component</w:t>
        </w:r>
      </w:hyperlink>
      <w:r>
        <w:t>, which is an extension of the MiniBUS.</w:t>
      </w:r>
    </w:p>
    <w:p w:rsidR="000A5035" w:rsidRDefault="000A5035">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57">
        <w:r>
          <w:rPr>
            <w:rStyle w:val="Hyperlink"/>
          </w:rPr>
          <w:t>Vertx Message Node</w:t>
        </w:r>
      </w:hyperlink>
      <w:r>
        <w:t xml:space="preserve">, a </w:t>
      </w:r>
      <w:hyperlink r:id="rId58">
        <w:r>
          <w:rPr>
            <w:rStyle w:val="Hyperlink"/>
          </w:rPr>
          <w:t>Matrix Message Node</w:t>
        </w:r>
      </w:hyperlink>
      <w:r>
        <w:t xml:space="preserve"> and a </w:t>
      </w:r>
      <w:hyperlink r:id="rId59">
        <w:r>
          <w:rPr>
            <w:rStyle w:val="Hyperlink"/>
          </w:rPr>
          <w:t>NodeJS Message Node</w:t>
        </w:r>
      </w:hyperlink>
      <w:r>
        <w:t xml:space="preserve"> are provided. These are just reference </w:t>
      </w:r>
      <w:r>
        <w:lastRenderedPageBreak/>
        <w:t xml:space="preserve">implementations of Message Nodes and anyone is free to develop its own Message Node. Check the </w:t>
      </w:r>
      <w:hyperlink r:id="rId60">
        <w:r>
          <w:rPr>
            <w:rStyle w:val="Hyperlink"/>
          </w:rPr>
          <w:t>Message Node and associated Protostub development tutorial</w:t>
        </w:r>
      </w:hyperlink>
      <w:r>
        <w:t xml:space="preserve"> for more details.</w:t>
      </w:r>
    </w:p>
    <w:p w:rsidR="000D650D" w:rsidRDefault="000A5035" w:rsidP="000D650D">
      <w:pPr>
        <w:keepNext/>
        <w:jc w:val="center"/>
      </w:pPr>
      <w:r>
        <w:rPr>
          <w:noProof/>
          <w:lang w:val="en-US" w:eastAsia="en-US"/>
        </w:rPr>
        <w:drawing>
          <wp:inline distT="0" distB="0" distL="0" distR="0">
            <wp:extent cx="5753100" cy="340427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61" cstate="print"/>
                    <a:stretch>
                      <a:fillRect/>
                    </a:stretch>
                  </pic:blipFill>
                  <pic:spPr bwMode="auto">
                    <a:xfrm>
                      <a:off x="0" y="0"/>
                      <a:ext cx="5753100" cy="340427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6</w:t>
        </w:r>
      </w:fldSimple>
      <w:r>
        <w:t xml:space="preserve"> - </w:t>
      </w:r>
      <w:r w:rsidR="000A5035">
        <w:t>Adhoc Messaging Oriented Middleware Routing Layers</w:t>
      </w:r>
    </w:p>
    <w:p w:rsidR="000A5035" w:rsidRDefault="000A5035">
      <w:pPr>
        <w:pStyle w:val="BodyText"/>
      </w:pPr>
      <w:r>
        <w:t xml:space="preserve">At runtime level (MessageBUS and MiniBUS), it is used a standard CRUD based </w:t>
      </w:r>
      <w:hyperlink r:id="rId62">
        <w:r>
          <w:rPr>
            <w:rStyle w:val="Hyperlink"/>
          </w:rPr>
          <w:t>JSON Message Model</w:t>
        </w:r>
      </w:hyperlink>
      <w:r>
        <w:t>, which is easily mapped into Restfull APIs.</w:t>
      </w:r>
    </w:p>
    <w:p w:rsidR="000A5035" w:rsidRDefault="000A5035">
      <w:pPr>
        <w:pStyle w:val="Heading3"/>
      </w:pPr>
      <w:bookmarkStart w:id="64" w:name="protocol-on-the-fly-protofly-and-protost"/>
      <w:bookmarkStart w:id="65" w:name="_Toc444285864"/>
      <w:bookmarkEnd w:id="64"/>
      <w:r>
        <w:t>Protocol on-the-fly (protofly) and Protostubs</w:t>
      </w:r>
      <w:bookmarkEnd w:id="65"/>
    </w:p>
    <w:p w:rsidR="000A5035" w:rsidRDefault="000A5035">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w:t>
      </w:r>
    </w:p>
    <w:p w:rsidR="000D650D" w:rsidRDefault="000A5035" w:rsidP="000D650D">
      <w:pPr>
        <w:keepNext/>
        <w:jc w:val="center"/>
      </w:pPr>
      <w:r>
        <w:rPr>
          <w:noProof/>
          <w:lang w:val="en-US" w:eastAsia="en-US"/>
        </w:rPr>
        <w:lastRenderedPageBreak/>
        <w:drawing>
          <wp:inline distT="0" distB="0" distL="0" distR="0">
            <wp:extent cx="5753100" cy="238543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63" cstate="print"/>
                    <a:stretch>
                      <a:fillRect/>
                    </a:stretch>
                  </pic:blipFill>
                  <pic:spPr bwMode="auto">
                    <a:xfrm>
                      <a:off x="0" y="0"/>
                      <a:ext cx="5753100" cy="238543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7</w:t>
        </w:r>
      </w:fldSimple>
      <w:r>
        <w:t xml:space="preserve"> - </w:t>
      </w:r>
      <w:r w:rsidR="000A5035">
        <w:t>Protocol on-the-fly and Protostubs</w:t>
      </w:r>
    </w:p>
    <w:p w:rsidR="000A5035" w:rsidRDefault="000A5035">
      <w:pPr>
        <w:pStyle w:val="Heading3"/>
      </w:pPr>
      <w:bookmarkStart w:id="66" w:name="message-delivery-between-different-hyper"/>
      <w:bookmarkStart w:id="67" w:name="_Toc444285865"/>
      <w:bookmarkEnd w:id="66"/>
      <w:r>
        <w:t>Message Delivery between different Hyperty Runtimes</w:t>
      </w:r>
      <w:bookmarkEnd w:id="67"/>
    </w:p>
    <w:p w:rsidR="000A5035" w:rsidRDefault="000A5035">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0A5035" w:rsidRDefault="000A5035">
      <w:pPr>
        <w:pStyle w:val="BodyText"/>
      </w:pPr>
      <w:r>
        <w:t xml:space="preserve">When the MessageBUS is processing a new message and looking up routing paths for an address (The Message Routing generic procedure is described </w:t>
      </w:r>
      <w:hyperlink r:id="rId64">
        <w:r>
          <w:rPr>
            <w:rStyle w:val="Hyperlink"/>
          </w:rPr>
          <w:t>here</w:t>
        </w:r>
      </w:hyperlink>
      <w:r>
        <w:t xml:space="preserve">), which is not local (eg hyperty://example.com/alice-hyperty), it won't find any registered listeners. In this case, the MessageBUS will ask the </w:t>
      </w:r>
      <w:hyperlink r:id="rId65"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66">
        <w:r>
          <w:rPr>
            <w:rStyle w:val="Hyperlink"/>
          </w:rPr>
          <w:t>deployment of the required Protostub is performed</w:t>
        </w:r>
      </w:hyperlink>
      <w:r>
        <w:t xml:space="preserve"> and as soon as the Protostub is successfully instantiated, its hyperty runtime address is returned.</w:t>
      </w:r>
    </w:p>
    <w:p w:rsidR="000A5035" w:rsidRDefault="000A5035">
      <w:pPr>
        <w:pStyle w:val="Heading2"/>
      </w:pPr>
      <w:bookmarkStart w:id="68" w:name="p2p-data-synchronisation-reporter---obse"/>
      <w:bookmarkStart w:id="69" w:name="_Toc444285866"/>
      <w:bookmarkEnd w:id="68"/>
      <w:r>
        <w:t>P2P Data Synchronisation: Reporter - Observer Model</w:t>
      </w:r>
      <w:bookmarkEnd w:id="69"/>
    </w:p>
    <w:p w:rsidR="000A5035" w:rsidRDefault="000A5035">
      <w:r>
        <w:t xml:space="preserve">This document gives an overview on how Hyperties </w:t>
      </w:r>
      <w:proofErr w:type="gramStart"/>
      <w:r>
        <w:t>cooperate</w:t>
      </w:r>
      <w:proofErr w:type="gramEnd"/>
      <w:r>
        <w:t xml:space="preserve"> each other through a Data Synchronisation model called Reporter - Observer. Details about how to develop Hyperties based on this model is provided in </w:t>
      </w:r>
      <w:hyperlink r:id="rId67">
        <w:r>
          <w:rPr>
            <w:rStyle w:val="Hyperlink"/>
          </w:rPr>
          <w:t>this</w:t>
        </w:r>
      </w:hyperlink>
      <w:r>
        <w:t xml:space="preserve"> document.</w:t>
      </w:r>
    </w:p>
    <w:p w:rsidR="000A5035" w:rsidRDefault="000A5035">
      <w:pPr>
        <w:pStyle w:val="BodyText"/>
      </w:pPr>
      <w:r>
        <w:t xml:space="preserve">The usage of Data synchronisation models in </w:t>
      </w:r>
      <w:hyperlink r:id="rId68">
        <w:r>
          <w:rPr>
            <w:rStyle w:val="Hyperlink"/>
          </w:rPr>
          <w:t>Web Frameworks</w:t>
        </w:r>
      </w:hyperlink>
      <w:r>
        <w:t xml:space="preserve"> looks very promising and is becoming very popular. The usage of the emerging </w:t>
      </w:r>
      <w:hyperlink r:id="rId69">
        <w:r>
          <w:rPr>
            <w:rStyle w:val="Hyperlink"/>
          </w:rPr>
          <w:t>object.observe</w:t>
        </w:r>
      </w:hyperlink>
      <w:r>
        <w:t xml:space="preserve"> javascript API is making it even more appealing. However, current solutions require </w:t>
      </w:r>
      <w:proofErr w:type="gramStart"/>
      <w:r>
        <w:t>server-side databases that has</w:t>
      </w:r>
      <w:proofErr w:type="gramEnd"/>
      <w:r>
        <w:t xml:space="preserve"> an impact on performance and scalability.</w:t>
      </w:r>
    </w:p>
    <w:p w:rsidR="000A5035" w:rsidRDefault="000A5035">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0D650D" w:rsidRDefault="000A5035" w:rsidP="000D650D">
      <w:pPr>
        <w:keepNext/>
        <w:jc w:val="center"/>
      </w:pPr>
      <w:r>
        <w:rPr>
          <w:noProof/>
          <w:lang w:val="en-US" w:eastAsia="en-US"/>
        </w:rPr>
        <w:lastRenderedPageBreak/>
        <w:drawing>
          <wp:inline distT="0" distB="0" distL="0" distR="0">
            <wp:extent cx="5753100" cy="141278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45" cstate="print"/>
                    <a:stretch>
                      <a:fillRect/>
                    </a:stretch>
                  </pic:blipFill>
                  <pic:spPr bwMode="auto">
                    <a:xfrm>
                      <a:off x="0" y="0"/>
                      <a:ext cx="5753100" cy="1412786"/>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8</w:t>
        </w:r>
      </w:fldSimple>
      <w:r>
        <w:t xml:space="preserve"> - </w:t>
      </w:r>
      <w:r w:rsidR="000A5035">
        <w:t>Reporter-Observer Communication Pattern</w:t>
      </w:r>
    </w:p>
    <w:p w:rsidR="000A5035" w:rsidRDefault="000A5035">
      <w:pPr>
        <w:pStyle w:val="BodyText"/>
      </w:pPr>
      <w:r>
        <w:t>The API to handle Hyperty Data Objects is extremely simple and fun to use. The Developer of the Hyperty Reporter just has to create the Data Sync object with the Syncher API,</w:t>
      </w:r>
    </w:p>
    <w:p w:rsid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w:t>
      </w:r>
      <w:r>
        <w:rPr>
          <w:rFonts w:ascii="Times New Roman" w:hAnsi="Times New Roman"/>
          <w:sz w:val="18"/>
          <w:szCs w:val="18"/>
        </w:rPr>
        <w:t>en(function(dataObjectReporter)</w:t>
      </w:r>
      <w:r w:rsidRPr="00C11573">
        <w:rPr>
          <w:rFonts w:ascii="Times New Roman" w:hAnsi="Times New Roman"/>
          <w:sz w:val="18"/>
          <w:szCs w:val="18"/>
        </w:rPr>
        <w:t>{</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Pr>
          <w:rFonts w:ascii="Times New Roman" w:hAnsi="Times New Roman"/>
          <w:sz w:val="18"/>
          <w:szCs w:val="18"/>
        </w:rPr>
        <w:t>}</w:t>
      </w:r>
    </w:p>
    <w:p w:rsidR="00C11573" w:rsidRDefault="00C11573">
      <w:pPr>
        <w:pStyle w:val="BodyText"/>
      </w:pPr>
    </w:p>
    <w:p w:rsidR="000A5035" w:rsidRDefault="000A5035">
      <w:r>
        <w:t xml:space="preserve">... </w:t>
      </w:r>
      <w:proofErr w:type="gramStart"/>
      <w:r>
        <w:t>and</w:t>
      </w:r>
      <w:proofErr w:type="gramEnd"/>
      <w:r>
        <w:t xml:space="preserve"> write on the object every time there is data to be updated and shared with Hyperty Observers:</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rPr>
          <w:rFonts w:ascii="Times New Roman" w:hAnsi="Times New Roman"/>
          <w:sz w:val="18"/>
          <w:szCs w:val="18"/>
        </w:rPr>
      </w:pPr>
      <w:r w:rsidRPr="00C11573">
        <w:rPr>
          <w:rFonts w:ascii="Times New Roman" w:hAnsi="Times New Roman"/>
          <w:sz w:val="18"/>
          <w:szCs w:val="18"/>
        </w:rPr>
        <w:t xml:space="preserve">    dataObjectReporter.data.hello = "Bye!!</w:t>
      </w:r>
      <w:proofErr w:type="gramStart"/>
      <w:r w:rsidRPr="00C11573">
        <w:rPr>
          <w:rFonts w:ascii="Times New Roman" w:hAnsi="Times New Roman"/>
          <w:sz w:val="18"/>
          <w:szCs w:val="18"/>
        </w:rPr>
        <w:t>";</w:t>
      </w:r>
      <w:proofErr w:type="gramEnd"/>
    </w:p>
    <w:p w:rsidR="000A5035" w:rsidRDefault="000A5035">
      <w:pPr>
        <w:pStyle w:val="SourceCode"/>
      </w:pPr>
      <w:r>
        <w:t xml:space="preserve">  </w:t>
      </w:r>
    </w:p>
    <w:p w:rsidR="000A5035" w:rsidRDefault="000A5035">
      <w:r>
        <w:t>On the Hyperty Observer side, Data Objects are subscribed with the Syncher API,</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p w:rsidR="000A5035" w:rsidRDefault="000A5035">
      <w:r>
        <w:t xml:space="preserve">... </w:t>
      </w:r>
      <w:proofErr w:type="gramStart"/>
      <w:r>
        <w:t>and</w:t>
      </w:r>
      <w:proofErr w:type="gramEnd"/>
      <w:r>
        <w:t xml:space="preserve"> the emerging </w:t>
      </w:r>
      <w:hyperlink r:id="rId70">
        <w:r>
          <w:rPr>
            <w:rStyle w:val="Hyperlink"/>
          </w:rPr>
          <w:t>Object.observer() Javascript method</w:t>
        </w:r>
      </w:hyperlink>
      <w:r>
        <w:t xml:space="preserve"> is used to receive the stream of data changes coming from the Reporter Hyperty.</w:t>
      </w:r>
    </w:p>
    <w:p w:rsidR="00C11573" w:rsidRPr="00C11573" w:rsidRDefault="00C11573" w:rsidP="00C11573">
      <w:pPr>
        <w:pStyle w:val="SourceCode"/>
        <w:framePr w:w="8130" w:hSpace="180" w:wrap="around" w:vAnchor="text" w:hAnchor="page" w:x="170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dataObjectObserver.onChange(</w:t>
      </w:r>
      <w:proofErr w:type="gramEnd"/>
      <w:r w:rsidRPr="00C11573">
        <w:rPr>
          <w:rFonts w:ascii="Times New Roman" w:hAnsi="Times New Roman"/>
          <w:sz w:val="18"/>
          <w:szCs w:val="18"/>
        </w:rPr>
        <w:t>'*', function(event) {</w:t>
      </w:r>
      <w:r w:rsidRPr="00C11573">
        <w:rPr>
          <w:rFonts w:ascii="Times New Roman" w:hAnsi="Times New Roman"/>
          <w:sz w:val="18"/>
          <w:szCs w:val="18"/>
        </w:rPr>
        <w:br/>
        <w:t xml:space="preserve">          // Hello World Object was changed</w:t>
      </w:r>
      <w:r w:rsidRPr="00C11573">
        <w:rPr>
          <w:rFonts w:ascii="Times New Roman" w:hAnsi="Times New Roman"/>
          <w:sz w:val="18"/>
          <w:szCs w:val="18"/>
        </w:rPr>
        <w:br/>
        <w:t xml:space="preserve">          console.info(dataObjectObserver);</w:t>
      </w:r>
      <w:r w:rsidRPr="00C11573">
        <w:rPr>
          <w:rFonts w:ascii="Times New Roman" w:hAnsi="Times New Roman"/>
          <w:sz w:val="18"/>
          <w:szCs w:val="18"/>
        </w:rPr>
        <w:br/>
        <w:t xml:space="preserve">        });</w:t>
      </w:r>
    </w:p>
    <w:p w:rsidR="00C11573" w:rsidRDefault="00C11573"/>
    <w:p w:rsidR="000A5035" w:rsidRDefault="000A5035" w:rsidP="00C11573">
      <w:pPr>
        <w:pStyle w:val="Heading3"/>
      </w:pPr>
      <w:r>
        <w:t xml:space="preserve">  </w:t>
      </w:r>
      <w:bookmarkStart w:id="70" w:name="hyperty-data-object-url-address"/>
      <w:bookmarkStart w:id="71" w:name="_Toc444285867"/>
      <w:bookmarkEnd w:id="70"/>
      <w:r>
        <w:t>Hyperty Data Object URL address</w:t>
      </w:r>
      <w:bookmarkEnd w:id="71"/>
    </w:p>
    <w:p w:rsidR="000A5035" w:rsidRDefault="000A5035">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0A5035" w:rsidRDefault="000A5035">
      <w:pPr>
        <w:pStyle w:val="Heading3"/>
      </w:pPr>
      <w:bookmarkStart w:id="72" w:name="hyperty-data-object-schema"/>
      <w:bookmarkStart w:id="73" w:name="_Toc444285868"/>
      <w:bookmarkEnd w:id="72"/>
      <w:r>
        <w:t>Hyperty Data Object Schema</w:t>
      </w:r>
      <w:bookmarkEnd w:id="73"/>
    </w:p>
    <w:p w:rsidR="000A5035" w:rsidRDefault="000A5035">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w:t>
      </w:r>
      <w:r>
        <w:lastRenderedPageBreak/>
        <w:t>supported Hyperty Data Object schema. At this point the following Hyperty Data Object schemas are defined:</w:t>
      </w:r>
    </w:p>
    <w:p w:rsidR="000A5035" w:rsidRDefault="000A5035" w:rsidP="00A036CF">
      <w:pPr>
        <w:numPr>
          <w:ilvl w:val="0"/>
          <w:numId w:val="46"/>
        </w:numPr>
      </w:pPr>
      <w:hyperlink r:id="rId71">
        <w:r>
          <w:rPr>
            <w:rStyle w:val="Hyperlink"/>
            <w:b/>
          </w:rPr>
          <w:t>Connection Data Schema</w:t>
        </w:r>
      </w:hyperlink>
      <w:r>
        <w:t xml:space="preserve"> : Hyperties supporting this schema are able to handle </w:t>
      </w:r>
      <w:hyperlink r:id="rId72">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0A5035" w:rsidRDefault="000A5035" w:rsidP="00A036CF">
      <w:pPr>
        <w:numPr>
          <w:ilvl w:val="0"/>
          <w:numId w:val="46"/>
        </w:numPr>
      </w:pPr>
      <w:hyperlink r:id="rId73">
        <w:r>
          <w:rPr>
            <w:rStyle w:val="Hyperlink"/>
            <w:b/>
          </w:rPr>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0A5035" w:rsidRDefault="000A5035" w:rsidP="00A036CF">
      <w:pPr>
        <w:numPr>
          <w:ilvl w:val="0"/>
          <w:numId w:val="46"/>
        </w:numPr>
      </w:pPr>
      <w:hyperlink r:id="rId74">
        <w:r>
          <w:rPr>
            <w:rStyle w:val="Hyperlink"/>
            <w:b/>
          </w:rPr>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0A5035" w:rsidRDefault="000A5035">
      <w:pPr>
        <w:pStyle w:val="Heading3"/>
      </w:pPr>
      <w:bookmarkStart w:id="74" w:name="parent---children-resources"/>
      <w:bookmarkStart w:id="75" w:name="_Toc444285869"/>
      <w:bookmarkEnd w:id="74"/>
      <w:r>
        <w:t>Parent - Children Resources</w:t>
      </w:r>
      <w:bookmarkEnd w:id="75"/>
    </w:p>
    <w:p w:rsidR="000A5035" w:rsidRDefault="000A5035">
      <w:r>
        <w:t>In order to allow use cases like Group Chat where all involved Hyperties are able to write in the Sync Data Object, the Parent - Child Data Sync Objects is introduced.</w:t>
      </w:r>
    </w:p>
    <w:p w:rsidR="000A5035" w:rsidRDefault="000A5035">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0D650D" w:rsidRDefault="000A5035" w:rsidP="000D650D">
      <w:pPr>
        <w:keepNext/>
        <w:jc w:val="center"/>
      </w:pPr>
      <w:r>
        <w:rPr>
          <w:noProof/>
          <w:lang w:val="en-US" w:eastAsia="en-US"/>
        </w:rPr>
        <w:drawing>
          <wp:inline distT="0" distB="0" distL="0" distR="0">
            <wp:extent cx="5753100" cy="325802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75" cstate="print"/>
                    <a:stretch>
                      <a:fillRect/>
                    </a:stretch>
                  </pic:blipFill>
                  <pic:spPr bwMode="auto">
                    <a:xfrm>
                      <a:off x="0" y="0"/>
                      <a:ext cx="5753100" cy="3258027"/>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9</w:t>
        </w:r>
      </w:fldSimple>
      <w:r>
        <w:t xml:space="preserve"> - </w:t>
      </w:r>
      <w:r w:rsidR="000A5035">
        <w:t>Parent - Child Sync</w:t>
      </w:r>
    </w:p>
    <w:p w:rsidR="000A5035" w:rsidRDefault="000A5035">
      <w:pPr>
        <w:pStyle w:val="BodyText"/>
      </w:pPr>
      <w:r>
        <w:t xml:space="preserve">The creation, update and delete of </w:t>
      </w:r>
      <w:proofErr w:type="gramStart"/>
      <w:r>
        <w:t>an</w:t>
      </w:r>
      <w:proofErr w:type="gramEnd"/>
      <w:r>
        <w:t xml:space="preserve"> Data Object Child is performed in the Data Object Parent itself:</w:t>
      </w:r>
    </w:p>
    <w:p w:rsidR="000A5035" w:rsidRDefault="000A5035">
      <w:pPr>
        <w:pStyle w:val="BodyText"/>
      </w:pPr>
      <w:r>
        <w:t>*Data Object Child creation, update and delete code snippet*</w:t>
      </w:r>
    </w:p>
    <w:p w:rsidR="000A5035" w:rsidRDefault="000A5035">
      <w:pPr>
        <w:pStyle w:val="BodyText"/>
      </w:pPr>
      <w:r>
        <w:t xml:space="preserve">All other Hyperties observing or reporting the Data Object </w:t>
      </w:r>
      <w:proofErr w:type="gramStart"/>
      <w:r>
        <w:t>Parent,</w:t>
      </w:r>
      <w:proofErr w:type="gramEnd"/>
      <w:r>
        <w:t xml:space="preserve"> will be notified every time a new Data Object Child is created, updated or deleted:</w:t>
      </w:r>
    </w:p>
    <w:p w:rsidR="000A5035" w:rsidRDefault="000A5035">
      <w:pPr>
        <w:pStyle w:val="BodyText"/>
      </w:pPr>
      <w:r>
        <w:t>*Data Object Child creation, update and delete notification code snippet*</w:t>
      </w:r>
    </w:p>
    <w:p w:rsidR="000A5035" w:rsidRDefault="000A5035">
      <w:pPr>
        <w:pStyle w:val="BodyText"/>
      </w:pPr>
      <w:r>
        <w:lastRenderedPageBreak/>
        <w:t>At this point, Data Object Child can't also be a Data Object Parent of another Sync Data Object, i.e. Hyperty Data Object composition is limited to one level.</w:t>
      </w:r>
    </w:p>
    <w:p w:rsidR="000A5035" w:rsidRDefault="000A5035">
      <w:pPr>
        <w:pStyle w:val="Heading3"/>
      </w:pPr>
      <w:bookmarkStart w:id="76" w:name="syncher-and-sync-manager"/>
      <w:bookmarkStart w:id="77" w:name="_Toc444285870"/>
      <w:bookmarkEnd w:id="76"/>
      <w:r>
        <w:t>Syncher and Sync Manager</w:t>
      </w:r>
      <w:bookmarkEnd w:id="77"/>
    </w:p>
    <w:p w:rsidR="000A5035" w:rsidRDefault="000A5035">
      <w:r>
        <w:t xml:space="preserve">This section, gives an overview on how the Hyperty Data Object synchronisation transparently works on top of the </w:t>
      </w:r>
      <w:hyperlink r:id="rId76">
        <w:r>
          <w:rPr>
            <w:rStyle w:val="Hyperlink"/>
          </w:rPr>
          <w:t>Hyperty Messaging Middleware</w:t>
        </w:r>
      </w:hyperlink>
      <w:r>
        <w:t xml:space="preserve">. However, Hyperty developers don't have to know the technical details of this solution and can directly move to the </w:t>
      </w:r>
      <w:hyperlink r:id="rId77">
        <w:r>
          <w:rPr>
            <w:rStyle w:val="Hyperlink"/>
          </w:rPr>
          <w:t>Hyperty Development Manual</w:t>
        </w:r>
      </w:hyperlink>
      <w:r>
        <w:t>.</w:t>
      </w:r>
    </w:p>
    <w:p w:rsidR="000A5035" w:rsidRDefault="000A5035">
      <w:pPr>
        <w:pStyle w:val="BodyText"/>
      </w:pPr>
      <w:r>
        <w:t>The Hyperty Data Object synchronisation is provided by two components in the Runtime:</w:t>
      </w:r>
    </w:p>
    <w:p w:rsidR="000A5035" w:rsidRDefault="000A5035">
      <w:pPr>
        <w:pStyle w:val="BodyText"/>
      </w:pPr>
      <w:r>
        <w:t xml:space="preserve">The </w:t>
      </w:r>
      <w:hyperlink r:id="rId78">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0A5035" w:rsidRDefault="000A5035">
      <w:pPr>
        <w:pStyle w:val="BodyText"/>
      </w:pPr>
      <w:r>
        <w:t xml:space="preserve">The </w:t>
      </w:r>
      <w:hyperlink r:id="rId79">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80">
        <w:r>
          <w:rPr>
            <w:rStyle w:val="Hyperlink"/>
          </w:rPr>
          <w:t>Messaging Middleware</w:t>
        </w:r>
      </w:hyperlink>
      <w:proofErr w:type="gramEnd"/>
      <w:r>
        <w:t xml:space="preserve"> Routing Manager functionality.</w:t>
      </w:r>
    </w:p>
    <w:p w:rsidR="000A5035" w:rsidRDefault="000A5035">
      <w:pPr>
        <w:pStyle w:val="BodyText"/>
      </w:pPr>
      <w:r>
        <w:t xml:space="preserve">The </w:t>
      </w:r>
      <w:hyperlink r:id="rId81">
        <w:r>
          <w:rPr>
            <w:rStyle w:val="Hyperlink"/>
          </w:rPr>
          <w:t>Message Node Sync Manager</w:t>
        </w:r>
      </w:hyperlink>
      <w:r>
        <w:t xml:space="preserve"> is </w:t>
      </w:r>
      <w:proofErr w:type="gramStart"/>
      <w:r>
        <w:t>a Message</w:t>
      </w:r>
      <w:proofErr w:type="gramEnd"/>
      <w:r>
        <w:t xml:space="preserv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82">
        <w:r>
          <w:rPr>
            <w:rStyle w:val="Hyperlink"/>
          </w:rPr>
          <w:t>Messaging Middleware</w:t>
        </w:r>
      </w:hyperlink>
      <w:r>
        <w:t xml:space="preserve"> Routing Manager functionality</w:t>
      </w:r>
      <w:proofErr w:type="gramStart"/>
      <w:r>
        <w:t>..</w:t>
      </w:r>
      <w:proofErr w:type="gramEnd"/>
    </w:p>
    <w:p w:rsidR="000D650D" w:rsidRDefault="000A5035" w:rsidP="000D650D">
      <w:pPr>
        <w:keepNext/>
      </w:pPr>
      <w:r>
        <w:rPr>
          <w:noProof/>
          <w:lang w:val="en-US" w:eastAsia="en-US"/>
        </w:rPr>
        <w:drawing>
          <wp:inline distT="0" distB="0" distL="0" distR="0">
            <wp:extent cx="5753100" cy="290608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83" cstate="print"/>
                    <a:stretch>
                      <a:fillRect/>
                    </a:stretch>
                  </pic:blipFill>
                  <pic:spPr bwMode="auto">
                    <a:xfrm>
                      <a:off x="0" y="0"/>
                      <a:ext cx="5753100" cy="2906083"/>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10</w:t>
        </w:r>
      </w:fldSimple>
      <w:r>
        <w:t xml:space="preserve"> - </w:t>
      </w:r>
      <w:r w:rsidR="000A5035">
        <w:t>Routing Management for Hyperty Data Syncronisation</w:t>
      </w:r>
    </w:p>
    <w:p w:rsidR="000A5035" w:rsidRDefault="000A5035">
      <w:pPr>
        <w:pStyle w:val="BodyText"/>
      </w:pPr>
      <w:r>
        <w:t xml:space="preserve">A detailed description of the Hyperty Data Synchronisation procedures are provided </w:t>
      </w:r>
      <w:hyperlink r:id="rId84">
        <w:r>
          <w:rPr>
            <w:rStyle w:val="Hyperlink"/>
          </w:rPr>
          <w:t>here</w:t>
        </w:r>
      </w:hyperlink>
    </w:p>
    <w:p w:rsidR="0079438F" w:rsidRPr="00F53246" w:rsidRDefault="0079438F" w:rsidP="00181EE9">
      <w:pPr>
        <w:pStyle w:val="BodyText"/>
        <w:rPr>
          <w:rFonts w:cs="Arial"/>
        </w:rPr>
      </w:pPr>
    </w:p>
    <w:p w:rsidR="000A5035" w:rsidRDefault="000A5035">
      <w:pPr>
        <w:pStyle w:val="Heading2"/>
      </w:pPr>
      <w:bookmarkStart w:id="78" w:name="hyperty-development"/>
      <w:bookmarkStart w:id="79" w:name="hyperty-trust-and-security-model"/>
      <w:bookmarkStart w:id="80" w:name="_Toc444285871"/>
      <w:bookmarkEnd w:id="78"/>
      <w:bookmarkEnd w:id="79"/>
      <w:r>
        <w:t>Hyperty Trust and Security Model</w:t>
      </w:r>
      <w:bookmarkEnd w:id="80"/>
    </w:p>
    <w:p w:rsidR="000A5035" w:rsidRDefault="000A5035">
      <w:r>
        <w:t>This document gives an overview on the Hyperty Trust Model as well as on Hyperty Sandbox runtime execution environment.</w:t>
      </w:r>
    </w:p>
    <w:p w:rsidR="000A5035" w:rsidRDefault="000A5035">
      <w:pPr>
        <w:pStyle w:val="BodyText"/>
      </w:pPr>
      <w:r>
        <w:lastRenderedPageBreak/>
        <w:t xml:space="preserve">It should be noted, that </w:t>
      </w:r>
      <w:hyperlink r:id="rId85">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86">
        <w:r>
          <w:rPr>
            <w:rStyle w:val="Hyperlink"/>
          </w:rPr>
          <w:t>this</w:t>
        </w:r>
      </w:hyperlink>
      <w:r>
        <w:t xml:space="preserve"> document.</w:t>
      </w:r>
    </w:p>
    <w:p w:rsidR="000A5035" w:rsidRDefault="000A5035">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0A5035" w:rsidRDefault="000A5035">
      <w:pPr>
        <w:pStyle w:val="BodyText"/>
      </w:pPr>
      <w:r>
        <w:t xml:space="preserve">Hyperty Trust Model extends </w:t>
      </w:r>
      <w:hyperlink r:id="rId87"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0D650D" w:rsidRDefault="000A5035" w:rsidP="000D650D">
      <w:pPr>
        <w:keepNext/>
        <w:jc w:val="center"/>
      </w:pPr>
      <w:r>
        <w:rPr>
          <w:noProof/>
          <w:lang w:val="en-US" w:eastAsia="en-US"/>
        </w:rPr>
        <w:drawing>
          <wp:inline distT="0" distB="0" distL="0" distR="0">
            <wp:extent cx="5753100" cy="263909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88" cstate="print"/>
                    <a:stretch>
                      <a:fillRect/>
                    </a:stretch>
                  </pic:blipFill>
                  <pic:spPr bwMode="auto">
                    <a:xfrm>
                      <a:off x="0" y="0"/>
                      <a:ext cx="5753100" cy="2639091"/>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11</w:t>
        </w:r>
      </w:fldSimple>
      <w:r>
        <w:t xml:space="preserve"> - </w:t>
      </w:r>
      <w:r w:rsidR="000A5035">
        <w:t>Hyperty Trust Management</w:t>
      </w:r>
    </w:p>
    <w:p w:rsidR="000A5035" w:rsidRDefault="000A5035">
      <w:pPr>
        <w:pStyle w:val="Heading3"/>
      </w:pPr>
      <w:bookmarkStart w:id="81" w:name="user-identity"/>
      <w:bookmarkStart w:id="82" w:name="_Toc444285872"/>
      <w:bookmarkEnd w:id="81"/>
      <w:r>
        <w:t>User Identity</w:t>
      </w:r>
      <w:bookmarkEnd w:id="82"/>
    </w:p>
    <w:p w:rsidR="000A5035" w:rsidRDefault="000A5035">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0A5035" w:rsidRDefault="000A5035">
      <w:pPr>
        <w:pStyle w:val="BodyText"/>
      </w:pPr>
      <w:r>
        <w:t>Authentication is verifying the identity claimed by an actor. Usually, to authenticate users, credentials make use of one or several factors among:</w:t>
      </w:r>
    </w:p>
    <w:p w:rsidR="000A5035" w:rsidRDefault="000A5035" w:rsidP="00A036CF">
      <w:pPr>
        <w:numPr>
          <w:ilvl w:val="0"/>
          <w:numId w:val="47"/>
        </w:numPr>
      </w:pPr>
      <w:r>
        <w:t>something a user knows (such as a PIN code or a password),</w:t>
      </w:r>
    </w:p>
    <w:p w:rsidR="000A5035" w:rsidRDefault="000A5035" w:rsidP="00A036CF">
      <w:pPr>
        <w:numPr>
          <w:ilvl w:val="0"/>
          <w:numId w:val="47"/>
        </w:numPr>
      </w:pPr>
      <w:r>
        <w:t>something a user owns (such as a SIM card),</w:t>
      </w:r>
    </w:p>
    <w:p w:rsidR="000A5035" w:rsidRDefault="000A5035" w:rsidP="00A036CF">
      <w:pPr>
        <w:numPr>
          <w:ilvl w:val="0"/>
          <w:numId w:val="47"/>
        </w:numPr>
      </w:pPr>
      <w:r>
        <w:t>something a user is (such as a fingerprint, or a voice sample),</w:t>
      </w:r>
    </w:p>
    <w:p w:rsidR="000A5035" w:rsidRDefault="000A5035" w:rsidP="00A036CF">
      <w:pPr>
        <w:numPr>
          <w:ilvl w:val="0"/>
          <w:numId w:val="47"/>
        </w:numPr>
      </w:pPr>
      <w:proofErr w:type="gramStart"/>
      <w:r>
        <w:t>something</w:t>
      </w:r>
      <w:proofErr w:type="gramEnd"/>
      <w:r>
        <w:t xml:space="preserve"> a user does (such as typing characteristics).</w:t>
      </w:r>
    </w:p>
    <w:p w:rsidR="000A5035" w:rsidRDefault="000A5035">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0A5035" w:rsidRDefault="000A5035">
      <w:pPr>
        <w:pStyle w:val="BodyText"/>
      </w:pPr>
      <w:r>
        <w:lastRenderedPageBreak/>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0A5035" w:rsidRDefault="000A5035">
      <w:pPr>
        <w:pStyle w:val="Heading3"/>
      </w:pPr>
      <w:bookmarkStart w:id="83" w:name="identity-module-and-idp-proxy"/>
      <w:bookmarkStart w:id="84" w:name="_Toc444285873"/>
      <w:bookmarkEnd w:id="83"/>
      <w:r>
        <w:t xml:space="preserve">Identity Module and </w:t>
      </w:r>
      <w:proofErr w:type="gramStart"/>
      <w:r>
        <w:t>IdP</w:t>
      </w:r>
      <w:proofErr w:type="gramEnd"/>
      <w:r>
        <w:t xml:space="preserve"> Proxy</w:t>
      </w:r>
      <w:bookmarkEnd w:id="84"/>
    </w:p>
    <w:p w:rsidR="000A5035" w:rsidRDefault="000A5035">
      <w:r>
        <w:t xml:space="preserve">The Identity Module (Id Module) is the </w:t>
      </w:r>
      <w:hyperlink r:id="rId89">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w:t>
      </w:r>
      <w:proofErr w:type="gramStart"/>
      <w:r>
        <w:t>IdP</w:t>
      </w:r>
      <w:proofErr w:type="gramEnd"/>
      <w:r>
        <w:t xml:space="preserve"> Proxy), promoting a more flexible and adaptable solution. The </w:t>
      </w:r>
      <w:proofErr w:type="gramStart"/>
      <w:r>
        <w:t>IdP</w:t>
      </w:r>
      <w:proofErr w:type="gramEnd"/>
      <w:r>
        <w:t xml:space="preserve"> Proxy is the </w:t>
      </w:r>
      <w:hyperlink r:id="rId90" w:anchor="protocol-on-the-fly-protofly-and-protostubs">
        <w:r>
          <w:rPr>
            <w:rStyle w:val="Hyperlink"/>
          </w:rPr>
          <w:t>IDP ProtoStub</w:t>
        </w:r>
      </w:hyperlink>
      <w:r>
        <w:t xml:space="preserve"> that is responsible to handle the communication between the Identity Providers and the Identity Module.</w:t>
      </w:r>
    </w:p>
    <w:p w:rsidR="000A5035" w:rsidRDefault="000A5035">
      <w:pPr>
        <w:pStyle w:val="BodyText"/>
      </w:pPr>
      <w:r>
        <w:t>The following figure illustrates this interaction:</w:t>
      </w:r>
    </w:p>
    <w:p w:rsidR="000D650D" w:rsidRDefault="000A5035" w:rsidP="000D650D">
      <w:pPr>
        <w:keepNext/>
      </w:pPr>
      <w:r>
        <w:rPr>
          <w:noProof/>
          <w:lang w:val="en-US" w:eastAsia="en-US"/>
        </w:rPr>
        <w:drawing>
          <wp:inline distT="0" distB="0" distL="0" distR="0">
            <wp:extent cx="5753100" cy="226205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91" cstate="print"/>
                    <a:stretch>
                      <a:fillRect/>
                    </a:stretch>
                  </pic:blipFill>
                  <pic:spPr bwMode="auto">
                    <a:xfrm>
                      <a:off x="0" y="0"/>
                      <a:ext cx="5753100" cy="2262054"/>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12</w:t>
        </w:r>
      </w:fldSimple>
      <w:r>
        <w:t xml:space="preserve"> - </w:t>
      </w:r>
      <w:r w:rsidR="000A5035">
        <w:t>Interaction between the Identity Module and the Identity Provider</w:t>
      </w:r>
    </w:p>
    <w:p w:rsidR="000A5035" w:rsidRDefault="000A5035">
      <w:pPr>
        <w:pStyle w:val="Heading3"/>
      </w:pPr>
      <w:bookmarkStart w:id="85" w:name="runtime-sandbox"/>
      <w:bookmarkStart w:id="86" w:name="_Toc444285874"/>
      <w:bookmarkEnd w:id="85"/>
      <w:r>
        <w:t>Runtime Sandbox</w:t>
      </w:r>
      <w:bookmarkEnd w:id="86"/>
    </w:p>
    <w:p w:rsidR="000A5035" w:rsidRDefault="000A5035">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0A5035" w:rsidRDefault="000A5035">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w:t>
      </w:r>
      <w:r>
        <w:lastRenderedPageBreak/>
        <w:t xml:space="preserve">core runtime is possible only through a single and well defined entrypoint which allows them to exchange messages: method </w:t>
      </w:r>
      <w:proofErr w:type="gramStart"/>
      <w:r>
        <w:t>postMessage(</w:t>
      </w:r>
      <w:proofErr w:type="gramEnd"/>
      <w:r>
        <w:t xml:space="preserve">). Hyperties and protoStub downloaded from different domains are executed in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w:t>
      </w:r>
    </w:p>
    <w:p w:rsidR="000A5035" w:rsidRDefault="000A5035">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0A5035" w:rsidRDefault="000A5035">
      <w:pPr>
        <w:pStyle w:val="Heading2"/>
      </w:pPr>
      <w:bookmarkStart w:id="87" w:name="_Toc444285875"/>
      <w:r>
        <w:t>Hyperty Development</w:t>
      </w:r>
      <w:bookmarkEnd w:id="87"/>
    </w:p>
    <w:p w:rsidR="000A5035" w:rsidRDefault="000A5035">
      <w:r>
        <w:t>This document provides guidelines for developers of Hyperties. It is recommended that you have already read:</w:t>
      </w:r>
    </w:p>
    <w:p w:rsidR="000A5035" w:rsidRDefault="000A5035" w:rsidP="00A036CF">
      <w:pPr>
        <w:numPr>
          <w:ilvl w:val="0"/>
          <w:numId w:val="24"/>
        </w:numPr>
      </w:pPr>
      <w:hyperlink r:id="rId92">
        <w:r>
          <w:rPr>
            <w:rStyle w:val="Hyperlink"/>
          </w:rPr>
          <w:t>An Overview of the Hyperty Concept</w:t>
        </w:r>
      </w:hyperlink>
    </w:p>
    <w:p w:rsidR="000A5035" w:rsidRDefault="000A5035" w:rsidP="00A036CF">
      <w:pPr>
        <w:numPr>
          <w:ilvl w:val="0"/>
          <w:numId w:val="24"/>
        </w:numPr>
      </w:pPr>
      <w:hyperlink r:id="rId93">
        <w:r>
          <w:rPr>
            <w:rStyle w:val="Hyperlink"/>
          </w:rPr>
          <w:t>An Overview of the Hyperty Messaging Framework</w:t>
        </w:r>
      </w:hyperlink>
    </w:p>
    <w:p w:rsidR="000A5035" w:rsidRDefault="000A5035" w:rsidP="00A036CF">
      <w:pPr>
        <w:numPr>
          <w:ilvl w:val="0"/>
          <w:numId w:val="24"/>
        </w:numPr>
      </w:pPr>
      <w:hyperlink r:id="rId94">
        <w:r>
          <w:rPr>
            <w:rStyle w:val="Hyperlink"/>
          </w:rPr>
          <w:t>An overview on how Hyperties cooperate with each other through a Data Synchronisation model called Reporter - Observer</w:t>
        </w:r>
      </w:hyperlink>
    </w:p>
    <w:p w:rsidR="000A5035" w:rsidRDefault="000A5035" w:rsidP="00A036CF">
      <w:pPr>
        <w:numPr>
          <w:ilvl w:val="0"/>
          <w:numId w:val="24"/>
        </w:numPr>
      </w:pPr>
      <w:hyperlink r:id="rId95">
        <w:r>
          <w:rPr>
            <w:rStyle w:val="Hyperlink"/>
          </w:rPr>
          <w:t>An overview on the Hyperty Security and Trust Model</w:t>
        </w:r>
      </w:hyperlink>
    </w:p>
    <w:p w:rsidR="000A5035" w:rsidRDefault="000A5035">
      <w:pPr>
        <w:pStyle w:val="Heading3"/>
      </w:pPr>
      <w:bookmarkStart w:id="88" w:name="hyperty-concept"/>
      <w:bookmarkStart w:id="89" w:name="_Toc444285876"/>
      <w:bookmarkEnd w:id="88"/>
      <w:r>
        <w:t>Hyperty Concept</w:t>
      </w:r>
      <w:bookmarkEnd w:id="89"/>
    </w:p>
    <w:p w:rsidR="000A5035" w:rsidRDefault="000A5035">
      <w:r>
        <w:t xml:space="preserve">The Hyperty Concept is introduced </w:t>
      </w:r>
      <w:hyperlink r:id="rId96">
        <w:r>
          <w:rPr>
            <w:rStyle w:val="Hyperlink"/>
          </w:rPr>
          <w:t>here</w:t>
        </w:r>
      </w:hyperlink>
      <w:r>
        <w:t xml:space="preserve"> as a secure user associated </w:t>
      </w:r>
      <w:hyperlink r:id="rId97">
        <w:r>
          <w:rPr>
            <w:rStyle w:val="Hyperlink"/>
          </w:rPr>
          <w:t>microservice</w:t>
        </w:r>
      </w:hyperlink>
      <w:r>
        <w:t xml:space="preserve">, which can be deployed either on a web runtime environment, on an end-user device or on a networked server. The main characteristics of </w:t>
      </w:r>
      <w:proofErr w:type="gramStart"/>
      <w:r>
        <w:t>a Hyperty</w:t>
      </w:r>
      <w:proofErr w:type="gramEnd"/>
      <w:r>
        <w:t xml:space="preserve"> include:</w:t>
      </w:r>
    </w:p>
    <w:p w:rsidR="000A5035" w:rsidRDefault="000A5035" w:rsidP="00A036CF">
      <w:pPr>
        <w:numPr>
          <w:ilvl w:val="0"/>
          <w:numId w:val="24"/>
        </w:numPr>
      </w:pPr>
      <w:r>
        <w:rPr>
          <w:i/>
        </w:rPr>
        <w:t>Modular</w:t>
      </w:r>
      <w:r>
        <w:t>: A Hyperty should be a self-contained module providing reusable service logic implementions in form of a script (e.g. a JavaScript file)</w:t>
      </w:r>
    </w:p>
    <w:p w:rsidR="000A5035" w:rsidRDefault="000A5035" w:rsidP="00A036CF">
      <w:pPr>
        <w:numPr>
          <w:ilvl w:val="0"/>
          <w:numId w:val="24"/>
        </w:numPr>
      </w:pPr>
      <w:r>
        <w:rPr>
          <w:i/>
        </w:rPr>
        <w:t xml:space="preserve">User </w:t>
      </w:r>
      <w:proofErr w:type="gramStart"/>
      <w:r>
        <w:rPr>
          <w:i/>
        </w:rPr>
        <w:t>association</w:t>
      </w:r>
      <w:r>
        <w:t xml:space="preserve"> :</w:t>
      </w:r>
      <w:proofErr w:type="gramEnd"/>
      <w:r>
        <w:t xml:space="preserve"> A Hyperty instance is associated to a “User” (e.g. Human beings, physical objects, physical spaces, organizations) through an Identity, even if this User can be anonymous in some cases.</w:t>
      </w:r>
    </w:p>
    <w:p w:rsidR="000A5035" w:rsidRDefault="000A5035" w:rsidP="00A036CF">
      <w:pPr>
        <w:numPr>
          <w:ilvl w:val="0"/>
          <w:numId w:val="24"/>
        </w:numPr>
      </w:pPr>
      <w:r>
        <w:rPr>
          <w:i/>
        </w:rPr>
        <w:t>Data Synchronization Communication</w:t>
      </w:r>
      <w:r>
        <w:t>: Hyperties interact with each other through data synch objects by using the Reporter – Observer communication pattern.</w:t>
      </w:r>
    </w:p>
    <w:p w:rsidR="000A5035" w:rsidRDefault="000A5035" w:rsidP="00A036CF">
      <w:pPr>
        <w:numPr>
          <w:ilvl w:val="0"/>
          <w:numId w:val="24"/>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0A5035" w:rsidRDefault="000A5035" w:rsidP="00A036CF">
      <w:pPr>
        <w:numPr>
          <w:ilvl w:val="0"/>
          <w:numId w:val="24"/>
        </w:numPr>
      </w:pPr>
      <w:r>
        <w:rPr>
          <w:i/>
        </w:rPr>
        <w:t>GUI independent</w:t>
      </w:r>
      <w:r>
        <w:t xml:space="preserve">: Hyperty should not provide Graphical User Interfaces. </w:t>
      </w:r>
      <w:r>
        <w:rPr>
          <w:i/>
        </w:rPr>
        <w:t>to be clarified</w:t>
      </w:r>
    </w:p>
    <w:p w:rsidR="000A5035" w:rsidRDefault="000A5035" w:rsidP="00A036CF">
      <w:pPr>
        <w:numPr>
          <w:ilvl w:val="0"/>
          <w:numId w:val="24"/>
        </w:numPr>
      </w:pPr>
      <w:r>
        <w:rPr>
          <w:i/>
        </w:rPr>
        <w:t>APIs</w:t>
      </w:r>
      <w:r>
        <w:t>: A Hyperty can expose Javascript APIs within the runtime environment that can to be used by web applications</w:t>
      </w:r>
    </w:p>
    <w:p w:rsidR="000A5035" w:rsidRDefault="000A5035">
      <w:r>
        <w:t>While designing and specifying service logics, it should be noted that Hyperties are not suitable for all use cases. In some case, making use of a simple reusable JavaScript file as library may suffice. The next section explains the criteria under which the decision to use a Hyperty or not could apply.</w:t>
      </w:r>
    </w:p>
    <w:p w:rsidR="000A5035" w:rsidRDefault="000A5035">
      <w:pPr>
        <w:pStyle w:val="Heading3"/>
      </w:pPr>
      <w:bookmarkStart w:id="90" w:name="criteria-to-use-the-hyperty-concept"/>
      <w:bookmarkStart w:id="91" w:name="_Toc444285877"/>
      <w:bookmarkEnd w:id="90"/>
      <w:r>
        <w:lastRenderedPageBreak/>
        <w:t>Criteria to use the Hyperty Concept</w:t>
      </w:r>
      <w:bookmarkEnd w:id="91"/>
    </w:p>
    <w:p w:rsidR="000A5035" w:rsidRDefault="000A5035">
      <w:r>
        <w:t>These are guidelines to help developers decide if they should provide specific service logic as Hyperty or via a simple JavaScript library. Consider these as guidelines and not instructions. Before you embark on a new feature development, ask yourself the following questions:</w:t>
      </w:r>
    </w:p>
    <w:p w:rsidR="000A5035" w:rsidRDefault="000A5035" w:rsidP="00A036CF">
      <w:pPr>
        <w:numPr>
          <w:ilvl w:val="0"/>
          <w:numId w:val="24"/>
        </w:numPr>
      </w:pPr>
      <w:r>
        <w:t>Is the feature delivery directly associated with a "User" (e.g. Human beings, physical objects, physical spaces, organizations)?</w:t>
      </w:r>
    </w:p>
    <w:p w:rsidR="000A5035" w:rsidRDefault="000A5035" w:rsidP="00A036CF">
      <w:pPr>
        <w:numPr>
          <w:ilvl w:val="0"/>
          <w:numId w:val="24"/>
        </w:numPr>
      </w:pPr>
      <w:r>
        <w:t>Does the feature delivery involve communication between "Users"?</w:t>
      </w:r>
    </w:p>
    <w:p w:rsidR="000A5035" w:rsidRDefault="000A5035" w:rsidP="00A036CF">
      <w:pPr>
        <w:numPr>
          <w:ilvl w:val="0"/>
          <w:numId w:val="24"/>
        </w:numPr>
      </w:pPr>
      <w:r>
        <w:t>Is the feature modular and reusable on different applications?</w:t>
      </w:r>
    </w:p>
    <w:p w:rsidR="000A5035" w:rsidRDefault="000A5035" w:rsidP="00A036CF">
      <w:pPr>
        <w:numPr>
          <w:ilvl w:val="0"/>
          <w:numId w:val="24"/>
        </w:numPr>
      </w:pPr>
      <w:r>
        <w:t>Can the feature be delivered and developed by different stakeholders (i.e domain specific implementation)?</w:t>
      </w:r>
    </w:p>
    <w:p w:rsidR="000A5035" w:rsidRDefault="000A5035">
      <w:r>
        <w:t>If the answers to the above questions are "YES" then most likely, you should go for the Hyperty Concept. Some examples are:</w:t>
      </w:r>
    </w:p>
    <w:p w:rsidR="000A5035" w:rsidRDefault="000A5035" w:rsidP="00A036CF">
      <w:pPr>
        <w:numPr>
          <w:ilvl w:val="0"/>
          <w:numId w:val="24"/>
        </w:numPr>
      </w:pPr>
      <w:r>
        <w:t>Video Chat between human beings;</w:t>
      </w:r>
    </w:p>
    <w:p w:rsidR="000A5035" w:rsidRDefault="000A5035" w:rsidP="00A036CF">
      <w:pPr>
        <w:numPr>
          <w:ilvl w:val="0"/>
          <w:numId w:val="24"/>
        </w:numPr>
      </w:pPr>
      <w:proofErr w:type="gramStart"/>
      <w:r>
        <w:t>a</w:t>
      </w:r>
      <w:proofErr w:type="gramEnd"/>
      <w:r>
        <w:t xml:space="preserve"> Human-being or a Data Analysis service collecting data from sensors in a Room.</w:t>
      </w:r>
    </w:p>
    <w:p w:rsidR="000A5035" w:rsidRDefault="000A5035" w:rsidP="00A036CF">
      <w:pPr>
        <w:numPr>
          <w:ilvl w:val="0"/>
          <w:numId w:val="24"/>
        </w:numPr>
      </w:pPr>
      <w:r>
        <w:t>..</w:t>
      </w:r>
    </w:p>
    <w:p w:rsidR="000A5035" w:rsidRDefault="000A5035">
      <w:r>
        <w:t>The reTHINK Service Framework is what you want to look at next. The Service Framework provides APIs for developers to facilitate the development of Hyperties.</w:t>
      </w:r>
    </w:p>
    <w:p w:rsidR="000A5035" w:rsidRDefault="000A5035">
      <w:pPr>
        <w:pStyle w:val="Heading3"/>
      </w:pPr>
      <w:bookmarkStart w:id="92" w:name="_Toc444285878"/>
      <w:r>
        <w:t>Getting Started</w:t>
      </w:r>
      <w:bookmarkEnd w:id="92"/>
    </w:p>
    <w:p w:rsidR="000A5035" w:rsidRDefault="000A5035">
      <w:r>
        <w:t>So you have decided for the Hyperty Concept and now ask yourself where to start. This section describes the basic steps any developer needs to undertake to develop Hyperties.</w:t>
      </w:r>
    </w:p>
    <w:p w:rsidR="000A5035" w:rsidRDefault="000A5035" w:rsidP="00A036CF">
      <w:pPr>
        <w:numPr>
          <w:ilvl w:val="0"/>
          <w:numId w:val="25"/>
        </w:numPr>
      </w:pPr>
      <w:r>
        <w:t>Install the Service Framework</w:t>
      </w:r>
    </w:p>
    <w:p w:rsidR="00C11573" w:rsidRPr="00C11573" w:rsidRDefault="00C11573" w:rsidP="00C11573">
      <w:pPr>
        <w:pStyle w:val="SourceCode"/>
        <w:framePr w:w="8130" w:hSpace="180" w:wrap="around" w:vAnchor="text" w:hAnchor="page" w:x="1651" w:y="5"/>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npm</w:t>
      </w:r>
      <w:proofErr w:type="gramEnd"/>
      <w:r w:rsidRPr="00C11573">
        <w:rPr>
          <w:rFonts w:ascii="Times New Roman" w:hAnsi="Times New Roman"/>
          <w:sz w:val="18"/>
          <w:szCs w:val="18"/>
        </w:rPr>
        <w:t xml:space="preserve"> install git+git@github.com:reTHINK-project/dev-service-framework.git --save</w:t>
      </w:r>
      <w:r w:rsidRPr="00C11573">
        <w:rPr>
          <w:rFonts w:ascii="Times New Roman" w:hAnsi="Times New Roman"/>
          <w:sz w:val="18"/>
          <w:szCs w:val="18"/>
        </w:rPr>
        <w:br/>
        <w:t>jspm install service-framework=github:reTHINK-project/dev-service-framework.git</w:t>
      </w:r>
    </w:p>
    <w:p w:rsidR="00C11573" w:rsidRDefault="00C11573" w:rsidP="00C11573"/>
    <w:p w:rsidR="00C11573" w:rsidRDefault="000A5035" w:rsidP="00A036CF">
      <w:pPr>
        <w:numPr>
          <w:ilvl w:val="0"/>
          <w:numId w:val="26"/>
        </w:numPr>
      </w:pPr>
      <w:r>
        <w:t>Select or specify the descriptor of the Hyperty Data Objects in json-schema. Let's assume we define a simple Hello Hyperty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w:t>
      </w:r>
      <w:r w:rsidRPr="00C11573">
        <w:rPr>
          <w:rFonts w:ascii="Times New Roman" w:hAnsi="Times New Roman"/>
          <w:sz w:val="18"/>
          <w:szCs w:val="18"/>
        </w:rPr>
        <w:br/>
        <w:t xml:space="preserve">    "$schema": "http://json-schema.org/draft-04/schema#",</w:t>
      </w:r>
      <w:r w:rsidRPr="00C11573">
        <w:rPr>
          <w:rFonts w:ascii="Times New Roman" w:hAnsi="Times New Roman"/>
          <w:sz w:val="18"/>
          <w:szCs w:val="18"/>
        </w:rPr>
        <w:br/>
        <w:t xml:space="preserve">    "id": "HelloObject",</w:t>
      </w:r>
      <w:r w:rsidRPr="00C11573">
        <w:rPr>
          <w:rFonts w:ascii="Times New Roman" w:hAnsi="Times New Roman"/>
          <w:sz w:val="18"/>
          <w:szCs w:val="18"/>
        </w:rPr>
        <w:br/>
        <w:t xml:space="preserve">    "type": "object",</w:t>
      </w:r>
      <w:r w:rsidRPr="00C11573">
        <w:rPr>
          <w:rFonts w:ascii="Times New Roman" w:hAnsi="Times New Roman"/>
          <w:sz w:val="18"/>
          <w:szCs w:val="18"/>
        </w:rPr>
        <w:br/>
        <w:t xml:space="preserve">    "required": ["scheme","hello"],</w:t>
      </w:r>
      <w:r w:rsidRPr="00C11573">
        <w:rPr>
          <w:rFonts w:ascii="Times New Roman" w:hAnsi="Times New Roman"/>
          <w:sz w:val="18"/>
          <w:szCs w:val="18"/>
        </w:rPr>
        <w:br/>
        <w:t xml:space="preserve">    "additionalProperties": false,</w:t>
      </w:r>
      <w:r w:rsidRPr="00C11573">
        <w:rPr>
          <w:rFonts w:ascii="Times New Roman" w:hAnsi="Times New Roman"/>
          <w:sz w:val="18"/>
          <w:szCs w:val="18"/>
        </w:rPr>
        <w:br/>
        <w:t xml:space="preserve">  "properties": {</w:t>
      </w:r>
      <w:r w:rsidRPr="00C11573">
        <w:rPr>
          <w:rFonts w:ascii="Times New Roman" w:hAnsi="Times New Roman"/>
          <w:sz w:val="18"/>
          <w:szCs w:val="18"/>
        </w:rPr>
        <w:br/>
        <w:t xml:space="preserve">        "scheme": {</w:t>
      </w:r>
      <w:r w:rsidRPr="00C11573">
        <w:rPr>
          <w:rFonts w:ascii="Times New Roman" w:hAnsi="Times New Roman"/>
          <w:sz w:val="18"/>
          <w:szCs w:val="18"/>
        </w:rPr>
        <w:br/>
        <w:t xml:space="preserve">            "constant": "hello"</w:t>
      </w:r>
      <w:r w:rsidRPr="00C11573">
        <w:rPr>
          <w:rFonts w:ascii="Times New Roman" w:hAnsi="Times New Roman"/>
          <w:sz w:val="18"/>
          <w:szCs w:val="18"/>
        </w:rPr>
        <w:br/>
        <w:t xml:space="preserve">        },</w:t>
      </w:r>
      <w:r w:rsidRPr="00C11573">
        <w:rPr>
          <w:rFonts w:ascii="Times New Roman" w:hAnsi="Times New Roman"/>
          <w:sz w:val="18"/>
          <w:szCs w:val="18"/>
        </w:rPr>
        <w:br/>
        <w:t xml:space="preserve">        "hello": {</w:t>
      </w:r>
      <w:r w:rsidRPr="00C11573">
        <w:rPr>
          <w:rFonts w:ascii="Times New Roman" w:hAnsi="Times New Roman"/>
          <w:sz w:val="18"/>
          <w:szCs w:val="18"/>
        </w:rPr>
        <w:br/>
        <w:t xml:space="preserve">            "type": "string"</w:t>
      </w:r>
      <w:r w:rsidRPr="00C11573">
        <w:rPr>
          <w:rFonts w:ascii="Times New Roman" w:hAnsi="Times New Roman"/>
          <w:sz w:val="18"/>
          <w:szCs w:val="18"/>
        </w:rPr>
        <w:br/>
        <w:t xml:space="preserve">        }</w:t>
      </w:r>
      <w:r w:rsidRPr="00C11573">
        <w:rPr>
          <w:rFonts w:ascii="Times New Roman" w:hAnsi="Times New Roman"/>
          <w:sz w:val="18"/>
          <w:szCs w:val="18"/>
        </w:rPr>
        <w:br/>
        <w:t xml:space="preserve">    }</w:t>
      </w:r>
      <w:r w:rsidRPr="00C11573">
        <w:rPr>
          <w:rFonts w:ascii="Times New Roman" w:hAnsi="Times New Roman"/>
          <w:sz w:val="18"/>
          <w:szCs w:val="18"/>
        </w:rPr>
        <w:br/>
        <w:t>}</w:t>
      </w:r>
    </w:p>
    <w:p w:rsidR="00C11573" w:rsidRDefault="00C11573" w:rsidP="00C11573"/>
    <w:p w:rsidR="000A5035" w:rsidRDefault="000A5035" w:rsidP="00A036CF">
      <w:pPr>
        <w:numPr>
          <w:ilvl w:val="0"/>
          <w:numId w:val="27"/>
        </w:numPr>
      </w:pPr>
      <w:r>
        <w:t xml:space="preserve">Then we can start developing the Hyperty Reporter of the previously defined Hello Hyperty Object. First the constructor where we are going to instantiate the Hyperty syncher. For that, </w:t>
      </w:r>
      <w:r>
        <w:lastRenderedPageBreak/>
        <w:t>we take as input parameter the Hyperty address (HypertyURL), the MiniBus used to receive and send data synchronization messages (bus), and any required configuration data.</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constructor(</w:t>
      </w:r>
      <w:proofErr w:type="gramEnd"/>
      <w:r w:rsidRPr="00C11573">
        <w:rPr>
          <w:rFonts w:ascii="Times New Roman" w:hAnsi="Times New Roman"/>
          <w:sz w:val="18"/>
          <w:szCs w:val="18"/>
        </w:rPr>
        <w:t>hypertyURL, bus, configuration) {</w:t>
      </w:r>
      <w:r w:rsidRPr="00C11573">
        <w:rPr>
          <w:rFonts w:ascii="Times New Roman" w:hAnsi="Times New Roman"/>
          <w:sz w:val="18"/>
          <w:szCs w:val="18"/>
        </w:rPr>
        <w:br/>
      </w:r>
      <w:r w:rsidRPr="00C11573">
        <w:rPr>
          <w:rFonts w:ascii="Times New Roman" w:hAnsi="Times New Roman"/>
          <w:sz w:val="18"/>
          <w:szCs w:val="18"/>
        </w:rPr>
        <w:br/>
        <w:t xml:space="preserve">  let syncher = new Syncher(hypertyURL, bus, configuration);</w:t>
      </w:r>
      <w:r w:rsidRPr="00C11573">
        <w:rPr>
          <w:rFonts w:ascii="Times New Roman" w:hAnsi="Times New Roman"/>
          <w:sz w:val="18"/>
          <w:szCs w:val="18"/>
        </w:rPr>
        <w:br/>
        <w:t>}</w:t>
      </w:r>
    </w:p>
    <w:p w:rsidR="00C11573" w:rsidRDefault="00C11573" w:rsidP="00C11573"/>
    <w:p w:rsidR="00C11573" w:rsidRDefault="000A5035" w:rsidP="00A036CF">
      <w:pPr>
        <w:numPr>
          <w:ilvl w:val="0"/>
          <w:numId w:val="28"/>
        </w:numPr>
      </w:pPr>
      <w:r>
        <w:t>Then we prepare the creation of the Hyperty Hello Data Object by defining the Catalogue URL from where the previously defined Hyperty Data Object schema can be retrieved and initial data to be used in the creation:</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_this._objectDescriptorURL = 'hyperty-catalogue</w:t>
      </w:r>
      <w:proofErr w:type="gramStart"/>
      <w:r w:rsidRPr="00C11573">
        <w:rPr>
          <w:rFonts w:ascii="Times New Roman" w:hAnsi="Times New Roman"/>
          <w:sz w:val="18"/>
          <w:szCs w:val="18"/>
        </w:rPr>
        <w:t>:/</w:t>
      </w:r>
      <w:proofErr w:type="gramEnd"/>
      <w:r w:rsidRPr="00C11573">
        <w:rPr>
          <w:rFonts w:ascii="Times New Roman" w:hAnsi="Times New Roman"/>
          <w:sz w:val="18"/>
          <w:szCs w:val="18"/>
        </w:rPr>
        <w:t>/example.com/.well-known/dataschemas/HelloWorldDataSchema';</w:t>
      </w:r>
      <w:r w:rsidRPr="00C11573">
        <w:rPr>
          <w:rFonts w:ascii="Times New Roman" w:hAnsi="Times New Roman"/>
          <w:sz w:val="18"/>
          <w:szCs w:val="18"/>
        </w:rPr>
        <w:br/>
      </w:r>
      <w:r w:rsidRPr="00C11573">
        <w:rPr>
          <w:rFonts w:ascii="Times New Roman" w:hAnsi="Times New Roman"/>
          <w:sz w:val="18"/>
          <w:szCs w:val="18"/>
        </w:rPr>
        <w:br/>
        <w:t>let hello = {</w:t>
      </w:r>
      <w:r w:rsidRPr="00C11573">
        <w:rPr>
          <w:rFonts w:ascii="Times New Roman" w:hAnsi="Times New Roman"/>
          <w:sz w:val="18"/>
          <w:szCs w:val="18"/>
        </w:rPr>
        <w:br/>
        <w:t xml:space="preserve">   hello : "Hello World!!"</w:t>
      </w:r>
      <w:r w:rsidRPr="00C11573">
        <w:rPr>
          <w:rFonts w:ascii="Times New Roman" w:hAnsi="Times New Roman"/>
          <w:sz w:val="18"/>
          <w:szCs w:val="18"/>
        </w:rPr>
        <w:br/>
        <w:t>};</w:t>
      </w:r>
    </w:p>
    <w:p w:rsidR="00C11573" w:rsidRDefault="00C11573" w:rsidP="00C11573"/>
    <w:p w:rsidR="000A5035" w:rsidRDefault="000A5035" w:rsidP="00A036CF">
      <w:pPr>
        <w:numPr>
          <w:ilvl w:val="0"/>
          <w:numId w:val="29"/>
        </w:numPr>
      </w:pPr>
      <w:r>
        <w:t xml:space="preserve">The object is created and </w:t>
      </w:r>
      <w:proofErr w:type="gramStart"/>
      <w:r>
        <w:t>another Hyperty</w:t>
      </w:r>
      <w:proofErr w:type="gramEnd"/>
      <w:r>
        <w:t xml:space="preserve"> is invited to be an observer.</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 xml:space="preserve">_ </w:t>
      </w:r>
      <w:proofErr w:type="gramStart"/>
      <w:r w:rsidRPr="00C11573">
        <w:rPr>
          <w:rFonts w:ascii="Times New Roman" w:hAnsi="Times New Roman"/>
          <w:sz w:val="18"/>
          <w:szCs w:val="18"/>
        </w:rPr>
        <w:t>syncher.create(</w:t>
      </w:r>
      <w:proofErr w:type="gramEnd"/>
      <w:r w:rsidRPr="00C11573">
        <w:rPr>
          <w:rFonts w:ascii="Times New Roman" w:hAnsi="Times New Roman"/>
          <w:sz w:val="18"/>
          <w:szCs w:val="18"/>
        </w:rPr>
        <w:t>_this._objectDescriptorURL, [invitedHypertyURL], hello).then(function(dataObjectReporter) {</w:t>
      </w:r>
      <w:r w:rsidRPr="00C11573">
        <w:rPr>
          <w:rFonts w:ascii="Times New Roman" w:hAnsi="Times New Roman"/>
          <w:sz w:val="18"/>
          <w:szCs w:val="18"/>
        </w:rPr>
        <w:br/>
      </w:r>
      <w:r w:rsidRPr="00C11573">
        <w:rPr>
          <w:rFonts w:ascii="Times New Roman" w:hAnsi="Times New Roman"/>
          <w:sz w:val="18"/>
          <w:szCs w:val="18"/>
        </w:rPr>
        <w:br/>
        <w:t xml:space="preserve">    console.info('Hello Data Object was created: ', dataObjectReporter);</w:t>
      </w:r>
    </w:p>
    <w:p w:rsidR="000A5035" w:rsidRDefault="000A5035">
      <w:pPr>
        <w:pStyle w:val="SourceCode"/>
      </w:pPr>
      <w:r>
        <w:t xml:space="preserve">    </w:t>
      </w:r>
    </w:p>
    <w:p w:rsidR="000A5035" w:rsidRDefault="000A5035" w:rsidP="00A036CF">
      <w:pPr>
        <w:numPr>
          <w:ilvl w:val="0"/>
          <w:numId w:val="30"/>
        </w:numPr>
      </w:pPr>
      <w:r>
        <w:t>From the Observer side, in order to observe the Hello Data Object, it has to subscribe it, by passing its URL and the Catalogue URL from where its schema can be retrieved. As soon as the subscription is accepted the most updated version of the Hello Data Object is received ...</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11573">
        <w:rPr>
          <w:rFonts w:ascii="Times New Roman" w:hAnsi="Times New Roman"/>
          <w:sz w:val="18"/>
          <w:szCs w:val="18"/>
        </w:rPr>
        <w:t>syncher.subscribe(</w:t>
      </w:r>
      <w:proofErr w:type="gramEnd"/>
      <w:r w:rsidRPr="00C11573">
        <w:rPr>
          <w:rFonts w:ascii="Times New Roman" w:hAnsi="Times New Roman"/>
          <w:sz w:val="18"/>
          <w:szCs w:val="18"/>
        </w:rPr>
        <w:t>_this._objectDescriptorURL, ObjectUrl).then(function(dataObjectObserver) {}</w:t>
      </w:r>
      <w:r w:rsidRPr="00C11573">
        <w:rPr>
          <w:rFonts w:ascii="Times New Roman" w:hAnsi="Times New Roman"/>
          <w:sz w:val="18"/>
          <w:szCs w:val="18"/>
        </w:rPr>
        <w:br/>
      </w:r>
      <w:r w:rsidRPr="00C11573">
        <w:rPr>
          <w:rFonts w:ascii="Times New Roman" w:hAnsi="Times New Roman"/>
          <w:sz w:val="18"/>
          <w:szCs w:val="18"/>
        </w:rPr>
        <w:br/>
        <w:t xml:space="preserve">  console.info( dataObjectObserver);</w:t>
      </w:r>
    </w:p>
    <w:p w:rsidR="00C11573" w:rsidRDefault="00C11573" w:rsidP="00C11573"/>
    <w:p w:rsidR="000A5035" w:rsidRDefault="000A5035" w:rsidP="00A036CF">
      <w:pPr>
        <w:numPr>
          <w:ilvl w:val="0"/>
          <w:numId w:val="31"/>
        </w:numPr>
      </w:pPr>
      <w:r>
        <w:t>Any change performed by the Reporter in the the object.</w:t>
      </w:r>
    </w:p>
    <w:p w:rsidR="00C11573" w:rsidRPr="00C11573" w:rsidRDefault="00C11573" w:rsidP="00C11573">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11573">
        <w:rPr>
          <w:rFonts w:ascii="Times New Roman" w:hAnsi="Times New Roman"/>
          <w:sz w:val="18"/>
          <w:szCs w:val="18"/>
        </w:rPr>
        <w:t>dataObjectReporter.data.hello = "Bye!!</w:t>
      </w:r>
      <w:proofErr w:type="gramStart"/>
      <w:r w:rsidRPr="00C11573">
        <w:rPr>
          <w:rFonts w:ascii="Times New Roman" w:hAnsi="Times New Roman"/>
          <w:sz w:val="18"/>
          <w:szCs w:val="18"/>
        </w:rPr>
        <w:t>";</w:t>
      </w:r>
      <w:proofErr w:type="gramEnd"/>
    </w:p>
    <w:p w:rsidR="000A5035" w:rsidRDefault="000A5035">
      <w:pPr>
        <w:pStyle w:val="SourceCode"/>
      </w:pPr>
      <w:r>
        <w:t xml:space="preserve">  </w:t>
      </w:r>
    </w:p>
    <w:p w:rsidR="000A5035" w:rsidRDefault="000A5035" w:rsidP="00A036CF">
      <w:pPr>
        <w:numPr>
          <w:ilvl w:val="0"/>
          <w:numId w:val="32"/>
        </w:numPr>
      </w:pPr>
      <w:r>
        <w:t>... will be immediately received by the Observer:</w:t>
      </w:r>
    </w:p>
    <w:p w:rsidR="00C11573" w:rsidRPr="00FB3B58" w:rsidRDefault="00C11573" w:rsidP="00FB3B58">
      <w:pPr>
        <w:pStyle w:val="SourceCode"/>
        <w:framePr w:w="8130" w:hSpace="180" w:wrap="around" w:vAnchor="text" w:hAnchor="page" w:x="165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FB3B58">
        <w:rPr>
          <w:rFonts w:ascii="Times New Roman" w:hAnsi="Times New Roman"/>
          <w:sz w:val="18"/>
          <w:szCs w:val="18"/>
        </w:rPr>
        <w:t>dataObjectObserver.onChange(</w:t>
      </w:r>
      <w:proofErr w:type="gramEnd"/>
      <w:r w:rsidRPr="00FB3B58">
        <w:rPr>
          <w:rFonts w:ascii="Times New Roman" w:hAnsi="Times New Roman"/>
          <w:sz w:val="18"/>
          <w:szCs w:val="18"/>
        </w:rPr>
        <w:t>'*', function(event) {</w:t>
      </w:r>
      <w:r w:rsidRPr="00FB3B58">
        <w:rPr>
          <w:rFonts w:ascii="Times New Roman" w:hAnsi="Times New Roman"/>
          <w:sz w:val="18"/>
          <w:szCs w:val="18"/>
        </w:rPr>
        <w:br/>
        <w:t xml:space="preserve">          // Hello World Object was changed</w:t>
      </w:r>
      <w:r w:rsidRPr="00FB3B58">
        <w:rPr>
          <w:rFonts w:ascii="Times New Roman" w:hAnsi="Times New Roman"/>
          <w:sz w:val="18"/>
          <w:szCs w:val="18"/>
        </w:rPr>
        <w:br/>
        <w:t xml:space="preserve">          console.info(dataObjectObserver);</w:t>
      </w:r>
      <w:r w:rsidRPr="00FB3B58">
        <w:rPr>
          <w:rFonts w:ascii="Times New Roman" w:hAnsi="Times New Roman"/>
          <w:sz w:val="18"/>
          <w:szCs w:val="18"/>
        </w:rPr>
        <w:br/>
        <w:t xml:space="preserve">        });</w:t>
      </w:r>
    </w:p>
    <w:p w:rsidR="00C11573" w:rsidRDefault="00C11573" w:rsidP="00C11573"/>
    <w:p w:rsidR="00181EE9" w:rsidRDefault="00181EE9" w:rsidP="00181EE9"/>
    <w:p w:rsidR="000A5035" w:rsidRDefault="000A5035">
      <w:pPr>
        <w:pStyle w:val="Heading2"/>
      </w:pPr>
      <w:bookmarkStart w:id="93" w:name="application-development"/>
      <w:bookmarkStart w:id="94" w:name="_Toc444285879"/>
      <w:bookmarkEnd w:id="93"/>
      <w:r>
        <w:lastRenderedPageBreak/>
        <w:t>Application Development</w:t>
      </w:r>
      <w:bookmarkEnd w:id="94"/>
    </w:p>
    <w:p w:rsidR="000A5035" w:rsidRDefault="000A5035">
      <w:pPr>
        <w:pStyle w:val="Heading3"/>
      </w:pPr>
      <w:bookmarkStart w:id="95" w:name="application-vs-hyperty"/>
      <w:bookmarkStart w:id="96" w:name="_Toc444285880"/>
      <w:bookmarkEnd w:id="95"/>
      <w:r>
        <w:t>Application vs Hyperty</w:t>
      </w:r>
      <w:bookmarkEnd w:id="96"/>
    </w:p>
    <w:p w:rsidR="000A5035" w:rsidRDefault="000A5035">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are instantiated within the reTHINK runtime when required by the application. From the App developer perspective, Hyperties are similar to common Javascript libraries. Hyperty unique characteristics as described </w:t>
      </w:r>
      <w:hyperlink r:id="rId98">
        <w:r>
          <w:rPr>
            <w:rStyle w:val="Hyperlink"/>
          </w:rPr>
          <w:t>here</w:t>
        </w:r>
      </w:hyperlink>
      <w:r>
        <w:t xml:space="preserve"> are transparent for the App developer. Through the Core Runtime,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 The Application Developer only has to know in advance the Catalogue URL from where Hyperties are downloaded.</w:t>
      </w:r>
    </w:p>
    <w:p w:rsidR="000A5035" w:rsidRDefault="000A5035">
      <w:pPr>
        <w:pStyle w:val="Heading3"/>
      </w:pPr>
      <w:bookmarkStart w:id="97" w:name="how-to-use-hyperties"/>
      <w:bookmarkStart w:id="98" w:name="_Toc444285881"/>
      <w:bookmarkEnd w:id="97"/>
      <w:r>
        <w:t>How to use Hyperties</w:t>
      </w:r>
      <w:bookmarkEnd w:id="98"/>
    </w:p>
    <w:p w:rsidR="000A5035" w:rsidRDefault="000A5035">
      <w:pPr>
        <w:pStyle w:val="BodyText"/>
      </w:pPr>
      <w:r>
        <w:t>The usage of Hyperties is very simple and similar to the usage of any common Javascript library:</w:t>
      </w:r>
    </w:p>
    <w:p w:rsidR="00E01BF7" w:rsidRPr="00E01BF7" w:rsidRDefault="00E01BF7" w:rsidP="00E01BF7">
      <w:pPr>
        <w:pStyle w:val="SourceCode"/>
        <w:framePr w:w="8130" w:hSpace="180" w:wrap="around" w:vAnchor="text" w:hAnchor="page" w:x="1641" w:y="376"/>
        <w:pBdr>
          <w:top w:val="single" w:sz="6" w:space="4" w:color="000000"/>
          <w:left w:val="single" w:sz="6" w:space="7" w:color="000000"/>
          <w:bottom w:val="single" w:sz="6" w:space="4" w:color="000000"/>
          <w:right w:val="single" w:sz="6" w:space="7" w:color="000000"/>
        </w:pBdr>
        <w:ind w:left="360"/>
        <w:jc w:val="left"/>
        <w:rPr>
          <w:rFonts w:ascii="Times New Roman" w:hAnsi="Times New Roman"/>
          <w:sz w:val="18"/>
          <w:szCs w:val="18"/>
        </w:rPr>
      </w:pPr>
      <w:r>
        <w:t xml:space="preserve">  </w:t>
      </w:r>
      <w:proofErr w:type="gramStart"/>
      <w:r w:rsidRPr="00E01BF7">
        <w:rPr>
          <w:rFonts w:ascii="Times New Roman" w:hAnsi="Times New Roman"/>
          <w:sz w:val="18"/>
          <w:szCs w:val="18"/>
        </w:rPr>
        <w:t>let</w:t>
      </w:r>
      <w:proofErr w:type="gramEnd"/>
      <w:r w:rsidRPr="00E01BF7">
        <w:rPr>
          <w:rFonts w:ascii="Times New Roman" w:hAnsi="Times New Roman"/>
          <w:sz w:val="18"/>
          <w:szCs w:val="18"/>
        </w:rPr>
        <w:t xml:space="preserve"> runtime = new RuntimeLoader('hyperty-catalogue://example.com/.well-known/hyperty.runtime/default');</w:t>
      </w:r>
    </w:p>
    <w:p w:rsidR="000A5035" w:rsidRDefault="000A5035" w:rsidP="00A036CF">
      <w:pPr>
        <w:pStyle w:val="ListParagraph"/>
        <w:numPr>
          <w:ilvl w:val="0"/>
          <w:numId w:val="48"/>
        </w:numPr>
      </w:pPr>
      <w:r>
        <w:t>the App has to ensure the runtime is instantiated:</w:t>
      </w:r>
    </w:p>
    <w:p w:rsidR="00E01BF7" w:rsidRDefault="00E01BF7" w:rsidP="00E01BF7"/>
    <w:p w:rsidR="00E01BF7" w:rsidRPr="00E01BF7" w:rsidRDefault="00E01BF7" w:rsidP="00E01BF7">
      <w:pPr>
        <w:pStyle w:val="SourceCode"/>
        <w:framePr w:w="8130" w:hSpace="180" w:wrap="around" w:vAnchor="text" w:hAnchor="page" w:x="1641" w:y="368"/>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runtime.requireHyperty(</w:t>
      </w:r>
      <w:proofErr w:type="gramEnd"/>
      <w:r w:rsidRPr="00E01BF7">
        <w:rPr>
          <w:rFonts w:ascii="Times New Roman" w:hAnsi="Times New Roman"/>
          <w:sz w:val="18"/>
          <w:szCs w:val="18"/>
        </w:rPr>
        <w:t>'hyperty-catalogue://example.com/.well-known/hyperty/HelloWorldReporter').then(</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ab/>
      </w:r>
      <w:r w:rsidRPr="00E01BF7">
        <w:rPr>
          <w:rFonts w:ascii="Times New Roman" w:hAnsi="Times New Roman"/>
          <w:sz w:val="18"/>
          <w:szCs w:val="18"/>
        </w:rPr>
        <w:t>startUsingHpertyDeployed;</w:t>
      </w:r>
      <w:r w:rsidRPr="00E01BF7">
        <w:rPr>
          <w:rFonts w:ascii="Times New Roman" w:hAnsi="Times New Roman"/>
          <w:sz w:val="18"/>
          <w:szCs w:val="18"/>
        </w:rPr>
        <w:br/>
      </w:r>
      <w:r w:rsidRPr="00E01BF7">
        <w:rPr>
          <w:rFonts w:ascii="Times New Roman" w:hAnsi="Times New Roman"/>
          <w:sz w:val="18"/>
          <w:szCs w:val="18"/>
        </w:rPr>
        <w:br/>
        <w:t xml:space="preserve">  </w:t>
      </w:r>
      <w:r>
        <w:rPr>
          <w:rFonts w:ascii="Times New Roman" w:hAnsi="Times New Roman"/>
          <w:sz w:val="18"/>
          <w:szCs w:val="18"/>
        </w:rPr>
        <w:t xml:space="preserve">      </w:t>
      </w:r>
      <w:r w:rsidRPr="00E01BF7">
        <w:rPr>
          <w:rFonts w:ascii="Times New Roman" w:hAnsi="Times New Roman"/>
          <w:sz w:val="18"/>
          <w:szCs w:val="18"/>
        </w:rPr>
        <w:t>).catch(function(reason) {</w:t>
      </w:r>
      <w:r w:rsidRPr="00E01BF7">
        <w:rPr>
          <w:rFonts w:ascii="Times New Roman" w:hAnsi="Times New Roman"/>
          <w:sz w:val="18"/>
          <w:szCs w:val="18"/>
        </w:rPr>
        <w:br/>
        <w:t xml:space="preserve">  errorMessage(reason);</w:t>
      </w:r>
      <w:r w:rsidRPr="00E01BF7">
        <w:rPr>
          <w:rFonts w:ascii="Times New Roman" w:hAnsi="Times New Roman"/>
          <w:sz w:val="18"/>
          <w:szCs w:val="18"/>
        </w:rPr>
        <w:br/>
        <w:t>});</w:t>
      </w:r>
    </w:p>
    <w:p w:rsidR="000A5035" w:rsidRDefault="000A5035" w:rsidP="00A036CF">
      <w:pPr>
        <w:pStyle w:val="ListParagraph"/>
        <w:numPr>
          <w:ilvl w:val="0"/>
          <w:numId w:val="48"/>
        </w:numPr>
      </w:pPr>
      <w:r>
        <w:t>then load and deploy the required Hyperty from the Catalogue</w:t>
      </w:r>
    </w:p>
    <w:p w:rsidR="00E01BF7" w:rsidRDefault="00E01BF7">
      <w:pPr>
        <w:pStyle w:val="SourceCode"/>
      </w:pPr>
    </w:p>
    <w:p w:rsidR="000A5035" w:rsidRDefault="000A5035">
      <w:r>
        <w:t xml:space="preserve">3- </w:t>
      </w:r>
      <w:proofErr w:type="gramStart"/>
      <w:r>
        <w:t>and</w:t>
      </w:r>
      <w:proofErr w:type="gramEnd"/>
      <w:r>
        <w:t xml:space="preserve"> invoke Hyperty functions from its API as a common Javascript Lib:</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pPr>
      <w:r>
        <w:t xml:space="preserve"> </w:t>
      </w:r>
      <w:proofErr w:type="gramStart"/>
      <w:r w:rsidRPr="00E01BF7">
        <w:rPr>
          <w:rFonts w:ascii="Times New Roman" w:hAnsi="Times New Roman"/>
          <w:sz w:val="18"/>
          <w:szCs w:val="18"/>
        </w:rPr>
        <w:t>startUsingHpertyDeployed(</w:t>
      </w:r>
      <w:proofErr w:type="gramEnd"/>
      <w:r w:rsidRPr="00E01BF7">
        <w:rPr>
          <w:rFonts w:ascii="Times New Roman" w:hAnsi="Times New Roman"/>
          <w:sz w:val="18"/>
          <w:szCs w:val="18"/>
        </w:rPr>
        <w:t>hyperty){</w:t>
      </w:r>
      <w:r w:rsidRPr="00E01BF7">
        <w:rPr>
          <w:rFonts w:ascii="Times New Roman" w:hAnsi="Times New Roman"/>
          <w:sz w:val="18"/>
          <w:szCs w:val="18"/>
        </w:rPr>
        <w:br/>
        <w:t xml:space="preserve">  hyperty.instance.hello();</w:t>
      </w:r>
      <w:r w:rsidRPr="00E01BF7">
        <w:rPr>
          <w:rFonts w:ascii="Times New Roman" w:hAnsi="Times New Roman"/>
          <w:sz w:val="18"/>
          <w:szCs w:val="18"/>
        </w:rPr>
        <w:br/>
        <w:t>}</w:t>
      </w:r>
    </w:p>
    <w:p w:rsidR="00E01BF7" w:rsidRDefault="00E01BF7">
      <w:pPr>
        <w:pStyle w:val="SourceCode"/>
      </w:pPr>
    </w:p>
    <w:p w:rsidR="000A5035" w:rsidRDefault="000A5035">
      <w:pPr>
        <w:pStyle w:val="Heading3"/>
      </w:pPr>
      <w:bookmarkStart w:id="99" w:name="how-to-adapt-existing-applications"/>
      <w:bookmarkStart w:id="100" w:name="_Toc444285882"/>
      <w:bookmarkEnd w:id="99"/>
      <w:r>
        <w:t>How to adapt existing Applications</w:t>
      </w:r>
      <w:bookmarkEnd w:id="100"/>
    </w:p>
    <w:p w:rsidR="000A5035" w:rsidRDefault="000A5035">
      <w:pPr>
        <w:pStyle w:val="Heading4"/>
      </w:pPr>
      <w:bookmarkStart w:id="101" w:name="standard-web-application"/>
      <w:bookmarkEnd w:id="101"/>
      <w:r>
        <w:t>Standard web application</w:t>
      </w:r>
    </w:p>
    <w:p w:rsidR="000A5035" w:rsidRDefault="000A5035">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D650D" w:rsidRDefault="000A5035" w:rsidP="000D650D">
      <w:pPr>
        <w:keepNext/>
      </w:pPr>
      <w:r>
        <w:rPr>
          <w:noProof/>
          <w:lang w:val="en-US" w:eastAsia="en-US"/>
        </w:rPr>
        <w:lastRenderedPageBreak/>
        <w:drawing>
          <wp:inline distT="0" distB="0" distL="0" distR="0">
            <wp:extent cx="5753100" cy="431482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99"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13</w:t>
        </w:r>
      </w:fldSimple>
      <w:r>
        <w:t xml:space="preserve"> - </w:t>
      </w:r>
      <w:r w:rsidR="000A5035">
        <w:t>Standard App Diagram</w:t>
      </w:r>
    </w:p>
    <w:p w:rsidR="000A5035" w:rsidRDefault="000A5035">
      <w:pPr>
        <w:pStyle w:val="BodyText"/>
      </w:pPr>
      <w:r>
        <w:t xml:space="preserve">If the Web App </w:t>
      </w:r>
      <w:proofErr w:type="gramStart"/>
      <w:r>
        <w:t>need</w:t>
      </w:r>
      <w:proofErr w:type="gramEnd"/>
      <w:r>
        <w:t xml:space="preserve"> to interact with more than one CSP or service, typically it will need to download as many libraries as services and it may need to authenticate against the service provider with several identities and mechanisms. The code from different CSPs is running on the same sandbox so it can potentially interact with code from other libraries. This risk has been mitigated in the reTHINK architecture.</w:t>
      </w:r>
    </w:p>
    <w:p w:rsidR="000A5035" w:rsidRDefault="000A5035">
      <w:pPr>
        <w:pStyle w:val="BodyText"/>
      </w:pPr>
      <w:r>
        <w:t xml:space="preserve">On the other side, we have only considered here Web Apps, but services provided by CSPs can be potentially used from a wide range of devices including constrainted devices for M2M application. That is the reason why the reTHINK client </w:t>
      </w:r>
      <w:proofErr w:type="gramStart"/>
      <w:r>
        <w:t>libraries has</w:t>
      </w:r>
      <w:proofErr w:type="gramEnd"/>
      <w:r>
        <w:t xml:space="preserve"> been to be executed also in M2M scenarios where no web broswers are involved.</w:t>
      </w:r>
    </w:p>
    <w:p w:rsidR="000A5035" w:rsidRDefault="000A5035">
      <w:pPr>
        <w:pStyle w:val="Heading4"/>
      </w:pPr>
      <w:bookmarkStart w:id="102" w:name="rethink-application"/>
      <w:bookmarkEnd w:id="102"/>
      <w:proofErr w:type="gramStart"/>
      <w:r>
        <w:t>reTHINK</w:t>
      </w:r>
      <w:proofErr w:type="gramEnd"/>
      <w:r>
        <w:t xml:space="preserve"> application</w:t>
      </w:r>
    </w:p>
    <w:p w:rsidR="000A5035" w:rsidRDefault="000A5035">
      <w:proofErr w:type="gramStart"/>
      <w:r>
        <w:t>reTHINK</w:t>
      </w:r>
      <w:proofErr w:type="gramEnd"/>
      <w:r>
        <w:t xml:space="preserve"> web applications are similar to a common Web Application and have no impact at interface level, being impossible for an average user to distinguish between a standard application and a reTHINK application. However there are some settings available that gives the end user the power to take some decisions independently of the App consumed namely in terms of Identity to be used, Contact Lists and personal policies in general.</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yperty-app-black-box.png"/>
                    <pic:cNvPicPr>
                      <a:picLocks noChangeAspect="1" noChangeArrowheads="1"/>
                    </pic:cNvPicPr>
                  </pic:nvPicPr>
                  <pic:blipFill>
                    <a:blip r:embed="rId100"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14</w:t>
        </w:r>
      </w:fldSimple>
      <w:r>
        <w:t xml:space="preserve"> - </w:t>
      </w:r>
      <w:r w:rsidR="000A5035">
        <w:t>reTHINK App Diagram Black-box diagram</w:t>
      </w:r>
    </w:p>
    <w:p w:rsidR="000A5035" w:rsidRDefault="000A5035">
      <w:pPr>
        <w:pStyle w:val="BodyText"/>
      </w:pPr>
      <w:r>
        <w:t xml:space="preserve">In the standard application, the </w:t>
      </w:r>
      <w:proofErr w:type="gramStart"/>
      <w:r>
        <w:t>developers needs</w:t>
      </w:r>
      <w:proofErr w:type="gramEnd"/>
      <w:r>
        <w:t xml:space="preserve"> to know in advance the libraries and versions it has to download to build the aplication. In reTHINK the functionality is provided by hyperties which are dynamically loaded in the runtime on-demand. The interaction with the Hyperties which can be executed in different sandboxes is done through commands and events from the Web application.</w:t>
      </w:r>
    </w:p>
    <w:p w:rsidR="000A5035" w:rsidRDefault="000A5035">
      <w:pPr>
        <w:pStyle w:val="BodyText"/>
      </w:pPr>
      <w:r>
        <w:t xml:space="preserve">The diagram below depicts </w:t>
      </w:r>
      <w:proofErr w:type="gramStart"/>
      <w:r>
        <w:t>an</w:t>
      </w:r>
      <w:proofErr w:type="gramEnd"/>
      <w:r>
        <w:t xml:space="preserve"> Higher level picture of the Core Runtime architecture which is transparent to App developers. This diagram has been created for didatic purposes and it does not include all the elements. For example it does not contain the modules in charge of dealing with identity management.</w:t>
      </w:r>
    </w:p>
    <w:p w:rsidR="000D650D" w:rsidRDefault="000A5035" w:rsidP="000D650D">
      <w:pPr>
        <w:keepNext/>
        <w:jc w:val="center"/>
      </w:pPr>
      <w:r>
        <w:rPr>
          <w:noProof/>
          <w:lang w:val="en-US" w:eastAsia="en-US"/>
        </w:rPr>
        <w:lastRenderedPageBreak/>
        <w:drawing>
          <wp:inline distT="0" distB="0" distL="0" distR="0">
            <wp:extent cx="5753100" cy="431482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101" cstate="print"/>
                    <a:stretch>
                      <a:fillRect/>
                    </a:stretch>
                  </pic:blipFill>
                  <pic:spPr bwMode="auto">
                    <a:xfrm>
                      <a:off x="0" y="0"/>
                      <a:ext cx="5753100" cy="4314825"/>
                    </a:xfrm>
                    <a:prstGeom prst="rect">
                      <a:avLst/>
                    </a:prstGeom>
                    <a:noFill/>
                    <a:ln w="9525">
                      <a:noFill/>
                      <a:headEnd/>
                      <a:tailEnd/>
                    </a:ln>
                  </pic:spPr>
                </pic:pic>
              </a:graphicData>
            </a:graphic>
          </wp:inline>
        </w:drawing>
      </w:r>
    </w:p>
    <w:p w:rsidR="000A5035" w:rsidRDefault="000D650D" w:rsidP="000D650D">
      <w:pPr>
        <w:pStyle w:val="Caption"/>
      </w:pPr>
      <w:r>
        <w:t xml:space="preserve">Figure </w:t>
      </w:r>
      <w:fldSimple w:instr=" SEQ Figure \* ARABIC ">
        <w:r>
          <w:rPr>
            <w:noProof/>
          </w:rPr>
          <w:t>15</w:t>
        </w:r>
      </w:fldSimple>
      <w:r>
        <w:t xml:space="preserve"> - </w:t>
      </w:r>
      <w:r w:rsidR="000A5035">
        <w:t>reTHINK App Diagram</w:t>
      </w:r>
    </w:p>
    <w:p w:rsidR="000A5035" w:rsidRDefault="000A5035">
      <w:pPr>
        <w:pStyle w:val="Heading5"/>
      </w:pPr>
      <w:bookmarkStart w:id="103" w:name="security-sandboxes"/>
      <w:bookmarkEnd w:id="103"/>
      <w:r>
        <w:t>Security: sandboxes</w:t>
      </w:r>
    </w:p>
    <w:p w:rsidR="000A5035" w:rsidRDefault="000A5035">
      <w:r>
        <w:t xml:space="preserve">The Web developer does not have to deal with low level details of the architecture. The sandboxes and the management of hyperties and protostubs </w:t>
      </w:r>
      <w:proofErr w:type="gramStart"/>
      <w:r>
        <w:t>is</w:t>
      </w:r>
      <w:proofErr w:type="gramEnd"/>
      <w:r>
        <w:t xml:space="preserve"> done by the core framework. The </w:t>
      </w:r>
      <w:proofErr w:type="gramStart"/>
      <w:r>
        <w:t>sandboxes allows</w:t>
      </w:r>
      <w:proofErr w:type="gramEnd"/>
      <w:r>
        <w:t xml:space="preserve"> to isolate code from different providers reducing the risk of suffering cross-site scripting attacks. There are special cases where the Hyperty needs to be executed in the same sandbox as the main web application, for example, when the Hyperty needs to access the WebRTC API.</w:t>
      </w:r>
    </w:p>
    <w:p w:rsidR="000A5035" w:rsidRDefault="000A5035">
      <w:pPr>
        <w:pStyle w:val="Heading5"/>
      </w:pPr>
      <w:bookmarkStart w:id="104" w:name="compatibility-protostubs"/>
      <w:bookmarkEnd w:id="104"/>
      <w:r>
        <w:t>Compatibility: Protostubs</w:t>
      </w:r>
    </w:p>
    <w:p w:rsidR="000A5035" w:rsidRDefault="000A5035">
      <w:r>
        <w:t>In a standard Web Application, the developers needs to know in advance with which services providers it will be necessary to interact. The number of protocols an application can speak is limited in implementation time and it can not change without modifying the code. In reTHINK the protocol-on-the-fly concept is used. If you need to interact with a service which uses protocol A, the framework will provide you on-the-fly a piece of code called protostub which will be executed in the right sandbox. This protostub will speak protocol A and it wil expose a common API to the Hyperty Core Runtime. The Web Developer will not need to deal with this complexity.</w:t>
      </w:r>
    </w:p>
    <w:p w:rsidR="000A5035" w:rsidRDefault="000A5035">
      <w:pPr>
        <w:pStyle w:val="Heading5"/>
      </w:pPr>
      <w:bookmarkStart w:id="105" w:name="identity-management."/>
      <w:bookmarkEnd w:id="105"/>
      <w:proofErr w:type="gramStart"/>
      <w:r>
        <w:t>Identity management.</w:t>
      </w:r>
      <w:proofErr w:type="gramEnd"/>
    </w:p>
    <w:p w:rsidR="007939B1" w:rsidRDefault="000A5035" w:rsidP="007939B1">
      <w:r>
        <w:t>The identity management is normally coupled to the service logic and there are many different standard protocols for authentication and Identity management that makes it harder to achieve interoperability between different services. The reTHINK framework decouples the service logic from the Identity Management logic and provides a common Identity Managemet API that is agnostic of protocols used. The protocol-on-the-fly mechanism is also used to provide you on-the-fly the right protostub (here called IDP Proxy) to interact with each Identity Provider selected by the end-user.</w:t>
      </w:r>
    </w:p>
    <w:p w:rsidR="007939B1" w:rsidRDefault="007939B1">
      <w:pPr>
        <w:pStyle w:val="Heading2"/>
      </w:pPr>
      <w:bookmarkStart w:id="106" w:name="message-node-and-protostubs-development"/>
      <w:bookmarkStart w:id="107" w:name="_Toc444285883"/>
      <w:bookmarkEnd w:id="106"/>
      <w:r>
        <w:lastRenderedPageBreak/>
        <w:t>Message Node and Protostubs Development</w:t>
      </w:r>
      <w:bookmarkEnd w:id="107"/>
    </w:p>
    <w:p w:rsidR="007939B1" w:rsidRDefault="007939B1">
      <w:pPr>
        <w:pStyle w:val="Heading3"/>
      </w:pPr>
      <w:bookmarkStart w:id="108" w:name="overview"/>
      <w:bookmarkStart w:id="109" w:name="_Toc444285884"/>
      <w:bookmarkEnd w:id="108"/>
      <w:r>
        <w:t>Overview</w:t>
      </w:r>
      <w:bookmarkEnd w:id="109"/>
    </w:p>
    <w:p w:rsidR="007939B1" w:rsidRDefault="007939B1">
      <w:r>
        <w:t xml:space="preserve">The protocol stubs (AKA protostub) play a central role in the </w:t>
      </w:r>
      <w:hyperlink r:id="rId102" w:anchor="protocol-on-the-fly-protofly-and-protostubs">
        <w:r>
          <w:rPr>
            <w:rStyle w:val="Hyperlink"/>
          </w:rPr>
          <w:t>protocol on-the-fly concept</w:t>
        </w:r>
      </w:hyperlink>
      <w:r>
        <w: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7939B1" w:rsidRDefault="007939B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7939B1" w:rsidRDefault="007939B1" w:rsidP="007939B1">
      <w:pPr>
        <w:numPr>
          <w:ilvl w:val="0"/>
          <w:numId w:val="21"/>
        </w:numPr>
      </w:pPr>
      <w:r>
        <w:t>is the Message Node able to route native reTHINK JSON Messages and no protocol translation is required in the protostub?</w:t>
      </w:r>
    </w:p>
    <w:p w:rsidR="007939B1" w:rsidRDefault="007939B1" w:rsidP="007939B1">
      <w:pPr>
        <w:numPr>
          <w:ilvl w:val="0"/>
          <w:numId w:val="21"/>
        </w:numPr>
      </w:pPr>
      <w:proofErr w:type="gramStart"/>
      <w:r>
        <w:t>is</w:t>
      </w:r>
      <w:proofErr w:type="gramEnd"/>
      <w:r>
        <w:t xml:space="preserve">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7939B1" w:rsidRDefault="007939B1">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103">
        <w:r>
          <w:rPr>
            <w:rStyle w:val="Hyperlink"/>
          </w:rPr>
          <w:t>Vertx Message Node</w:t>
        </w:r>
      </w:hyperlink>
      <w:r>
        <w:t xml:space="preserve"> and </w:t>
      </w:r>
      <w:hyperlink r:id="rId104">
        <w:r>
          <w:rPr>
            <w:rStyle w:val="Hyperlink"/>
          </w:rPr>
          <w:t>NodeJS Message Node</w:t>
        </w:r>
      </w:hyperlink>
      <w:r>
        <w:t>.</w:t>
      </w:r>
    </w:p>
    <w:p w:rsidR="000D650D" w:rsidRDefault="007939B1" w:rsidP="000D650D">
      <w:pPr>
        <w:keepNext/>
        <w:jc w:val="center"/>
      </w:pPr>
      <w:r>
        <w:rPr>
          <w:noProof/>
          <w:lang w:val="en-US" w:eastAsia="en-US"/>
        </w:rPr>
        <w:drawing>
          <wp:inline distT="0" distB="0" distL="0" distR="0">
            <wp:extent cx="2273300" cy="2870200"/>
            <wp:effectExtent l="1905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105" cstate="print"/>
                    <a:stretch>
                      <a:fillRect/>
                    </a:stretch>
                  </pic:blipFill>
                  <pic:spPr bwMode="auto">
                    <a:xfrm>
                      <a:off x="0" y="0"/>
                      <a:ext cx="2273300" cy="287020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Pr>
            <w:noProof/>
          </w:rPr>
          <w:t>16</w:t>
        </w:r>
      </w:fldSimple>
      <w:r>
        <w:t xml:space="preserve"> - </w:t>
      </w:r>
      <w:r w:rsidR="007939B1">
        <w:t>Message Node Standalone Topology</w:t>
      </w:r>
    </w:p>
    <w:p w:rsidR="007939B1" w:rsidRDefault="007939B1">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7939B1" w:rsidRDefault="007939B1" w:rsidP="007939B1">
      <w:pPr>
        <w:numPr>
          <w:ilvl w:val="0"/>
          <w:numId w:val="22"/>
        </w:numPr>
      </w:pPr>
      <w:r>
        <w:t>Does the stub have dependencies to additional libraries? This might blow up the size of the stub and may complicate its deployment. Perhaps there is a chance to avoid some external dependencies?</w:t>
      </w:r>
    </w:p>
    <w:p w:rsidR="007939B1" w:rsidRDefault="007939B1" w:rsidP="007939B1">
      <w:pPr>
        <w:numPr>
          <w:ilvl w:val="0"/>
          <w:numId w:val="22"/>
        </w:numPr>
      </w:pPr>
      <w:r>
        <w:lastRenderedPageBreak/>
        <w:t xml:space="preserve">Do any parts of the stub and </w:t>
      </w:r>
      <w:proofErr w:type="gramStart"/>
      <w:r>
        <w:t>it's</w:t>
      </w:r>
      <w:proofErr w:type="gramEnd"/>
      <w:r>
        <w:t xml:space="preserve"> dependencies underlie special restricting licenses or do they contain code that holds intellectual properties that shall be protected? Since the code is downloaded to an unknown, "strange" environment this might be an issue.</w:t>
      </w:r>
    </w:p>
    <w:p w:rsidR="007939B1" w:rsidRDefault="007939B1" w:rsidP="007939B1">
      <w:pPr>
        <w:numPr>
          <w:ilvl w:val="0"/>
          <w:numId w:val="22"/>
        </w:numPr>
      </w:pPr>
      <w:r>
        <w:t>How many resources (network, processing, memory etc.) does the stub require? Are these requirements compatible with all addressed runtime platforms?</w:t>
      </w:r>
    </w:p>
    <w:p w:rsidR="007939B1" w:rsidRDefault="007939B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7939B1" w:rsidRDefault="007939B1">
      <w:pPr>
        <w:pStyle w:val="BodyText"/>
      </w:pPr>
      <w:r>
        <w:t xml:space="preserve">An example for such a situation is the </w:t>
      </w:r>
      <w:hyperlink r:id="rId106">
        <w:r>
          <w:rPr>
            <w:rStyle w:val="Hyperlink"/>
          </w:rPr>
          <w:t>Matrix.org based MN</w:t>
        </w:r>
      </w:hyperlink>
      <w:r>
        <w:t xml:space="preserve"> and its stub. The decision was made to let the stub just forward reTHINK messages and therefore keep it simple and small. The 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0D650D" w:rsidRDefault="007939B1" w:rsidP="000D650D">
      <w:pPr>
        <w:keepNext/>
        <w:jc w:val="center"/>
      </w:pPr>
      <w:r>
        <w:rPr>
          <w:noProof/>
          <w:lang w:val="en-US" w:eastAsia="en-US"/>
        </w:rPr>
        <w:drawing>
          <wp:inline distT="0" distB="0" distL="0" distR="0">
            <wp:extent cx="3295650" cy="2647950"/>
            <wp:effectExtent l="1905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107" cstate="print"/>
                    <a:stretch>
                      <a:fillRect/>
                    </a:stretch>
                  </pic:blipFill>
                  <pic:spPr bwMode="auto">
                    <a:xfrm>
                      <a:off x="0" y="0"/>
                      <a:ext cx="3295650" cy="26479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Pr>
            <w:noProof/>
          </w:rPr>
          <w:t>17</w:t>
        </w:r>
      </w:fldSimple>
      <w:r>
        <w:t xml:space="preserve"> - </w:t>
      </w:r>
      <w:r w:rsidR="007939B1">
        <w:t>Message Node Standalone Topology</w:t>
      </w:r>
    </w:p>
    <w:p w:rsidR="007939B1" w:rsidRDefault="007939B1">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0D650D" w:rsidRDefault="007939B1" w:rsidP="000D650D">
      <w:pPr>
        <w:keepNext/>
        <w:jc w:val="center"/>
      </w:pPr>
      <w:r>
        <w:rPr>
          <w:noProof/>
          <w:lang w:val="en-US" w:eastAsia="en-US"/>
        </w:rPr>
        <w:lastRenderedPageBreak/>
        <w:drawing>
          <wp:inline distT="0" distB="0" distL="0" distR="0">
            <wp:extent cx="3416300" cy="2216150"/>
            <wp:effectExtent l="1905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108" cstate="print"/>
                    <a:stretch>
                      <a:fillRect/>
                    </a:stretch>
                  </pic:blipFill>
                  <pic:spPr bwMode="auto">
                    <a:xfrm>
                      <a:off x="0" y="0"/>
                      <a:ext cx="3416300" cy="2216150"/>
                    </a:xfrm>
                    <a:prstGeom prst="rect">
                      <a:avLst/>
                    </a:prstGeom>
                    <a:noFill/>
                    <a:ln w="9525">
                      <a:noFill/>
                      <a:headEnd/>
                      <a:tailEnd/>
                    </a:ln>
                  </pic:spPr>
                </pic:pic>
              </a:graphicData>
            </a:graphic>
          </wp:inline>
        </w:drawing>
      </w:r>
    </w:p>
    <w:p w:rsidR="007939B1" w:rsidRDefault="000D650D" w:rsidP="000D650D">
      <w:pPr>
        <w:pStyle w:val="Caption"/>
      </w:pPr>
      <w:r>
        <w:t xml:space="preserve">Figure </w:t>
      </w:r>
      <w:fldSimple w:instr=" SEQ Figure \* ARABIC ">
        <w:r>
          <w:rPr>
            <w:noProof/>
          </w:rPr>
          <w:t>18</w:t>
        </w:r>
      </w:fldSimple>
      <w:r>
        <w:t xml:space="preserve"> - </w:t>
      </w:r>
      <w:r w:rsidR="007939B1">
        <w:t>Message Node with separated Support Services</w:t>
      </w:r>
    </w:p>
    <w:p w:rsidR="007939B1" w:rsidRDefault="007939B1">
      <w:pPr>
        <w:pStyle w:val="Heading3"/>
      </w:pPr>
      <w:bookmarkStart w:id="110" w:name="messaging-model"/>
      <w:bookmarkStart w:id="111" w:name="_Toc444285885"/>
      <w:bookmarkEnd w:id="110"/>
      <w:r>
        <w:t>Messaging Model</w:t>
      </w:r>
      <w:bookmarkEnd w:id="111"/>
    </w:p>
    <w:p w:rsidR="007939B1" w:rsidRDefault="007939B1">
      <w:pPr>
        <w:pStyle w:val="Heading4"/>
      </w:pPr>
      <w:bookmarkStart w:id="112" w:name="general-message-format"/>
      <w:bookmarkEnd w:id="112"/>
      <w:r>
        <w:t>General message format</w:t>
      </w:r>
    </w:p>
    <w:p w:rsidR="007939B1" w:rsidRDefault="007939B1">
      <w:r>
        <w:t>A reTHINK message is a standard JSON Object with a fixed set of header fields and a variable message body. These are the common header fields: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3"/>
        <w:gridCol w:w="1096"/>
        <w:gridCol w:w="7458"/>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w:t>
            </w:r>
          </w:p>
        </w:tc>
        <w:tc>
          <w:tcPr>
            <w:tcW w:w="0" w:type="auto"/>
          </w:tcPr>
          <w:p w:rsidR="007939B1" w:rsidRDefault="007939B1">
            <w:pPr>
              <w:jc w:val="left"/>
            </w:pPr>
            <w:r>
              <w:t>numeric</w:t>
            </w:r>
          </w:p>
        </w:tc>
        <w:tc>
          <w:tcPr>
            <w:tcW w:w="0" w:type="auto"/>
          </w:tcPr>
          <w:p w:rsidR="007939B1" w:rsidRDefault="007939B1">
            <w:pPr>
              <w:jc w:val="left"/>
            </w:pPr>
            <w:proofErr w:type="gramStart"/>
            <w:r>
              <w:t>an</w:t>
            </w:r>
            <w:proofErr w:type="gramEnd"/>
            <w:r>
              <w:t xml:space="preserve"> identifier used to associate RESPONSE messages to the initial REQUEST message. It should be noted that the REQUEST.id MUST be incremented every time a new REQUEST message is created.</w:t>
            </w:r>
          </w:p>
        </w:tc>
      </w:tr>
      <w:tr w:rsidR="007939B1" w:rsidTr="00E01BF7">
        <w:tc>
          <w:tcPr>
            <w:tcW w:w="0" w:type="auto"/>
          </w:tcPr>
          <w:p w:rsidR="007939B1" w:rsidRDefault="007939B1">
            <w:pPr>
              <w:jc w:val="left"/>
            </w:pPr>
            <w:r>
              <w:t>from</w:t>
            </w:r>
          </w:p>
        </w:tc>
        <w:tc>
          <w:tcPr>
            <w:tcW w:w="0" w:type="auto"/>
          </w:tcPr>
          <w:p w:rsidR="007939B1" w:rsidRDefault="007939B1">
            <w:pPr>
              <w:jc w:val="left"/>
            </w:pPr>
            <w:hyperlink r:id="rId109">
              <w:r>
                <w:rPr>
                  <w:rStyle w:val="Hyperlink"/>
                </w:rPr>
                <w:t>URL</w:t>
              </w:r>
            </w:hyperlink>
          </w:p>
        </w:tc>
        <w:tc>
          <w:tcPr>
            <w:tcW w:w="0" w:type="auto"/>
          </w:tcPr>
          <w:p w:rsidR="007939B1" w:rsidRDefault="007939B1">
            <w:pPr>
              <w:jc w:val="left"/>
            </w:pPr>
            <w:r>
              <w:t>URL of a Hyperty instance or user associated with it</w:t>
            </w:r>
          </w:p>
        </w:tc>
      </w:tr>
      <w:tr w:rsidR="007939B1" w:rsidTr="00E01BF7">
        <w:tc>
          <w:tcPr>
            <w:tcW w:w="0" w:type="auto"/>
          </w:tcPr>
          <w:p w:rsidR="007939B1" w:rsidRDefault="007939B1">
            <w:pPr>
              <w:jc w:val="left"/>
            </w:pPr>
            <w:r>
              <w:t>to</w:t>
            </w:r>
          </w:p>
        </w:tc>
        <w:tc>
          <w:tcPr>
            <w:tcW w:w="0" w:type="auto"/>
          </w:tcPr>
          <w:p w:rsidR="007939B1" w:rsidRDefault="007939B1">
            <w:pPr>
              <w:jc w:val="left"/>
            </w:pPr>
            <w:hyperlink r:id="rId110">
              <w:r>
                <w:rPr>
                  <w:rStyle w:val="Hyperlink"/>
                </w:rPr>
                <w:t>URL</w:t>
              </w:r>
            </w:hyperlink>
          </w:p>
        </w:tc>
        <w:tc>
          <w:tcPr>
            <w:tcW w:w="0" w:type="auto"/>
          </w:tcPr>
          <w:p w:rsidR="007939B1" w:rsidRDefault="007939B1">
            <w:pPr>
              <w:jc w:val="left"/>
            </w:pPr>
            <w:r>
              <w:t xml:space="preserve">One or more </w:t>
            </w:r>
            <w:hyperlink r:id="rId111">
              <w:r>
                <w:rPr>
                  <w:rStyle w:val="Hyperlink"/>
                </w:rPr>
                <w:t>URLs</w:t>
              </w:r>
            </w:hyperlink>
            <w:r>
              <w:t xml:space="preserve"> of Message recipients. According to the URL scheme it may be treated in different ways by the MN.</w:t>
            </w:r>
          </w:p>
        </w:tc>
      </w:tr>
      <w:tr w:rsidR="007939B1" w:rsidTr="00E01BF7">
        <w:tc>
          <w:tcPr>
            <w:tcW w:w="0" w:type="auto"/>
          </w:tcPr>
          <w:p w:rsidR="007939B1" w:rsidRDefault="007939B1">
            <w:pPr>
              <w:jc w:val="left"/>
            </w:pPr>
            <w:r>
              <w:t>body</w:t>
            </w:r>
          </w:p>
        </w:tc>
        <w:tc>
          <w:tcPr>
            <w:tcW w:w="0" w:type="auto"/>
          </w:tcPr>
          <w:p w:rsidR="007939B1" w:rsidRDefault="007939B1">
            <w:pPr>
              <w:jc w:val="left"/>
            </w:pPr>
            <w:r>
              <w:t>JSON-Object</w:t>
            </w:r>
          </w:p>
        </w:tc>
        <w:tc>
          <w:tcPr>
            <w:tcW w:w="0" w:type="auto"/>
          </w:tcPr>
          <w:p w:rsidR="007939B1" w:rsidRDefault="007939B1">
            <w:pPr>
              <w:jc w:val="left"/>
            </w:pPr>
            <w:r>
              <w:t>The message body according to the type that is identified by the type attribute in the message header.</w:t>
            </w:r>
          </w:p>
        </w:tc>
      </w:tr>
    </w:tbl>
    <w:p w:rsidR="007939B1" w:rsidRDefault="007939B1">
      <w:pPr>
        <w:pStyle w:val="Heading4"/>
      </w:pPr>
      <w:bookmarkStart w:id="113" w:name="message-body"/>
      <w:bookmarkEnd w:id="113"/>
      <w:r>
        <w:t>Message Body</w:t>
      </w:r>
    </w:p>
    <w:p w:rsidR="007939B1" w:rsidRDefault="007939B1">
      <w:r>
        <w:t>The Message Body is a JSON object that varies according to the message type, specified in the message header. Currently following types of Message bodies are specified in the reTHINK specification:</w:t>
      </w:r>
    </w:p>
    <w:p w:rsidR="007939B1" w:rsidRDefault="007939B1" w:rsidP="007939B1">
      <w:pPr>
        <w:numPr>
          <w:ilvl w:val="0"/>
          <w:numId w:val="23"/>
        </w:numPr>
      </w:pPr>
      <w:r>
        <w:t>CreateMessageBody</w:t>
      </w:r>
    </w:p>
    <w:p w:rsidR="007939B1" w:rsidRDefault="007939B1" w:rsidP="007939B1">
      <w:pPr>
        <w:numPr>
          <w:ilvl w:val="0"/>
          <w:numId w:val="23"/>
        </w:numPr>
      </w:pPr>
      <w:r>
        <w:t>ReadMessageBody</w:t>
      </w:r>
    </w:p>
    <w:p w:rsidR="007939B1" w:rsidRDefault="007939B1" w:rsidP="007939B1">
      <w:pPr>
        <w:numPr>
          <w:ilvl w:val="0"/>
          <w:numId w:val="23"/>
        </w:numPr>
      </w:pPr>
      <w:r>
        <w:t>UpdateMessageBody</w:t>
      </w:r>
    </w:p>
    <w:p w:rsidR="007939B1" w:rsidRDefault="007939B1" w:rsidP="007939B1">
      <w:pPr>
        <w:numPr>
          <w:ilvl w:val="0"/>
          <w:numId w:val="23"/>
        </w:numPr>
      </w:pPr>
      <w:r>
        <w:t>DeleteMessageBody</w:t>
      </w:r>
    </w:p>
    <w:p w:rsidR="007939B1" w:rsidRDefault="007939B1" w:rsidP="007939B1">
      <w:pPr>
        <w:numPr>
          <w:ilvl w:val="0"/>
          <w:numId w:val="23"/>
        </w:numPr>
      </w:pPr>
      <w:r>
        <w:t>ForwardMessageBody</w:t>
      </w:r>
    </w:p>
    <w:p w:rsidR="007939B1" w:rsidRDefault="007939B1" w:rsidP="007939B1">
      <w:pPr>
        <w:numPr>
          <w:ilvl w:val="0"/>
          <w:numId w:val="23"/>
        </w:numPr>
      </w:pPr>
      <w:r>
        <w:t>ResponseMessageBody</w:t>
      </w:r>
    </w:p>
    <w:p w:rsidR="007939B1" w:rsidRDefault="007939B1" w:rsidP="007939B1">
      <w:pPr>
        <w:numPr>
          <w:ilvl w:val="0"/>
          <w:numId w:val="23"/>
        </w:numPr>
      </w:pPr>
      <w:r>
        <w:t>SubscribeMessageBody</w:t>
      </w:r>
    </w:p>
    <w:p w:rsidR="007939B1" w:rsidRDefault="007939B1" w:rsidP="007939B1">
      <w:pPr>
        <w:numPr>
          <w:ilvl w:val="0"/>
          <w:numId w:val="23"/>
        </w:numPr>
      </w:pPr>
      <w:r>
        <w:t>UnsubscribeMessageBody</w:t>
      </w:r>
    </w:p>
    <w:p w:rsidR="007939B1" w:rsidRDefault="007939B1" w:rsidP="007939B1">
      <w:pPr>
        <w:numPr>
          <w:ilvl w:val="0"/>
          <w:numId w:val="23"/>
        </w:numPr>
      </w:pPr>
      <w:r>
        <w:lastRenderedPageBreak/>
        <w:t>ExecuteMessageBody</w:t>
      </w:r>
    </w:p>
    <w:p w:rsidR="007939B1" w:rsidRDefault="007939B1">
      <w:r>
        <w:t xml:space="preserve">Message bodies can contain JWT tokens for Access Control or for Identity Assertion purposes. See </w:t>
      </w:r>
      <w:hyperlink r:id="rId112">
        <w:r>
          <w:rPr>
            <w:rStyle w:val="Hyperlink"/>
          </w:rPr>
          <w:t>here</w:t>
        </w:r>
      </w:hyperlink>
      <w:r>
        <w:t xml:space="preserve"> for more details.</w:t>
      </w:r>
    </w:p>
    <w:p w:rsidR="007939B1" w:rsidRDefault="007939B1">
      <w:pPr>
        <w:pStyle w:val="BodyText"/>
      </w:pPr>
      <w:r>
        <w:t>The "MessageBody.via" attribute contains a list of all Protostub addresses (Protostub) that the message has been passed through. It is used to prevent infinite cycles in the Hyperty Messaging Framework.</w:t>
      </w:r>
    </w:p>
    <w:p w:rsidR="007939B1" w:rsidRDefault="007939B1">
      <w:pPr>
        <w:pStyle w:val="BodyText"/>
      </w:pPr>
      <w:r>
        <w:t xml:space="preserve">Detailed specifications of these Message bodies can be found at </w:t>
      </w:r>
      <w:hyperlink r:id="rId113">
        <w:r>
          <w:rPr>
            <w:rStyle w:val="Hyperlink"/>
          </w:rPr>
          <w:t>Message Model</w:t>
        </w:r>
      </w:hyperlink>
      <w:r>
        <w:t>.</w:t>
      </w:r>
    </w:p>
    <w:p w:rsidR="007939B1" w:rsidRDefault="007939B1">
      <w:pPr>
        <w:pStyle w:val="Heading4"/>
      </w:pPr>
      <w:bookmarkStart w:id="114" w:name="request---response-transactions"/>
      <w:bookmarkEnd w:id="114"/>
      <w:r>
        <w:t>Request - Response transactions</w:t>
      </w:r>
    </w:p>
    <w:p w:rsidR="007939B1" w:rsidRDefault="007939B1">
      <w:r>
        <w:t>A Response to a Request message should follow this rule:</w:t>
      </w:r>
    </w:p>
    <w:p w:rsidR="007939B1" w:rsidRDefault="007939B1" w:rsidP="00E01BF7">
      <w:pPr>
        <w:pStyle w:val="SourceCode"/>
        <w:ind w:left="720"/>
        <w:jc w:val="left"/>
      </w:pPr>
      <w:r>
        <w:t>Response.from = Request.to</w:t>
      </w:r>
      <w:r>
        <w:br/>
        <w:t>Response.to = Request.from</w:t>
      </w:r>
      <w:r>
        <w:br/>
        <w:t>Response.id = Request.id</w:t>
      </w:r>
    </w:p>
    <w:p w:rsidR="007939B1" w:rsidRDefault="007939B1">
      <w:r>
        <w:t xml:space="preserve">The Request.id MUST </w:t>
      </w:r>
      <w:proofErr w:type="gramStart"/>
      <w:r>
        <w:t>be</w:t>
      </w:r>
      <w:proofErr w:type="gramEnd"/>
      <w:r>
        <w:t xml:space="preserve"> incremented every time a new Request message is created.</w:t>
      </w:r>
    </w:p>
    <w:p w:rsidR="007939B1" w:rsidRDefault="007939B1">
      <w:pPr>
        <w:pStyle w:val="Heading3"/>
      </w:pPr>
      <w:bookmarkStart w:id="115" w:name="apis"/>
      <w:bookmarkStart w:id="116" w:name="_Toc444285886"/>
      <w:bookmarkEnd w:id="115"/>
      <w:r>
        <w:t>APIs</w:t>
      </w:r>
      <w:bookmarkEnd w:id="116"/>
    </w:p>
    <w:p w:rsidR="007939B1" w:rsidRDefault="007939B1">
      <w:pPr>
        <w:pStyle w:val="Heading4"/>
      </w:pPr>
      <w:bookmarkStart w:id="117" w:name="the-protostub-api"/>
      <w:bookmarkEnd w:id="117"/>
      <w:r>
        <w:t>The ProtoStub API</w:t>
      </w:r>
    </w:p>
    <w:p w:rsidR="007939B1" w:rsidRDefault="007939B1">
      <w:pPr>
        <w:pStyle w:val="Heading4"/>
      </w:pPr>
      <w:bookmarkStart w:id="118" w:name="the-protostub-api-1"/>
      <w:bookmarkEnd w:id="118"/>
      <w:r>
        <w:t>The ProtoStub API</w:t>
      </w:r>
    </w:p>
    <w:p w:rsidR="007939B1" w:rsidRDefault="007939B1">
      <w:r>
        <w:t xml:space="preserve">The interface that a protocol stub has to implement is kept very small and simple by intent. </w:t>
      </w:r>
      <w:proofErr w:type="gramStart"/>
      <w:r>
        <w:t>describe</w:t>
      </w:r>
      <w:proofErr w:type="gramEnd"/>
      <w:r>
        <w:t xml:space="preserve"> main flow as UML for: - stub connection - message routing</w:t>
      </w:r>
    </w:p>
    <w:p w:rsidR="007939B1" w:rsidRDefault="007939B1">
      <w:pPr>
        <w:pStyle w:val="BodyText"/>
      </w:pPr>
      <w:r>
        <w:t>A protocolStub is constructed with a set of parameters that ensures that the stub can be uniquely identified, can connect to its backend Messaging Node and can communicate with the messaging bus in the runtime.</w:t>
      </w:r>
    </w:p>
    <w:p w:rsidR="00E01BF7" w:rsidRDefault="00E01BF7">
      <w:pPr>
        <w:pStyle w:val="BodyText"/>
      </w:pPr>
    </w:p>
    <w:p w:rsidR="007939B1" w:rsidRDefault="007939B1">
      <w:pPr>
        <w:pStyle w:val="SourceCode"/>
      </w:pPr>
      <w:proofErr w:type="gramStart"/>
      <w:r>
        <w:t>new</w:t>
      </w:r>
      <w:proofErr w:type="gramEnd"/>
      <w:r>
        <w:t xml:space="preserve"> ProtoStub(runtimeProtoStubURL, busPostMessage, configuration)</w:t>
      </w:r>
    </w:p>
    <w:p w:rsidR="007939B1" w:rsidRDefault="007939B1">
      <w:r>
        <w:rPr>
          <w:i/>
        </w:rPr>
        <w:t>Parameters: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9"/>
        <w:gridCol w:w="4053"/>
        <w:gridCol w:w="3043"/>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runtimeProtoStubURL</w:t>
            </w:r>
          </w:p>
        </w:tc>
        <w:tc>
          <w:tcPr>
            <w:tcW w:w="0" w:type="auto"/>
          </w:tcPr>
          <w:p w:rsidR="007939B1" w:rsidRDefault="007939B1">
            <w:pPr>
              <w:jc w:val="left"/>
            </w:pPr>
            <w:r>
              <w:t>URL.RuntimeURL</w:t>
            </w:r>
          </w:p>
        </w:tc>
        <w:tc>
          <w:tcPr>
            <w:tcW w:w="0" w:type="auto"/>
          </w:tcPr>
          <w:p w:rsidR="007939B1" w:rsidRDefault="007939B1">
            <w:pPr>
              <w:jc w:val="left"/>
            </w:pPr>
            <w:r>
              <w:t>A URL allocated by the runtime that uniquely identifies this protocolStub.</w:t>
            </w:r>
          </w:p>
        </w:tc>
      </w:tr>
      <w:tr w:rsidR="007939B1" w:rsidTr="00E01BF7">
        <w:tc>
          <w:tcPr>
            <w:tcW w:w="0" w:type="auto"/>
          </w:tcPr>
          <w:p w:rsidR="007939B1" w:rsidRDefault="007939B1">
            <w:pPr>
              <w:jc w:val="left"/>
            </w:pPr>
            <w:r>
              <w:t>busPostMessage</w:t>
            </w:r>
          </w:p>
        </w:tc>
        <w:tc>
          <w:tcPr>
            <w:tcW w:w="0" w:type="auto"/>
          </w:tcPr>
          <w:p w:rsidR="007939B1" w:rsidRDefault="007939B1">
            <w:pPr>
              <w:jc w:val="left"/>
            </w:pPr>
            <w:r>
              <w:t>Message.Message</w:t>
            </w:r>
          </w:p>
        </w:tc>
        <w:tc>
          <w:tcPr>
            <w:tcW w:w="0" w:type="auto"/>
          </w:tcPr>
          <w:p w:rsidR="007939B1" w:rsidRDefault="007939B1">
            <w:pPr>
              <w:jc w:val="left"/>
            </w:pPr>
            <w:r>
              <w:t>The runtime BUS postMessage function to be invoked on messages received by the protocol stub.</w:t>
            </w:r>
          </w:p>
        </w:tc>
      </w:tr>
      <w:tr w:rsidR="007939B1" w:rsidTr="00E01BF7">
        <w:tc>
          <w:tcPr>
            <w:tcW w:w="0" w:type="auto"/>
          </w:tcPr>
          <w:p w:rsidR="007939B1" w:rsidRDefault="007939B1">
            <w:pPr>
              <w:jc w:val="left"/>
            </w:pPr>
            <w:r>
              <w:t>configuration</w:t>
            </w:r>
          </w:p>
        </w:tc>
        <w:tc>
          <w:tcPr>
            <w:tcW w:w="0" w:type="auto"/>
          </w:tcPr>
          <w:p w:rsidR="007939B1" w:rsidRDefault="007939B1">
            <w:pPr>
              <w:jc w:val="left"/>
            </w:pPr>
            <w:r>
              <w:t>ProtoStubDescriptor.ConfigurationDataList</w:t>
            </w:r>
          </w:p>
        </w:tc>
        <w:tc>
          <w:tcPr>
            <w:tcW w:w="0" w:type="auto"/>
          </w:tcPr>
          <w:p w:rsidR="007939B1" w:rsidRDefault="007939B1">
            <w:pPr>
              <w:jc w:val="left"/>
            </w:pPr>
            <w:r>
              <w:t>Configuration data that is retrieved from the protocolStub descriptor. This data is implementation-specific and ensures that the Stub can address and connect its own Messaging Node.</w:t>
            </w:r>
          </w:p>
        </w:tc>
      </w:tr>
    </w:tbl>
    <w:p w:rsidR="007939B1" w:rsidRDefault="007939B1">
      <w:pPr>
        <w:pStyle w:val="Heading5"/>
      </w:pPr>
      <w:bookmarkStart w:id="119" w:name="methods"/>
      <w:bookmarkEnd w:id="119"/>
      <w:r>
        <w:lastRenderedPageBreak/>
        <w:t>Methods</w:t>
      </w:r>
    </w:p>
    <w:p w:rsidR="007939B1" w:rsidRDefault="007939B1">
      <w:r>
        <w:t>The connect method establishes the connection between the protocol stub and the backend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connect(</w:t>
      </w:r>
      <w:proofErr w:type="gramEnd"/>
      <w:r w:rsidRPr="00E01BF7">
        <w:rPr>
          <w:rFonts w:ascii="Times New Roman" w:hAnsi="Times New Roman"/>
          <w:sz w:val="18"/>
          <w:szCs w:val="18"/>
        </w:rPr>
        <w:t>identity)</w:t>
      </w:r>
    </w:p>
    <w:p w:rsidR="007939B1" w:rsidRDefault="007939B1">
      <w:pPr>
        <w:pStyle w:val="BodyText"/>
      </w:pPr>
    </w:p>
    <w:p w:rsidR="007939B1" w:rsidRDefault="007939B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explicitly receives a "disconnect" invocation.</w:t>
      </w:r>
    </w:p>
    <w:p w:rsidR="007939B1" w:rsidRDefault="007939B1">
      <w:pPr>
        <w:pStyle w:val="BodyText"/>
      </w:pPr>
      <w:r>
        <w:rPr>
          <w:i/>
        </w:rPr>
        <w:t>Parameters: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5"/>
        <w:gridCol w:w="956"/>
        <w:gridCol w:w="7426"/>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identity</w:t>
            </w:r>
          </w:p>
        </w:tc>
        <w:tc>
          <w:tcPr>
            <w:tcW w:w="0" w:type="auto"/>
          </w:tcPr>
          <w:p w:rsidR="007939B1" w:rsidRDefault="007939B1">
            <w:pPr>
              <w:jc w:val="left"/>
            </w:pPr>
            <w:r>
              <w:t>IDToken</w:t>
            </w:r>
          </w:p>
        </w:tc>
        <w:tc>
          <w:tcPr>
            <w:tcW w:w="0" w:type="auto"/>
          </w:tcPr>
          <w:p w:rsidR="007939B1" w:rsidRDefault="007939B1">
            <w:pPr>
              <w:jc w:val="left"/>
            </w:pPr>
            <w:r>
              <w:t>An optional identity token that can be used to authenticate this stub connection against the backend messaging node</w:t>
            </w:r>
          </w:p>
        </w:tc>
      </w:tr>
    </w:tbl>
    <w:p w:rsidR="007939B1" w:rsidRDefault="007939B1">
      <w:pPr>
        <w:pStyle w:val="BodyText"/>
      </w:pPr>
      <w:r>
        <w:t xml:space="preserve">The disconnect method is used to explicitly disconnect a stub from its messaging node. Such </w:t>
      </w:r>
      <w:proofErr w:type="gramStart"/>
      <w:r>
        <w:t>a disconnect</w:t>
      </w:r>
      <w:proofErr w:type="gramEnd"/>
      <w:r>
        <w:t xml:space="preserve"> can be used to release and clean up resources in the stub and also on the backend side in the messaging node.</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t xml:space="preserve">  </w:t>
      </w:r>
      <w:proofErr w:type="gramStart"/>
      <w:r w:rsidRPr="00E01BF7">
        <w:rPr>
          <w:rFonts w:ascii="Times New Roman" w:hAnsi="Times New Roman"/>
          <w:sz w:val="18"/>
          <w:szCs w:val="18"/>
        </w:rPr>
        <w:t>disconnect()</w:t>
      </w:r>
      <w:proofErr w:type="gramEnd"/>
    </w:p>
    <w:p w:rsidR="007939B1" w:rsidRDefault="007939B1">
      <w:pPr>
        <w:pStyle w:val="BodyText"/>
      </w:pPr>
      <w:r>
        <w:t xml:space="preserve">The postMessage method is used by the runtime to send messages through the protocol stub to connected backend </w:t>
      </w:r>
      <w:proofErr w:type="gramStart"/>
      <w:r>
        <w:t>server.postMessage(</w:t>
      </w:r>
      <w:proofErr w:type="gramEnd"/>
      <w:r>
        <w:t>message)</w:t>
      </w:r>
    </w:p>
    <w:tbl>
      <w:tblPr>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1848"/>
        <w:gridCol w:w="4835"/>
      </w:tblGrid>
      <w:tr w:rsidR="007939B1" w:rsidTr="00E01BF7">
        <w:tc>
          <w:tcPr>
            <w:tcW w:w="0" w:type="auto"/>
            <w:vAlign w:val="bottom"/>
          </w:tcPr>
          <w:p w:rsidR="007939B1" w:rsidRPr="00E01BF7" w:rsidRDefault="007939B1">
            <w:pPr>
              <w:jc w:val="left"/>
              <w:rPr>
                <w:b/>
              </w:rPr>
            </w:pPr>
            <w:r w:rsidRPr="00E01BF7">
              <w:rPr>
                <w:b/>
              </w:rPr>
              <w:t>name</w:t>
            </w:r>
          </w:p>
        </w:tc>
        <w:tc>
          <w:tcPr>
            <w:tcW w:w="0" w:type="auto"/>
            <w:vAlign w:val="bottom"/>
          </w:tcPr>
          <w:p w:rsidR="007939B1" w:rsidRPr="00E01BF7" w:rsidRDefault="007939B1">
            <w:pPr>
              <w:jc w:val="left"/>
              <w:rPr>
                <w:b/>
              </w:rPr>
            </w:pPr>
            <w:r w:rsidRPr="00E01BF7">
              <w:rPr>
                <w:b/>
              </w:rPr>
              <w:t>type</w:t>
            </w:r>
          </w:p>
        </w:tc>
        <w:tc>
          <w:tcPr>
            <w:tcW w:w="0" w:type="auto"/>
            <w:vAlign w:val="bottom"/>
          </w:tcPr>
          <w:p w:rsidR="007939B1" w:rsidRPr="00E01BF7" w:rsidRDefault="007939B1">
            <w:pPr>
              <w:jc w:val="left"/>
              <w:rPr>
                <w:b/>
              </w:rPr>
            </w:pPr>
            <w:r w:rsidRPr="00E01BF7">
              <w:rPr>
                <w:b/>
              </w:rPr>
              <w:t>description</w:t>
            </w:r>
          </w:p>
        </w:tc>
      </w:tr>
      <w:tr w:rsidR="007939B1" w:rsidTr="00E01BF7">
        <w:tc>
          <w:tcPr>
            <w:tcW w:w="0" w:type="auto"/>
          </w:tcPr>
          <w:p w:rsidR="007939B1" w:rsidRDefault="007939B1">
            <w:pPr>
              <w:jc w:val="left"/>
            </w:pPr>
            <w:r>
              <w:t>message</w:t>
            </w:r>
          </w:p>
        </w:tc>
        <w:tc>
          <w:tcPr>
            <w:tcW w:w="0" w:type="auto"/>
          </w:tcPr>
          <w:p w:rsidR="007939B1" w:rsidRDefault="007939B1">
            <w:pPr>
              <w:jc w:val="left"/>
            </w:pPr>
            <w:r>
              <w:t>Message.Message</w:t>
            </w:r>
          </w:p>
        </w:tc>
        <w:tc>
          <w:tcPr>
            <w:tcW w:w="0" w:type="auto"/>
          </w:tcPr>
          <w:p w:rsidR="007939B1" w:rsidRDefault="007939B1">
            <w:pPr>
              <w:jc w:val="left"/>
            </w:pPr>
            <w:r>
              <w:t>The message to be dispatched by the protocol stub.</w:t>
            </w:r>
          </w:p>
        </w:tc>
      </w:tr>
    </w:tbl>
    <w:p w:rsidR="007939B1" w:rsidRDefault="007939B1">
      <w:pPr>
        <w:pStyle w:val="Heading5"/>
      </w:pPr>
      <w:bookmarkStart w:id="120" w:name="events"/>
      <w:bookmarkEnd w:id="120"/>
      <w:r>
        <w:t>Events</w:t>
      </w:r>
    </w:p>
    <w:p w:rsidR="007939B1" w:rsidRDefault="007939B1">
      <w:r>
        <w:t>A protocol stub emits events to communicate its own connection state to the runtime. Whenever the stub gets connected or disconnected, it uses the "busPostMessage" to send a message to the runtimes message bus. These Event messages are defined as follows:</w:t>
      </w:r>
    </w:p>
    <w:p w:rsidR="00E01BF7" w:rsidRPr="00E01BF7" w:rsidRDefault="00E01BF7" w:rsidP="00E01BF7">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E01BF7">
        <w:rPr>
          <w:rFonts w:ascii="Times New Roman" w:hAnsi="Times New Roman"/>
          <w:sz w:val="18"/>
          <w:szCs w:val="18"/>
        </w:rPr>
        <w:t xml:space="preserve">  {</w:t>
      </w:r>
      <w:r w:rsidRPr="00E01BF7">
        <w:rPr>
          <w:rFonts w:ascii="Times New Roman" w:hAnsi="Times New Roman"/>
          <w:sz w:val="18"/>
          <w:szCs w:val="18"/>
        </w:rPr>
        <w:br/>
      </w:r>
      <w:proofErr w:type="gramStart"/>
      <w:r w:rsidRPr="00E01BF7">
        <w:rPr>
          <w:rFonts w:ascii="Times New Roman" w:hAnsi="Times New Roman"/>
          <w:sz w:val="18"/>
          <w:szCs w:val="18"/>
        </w:rPr>
        <w:t xml:space="preserve"> </w:t>
      </w:r>
      <w:proofErr w:type="gramEnd"/>
      <w:r w:rsidRPr="00E01BF7">
        <w:rPr>
          <w:rFonts w:ascii="Times New Roman" w:hAnsi="Times New Roman"/>
          <w:sz w:val="18"/>
          <w:szCs w:val="18"/>
        </w:rPr>
        <w:t xml:space="preserve"> "type": 'update',</w:t>
      </w:r>
      <w:r w:rsidRPr="00E01BF7">
        <w:rPr>
          <w:rFonts w:ascii="Times New Roman" w:hAnsi="Times New Roman"/>
          <w:sz w:val="18"/>
          <w:szCs w:val="18"/>
        </w:rPr>
        <w:br/>
        <w:t xml:space="preserve">  "from": runtimeProtoStubURL,</w:t>
      </w:r>
      <w:r w:rsidRPr="00E01BF7">
        <w:rPr>
          <w:rFonts w:ascii="Times New Roman" w:hAnsi="Times New Roman"/>
          <w:sz w:val="18"/>
          <w:szCs w:val="18"/>
        </w:rPr>
        <w:br/>
        <w:t xml:space="preserve">  "to": runtimeProtoStubURL + '/status',</w:t>
      </w:r>
      <w:r w:rsidRPr="00E01BF7">
        <w:rPr>
          <w:rFonts w:ascii="Times New Roman" w:hAnsi="Times New Roman"/>
          <w:sz w:val="18"/>
          <w:szCs w:val="18"/>
        </w:rPr>
        <w:br/>
        <w:t xml:space="preserve">  "body": {</w:t>
      </w:r>
      <w:r w:rsidRPr="00E01BF7">
        <w:rPr>
          <w:rFonts w:ascii="Times New Roman" w:hAnsi="Times New Roman"/>
          <w:sz w:val="18"/>
          <w:szCs w:val="18"/>
        </w:rPr>
        <w:br/>
        <w:t xml:space="preserve">    "value": "connected|disconnected"</w:t>
      </w:r>
      <w:r w:rsidRPr="00E01BF7">
        <w:rPr>
          <w:rFonts w:ascii="Times New Roman" w:hAnsi="Times New Roman"/>
          <w:sz w:val="18"/>
          <w:szCs w:val="18"/>
        </w:rPr>
        <w:br/>
        <w:t>}</w:t>
      </w:r>
    </w:p>
    <w:p w:rsidR="00E01BF7" w:rsidRDefault="00E01BF7"/>
    <w:p w:rsidR="007939B1" w:rsidRDefault="007939B1">
      <w:r>
        <w:t>The runtimeProtoStubURL is the URL that was provided as first parameter of the Stub constructor. The value in the message body is either "connected" or "disconnected".</w:t>
      </w:r>
    </w:p>
    <w:p w:rsidR="007939B1" w:rsidRDefault="007939B1">
      <w:pPr>
        <w:pStyle w:val="Heading3"/>
      </w:pPr>
      <w:bookmarkStart w:id="121" w:name="message-node-functionalities-and-main-pr"/>
      <w:bookmarkStart w:id="122" w:name="_Toc444285887"/>
      <w:bookmarkEnd w:id="121"/>
      <w:r>
        <w:lastRenderedPageBreak/>
        <w:t>Message Node functionalities and main procedures</w:t>
      </w:r>
      <w:bookmarkEnd w:id="122"/>
    </w:p>
    <w:p w:rsidR="007939B1" w:rsidRDefault="007939B1">
      <w:pPr>
        <w:pStyle w:val="Heading4"/>
      </w:pPr>
      <w:bookmarkStart w:id="123" w:name="stub-identification-and-resource-managem"/>
      <w:bookmarkEnd w:id="123"/>
      <w:r>
        <w:t>Stub identification and resource management</w:t>
      </w:r>
    </w:p>
    <w:p w:rsidR="007939B1" w:rsidRDefault="007939B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7939B1" w:rsidRDefault="007939B1">
      <w:pPr>
        <w:pStyle w:val="BodyText"/>
      </w:pPr>
      <w:r>
        <w:t xml:space="preserve">A valid method for the MN to identify a stub connection is to use the "runtimeURL", which each stub is constructed with in the runtime. If the stub provides this </w:t>
      </w:r>
      <w:proofErr w:type="gramStart"/>
      <w:r>
        <w:t>url</w:t>
      </w:r>
      <w:proofErr w:type="gramEnd"/>
      <w:r>
        <w:t xml:space="preserve"> during the connection handshake procedure, then the MN can identify the stub/runtime, even after a potential re-connect, e.g. due to temporary loss of network connectivity.</w:t>
      </w:r>
    </w:p>
    <w:p w:rsidR="007939B1" w:rsidRDefault="007939B1">
      <w:pPr>
        <w:pStyle w:val="BodyText"/>
      </w:pPr>
      <w:r>
        <w:t xml:space="preserve">It is the responsibility of the MN to release resources if the "disconnect" method was invoked on the </w:t>
      </w:r>
      <w:proofErr w:type="gramStart"/>
      <w:r>
        <w:t>stub .</w:t>
      </w:r>
      <w:proofErr w:type="gramEnd"/>
      <w:r>
        <w:t xml:space="preserve"> This is the official indication that the runtime does not need this stub connection anymore and it has released the stub. In the alternative case, that a stub was not sending messages for a longer period, but was also not officially disconnected, it is up to the MN implementation to run a kind of garbage collection mechanism to release stale resources.</w:t>
      </w:r>
    </w:p>
    <w:p w:rsidR="007939B1" w:rsidRDefault="007939B1">
      <w:pPr>
        <w:pStyle w:val="Heading4"/>
      </w:pPr>
      <w:bookmarkStart w:id="124" w:name="address-allocation"/>
      <w:bookmarkEnd w:id="124"/>
      <w:r>
        <w:t>Address Allocation</w:t>
      </w:r>
    </w:p>
    <w:p w:rsidR="007939B1" w:rsidRDefault="007939B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7939B1" w:rsidRDefault="007939B1">
      <w:pPr>
        <w:pStyle w:val="BodyText"/>
      </w:pPr>
      <w:r>
        <w:t>The MN must support address allocation for Hyperties as well as for data object. The general format of an allocation message is as follows:</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"CREATE",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"scheme" : &lt;scheme&gt;, "childrenResources" : [{"&lt;resource-children-name&gt;"}], "value" : {"number" : &lt;integer&gt; ,  "allocationKey" : "&lt;key&gt;"} }</w:t>
      </w:r>
    </w:p>
    <w:p w:rsidR="00E01BF7" w:rsidRDefault="00E01BF7">
      <w:pPr>
        <w:pStyle w:val="BodyText"/>
      </w:pPr>
    </w:p>
    <w:p w:rsidR="007939B1" w:rsidRDefault="007939B1">
      <w:proofErr w:type="gramStart"/>
      <w:r>
        <w:t>where</w:t>
      </w:r>
      <w:proofErr w:type="gramEnd"/>
      <w:r>
        <w:t xml:space="preserv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t>"id" : "&lt;1&gt;"</w:t>
      </w:r>
      <w:r w:rsidRPr="008B1692">
        <w:rPr>
          <w:rFonts w:ascii="Times New Roman" w:hAnsi="Times New Roman"/>
          <w:sz w:val="18"/>
          <w:szCs w:val="18"/>
        </w:rPr>
        <w:br/>
        <w:t>"type" : "RESPONSE",</w:t>
      </w:r>
      <w:r w:rsidRPr="008B1692">
        <w:rPr>
          <w:rFonts w:ascii="Times New Roman" w:hAnsi="Times New Roman"/>
          <w:sz w:val="18"/>
          <w:szCs w:val="18"/>
        </w:rPr>
        <w:br/>
        <w:t>"from" : "domain://msg-node.&lt;sp-domain&gt;/&lt;type&gt;-address-allocation",</w:t>
      </w:r>
      <w:r w:rsidRPr="008B1692">
        <w:rPr>
          <w:rFonts w:ascii="Times New Roman" w:hAnsi="Times New Roman"/>
          <w:sz w:val="18"/>
          <w:szCs w:val="18"/>
        </w:rPr>
        <w:br/>
        <w:t>"to" : "hyperty-runtime://&lt;sp-domain&gt;/&lt;runtime-instance-identifier&gt;/registry/allocation",</w:t>
      </w:r>
      <w:r w:rsidRPr="008B1692">
        <w:rPr>
          <w:rFonts w:ascii="Times New Roman" w:hAnsi="Times New Roman"/>
          <w:sz w:val="18"/>
          <w:szCs w:val="18"/>
        </w:rPr>
        <w:br/>
        <w:t>"body" : { "code": 200, "value" : {"allocated": ["&lt;scheme&gt;://&lt;sp-domain&gt;/&lt;identifier&gt;", ...]} }</w:t>
      </w:r>
    </w:p>
    <w:p w:rsidR="008B1692" w:rsidRDefault="008B1692"/>
    <w:p w:rsidR="007939B1" w:rsidRDefault="007939B1">
      <w:r>
        <w:t xml:space="preserve">The format of the </w:t>
      </w:r>
      <w:proofErr w:type="gramStart"/>
      <w:r>
        <w:t>generated  part</w:t>
      </w:r>
      <w:proofErr w:type="gramEnd"/>
      <w:r>
        <w:t xml:space="preserve"> of the url is implementation specific.</w:t>
      </w:r>
    </w:p>
    <w:p w:rsidR="007939B1" w:rsidRDefault="007939B1">
      <w:pPr>
        <w:pStyle w:val="BodyText"/>
      </w:pPr>
      <w:r>
        <w:t>The MN must de-allocate addresses, if it receives a DELETE message of this format:</w:t>
      </w:r>
    </w:p>
    <w:p w:rsidR="008B1692" w:rsidRPr="008B1692" w:rsidRDefault="008B1692" w:rsidP="008B1692">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8B1692">
        <w:rPr>
          <w:rFonts w:ascii="Times New Roman" w:hAnsi="Times New Roman"/>
          <w:sz w:val="18"/>
          <w:szCs w:val="18"/>
        </w:rPr>
        <w:lastRenderedPageBreak/>
        <w:t>"id" : "&lt;3&gt;"</w:t>
      </w:r>
      <w:r w:rsidRPr="008B1692">
        <w:rPr>
          <w:rFonts w:ascii="Times New Roman" w:hAnsi="Times New Roman"/>
          <w:sz w:val="18"/>
          <w:szCs w:val="18"/>
        </w:rPr>
        <w:br/>
        <w:t>"type" : "DELETE",</w:t>
      </w:r>
      <w:r w:rsidRPr="008B1692">
        <w:rPr>
          <w:rFonts w:ascii="Times New Roman" w:hAnsi="Times New Roman"/>
          <w:sz w:val="18"/>
          <w:szCs w:val="18"/>
        </w:rPr>
        <w:br/>
        <w:t>"from" : "hyperty-runtime://&lt;sp-domain&gt;/&lt;runtime-instance-identifier&gt;/registry/allocation",</w:t>
      </w:r>
      <w:r w:rsidRPr="008B1692">
        <w:rPr>
          <w:rFonts w:ascii="Times New Roman" w:hAnsi="Times New Roman"/>
          <w:sz w:val="18"/>
          <w:szCs w:val="18"/>
        </w:rPr>
        <w:br/>
        <w:t>"to" : "domain://msg-node.&lt;sp-domain&gt;/&lt;type&gt;-address-allocation",</w:t>
      </w:r>
      <w:r w:rsidRPr="008B1692">
        <w:rPr>
          <w:rFonts w:ascii="Times New Roman" w:hAnsi="Times New Roman"/>
          <w:sz w:val="18"/>
          <w:szCs w:val="18"/>
        </w:rPr>
        <w:br/>
        <w:t>"body" : { "resource" : "&lt;key&gt;" }</w:t>
      </w:r>
    </w:p>
    <w:p w:rsidR="008B1692" w:rsidRDefault="008B1692">
      <w:pPr>
        <w:pStyle w:val="BodyText"/>
      </w:pPr>
    </w:p>
    <w:p w:rsidR="007939B1" w:rsidRDefault="007939B1">
      <w:r>
        <w:t xml:space="preserve">The "key" value in the body serves as an identifier of the previously allocated </w:t>
      </w:r>
      <w:proofErr w:type="gramStart"/>
      <w:r>
        <w:t>address(</w:t>
      </w:r>
      <w:proofErr w:type="gramEnd"/>
      <w:r>
        <w:t>es).</w:t>
      </w:r>
    </w:p>
    <w:p w:rsidR="007939B1" w:rsidRDefault="007939B1">
      <w:pPr>
        <w:pStyle w:val="BodyText"/>
      </w:pPr>
      <w:r>
        <w:t xml:space="preserve">For more detailed information about the allocation Messages refer to </w:t>
      </w:r>
      <w:hyperlink r:id="rId114">
        <w:proofErr w:type="gramStart"/>
        <w:r>
          <w:rPr>
            <w:rStyle w:val="Hyperlink"/>
          </w:rPr>
          <w:t>Address</w:t>
        </w:r>
        <w:proofErr w:type="gramEnd"/>
        <w:r>
          <w:rPr>
            <w:rStyle w:val="Hyperlink"/>
          </w:rPr>
          <w:t xml:space="preserve"> allocation messages</w:t>
        </w:r>
      </w:hyperlink>
      <w:r>
        <w:t>.</w:t>
      </w:r>
    </w:p>
    <w:p w:rsidR="007939B1" w:rsidRDefault="007939B1">
      <w:pPr>
        <w:pStyle w:val="Heading4"/>
      </w:pPr>
      <w:bookmarkStart w:id="125" w:name="interaction-with-the-domain-registry"/>
      <w:bookmarkEnd w:id="125"/>
      <w:r>
        <w:t>Interaction with the Domain Registry</w:t>
      </w:r>
    </w:p>
    <w:p w:rsidR="007939B1" w:rsidRDefault="007939B1">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just has to route messages from a runtime that address the  subdomain of the MNs own url towards the Domain Registry connector and a callback is used to deliver responses back to the runtime. In this way, the MN is not aware of the Registration messages payload. The full specification of these messages can be found here </w:t>
      </w:r>
      <w:hyperlink r:id="rId115">
        <w:r>
          <w:rPr>
            <w:rStyle w:val="Hyperlink"/>
          </w:rPr>
          <w:t>Registration Messages</w:t>
        </w:r>
      </w:hyperlink>
    </w:p>
    <w:p w:rsidR="007939B1" w:rsidRDefault="007939B1">
      <w:pPr>
        <w:pStyle w:val="Heading4"/>
      </w:pPr>
      <w:bookmarkStart w:id="126" w:name="subscription-management"/>
      <w:bookmarkEnd w:id="126"/>
      <w:r>
        <w:t>Subscription management</w:t>
      </w:r>
    </w:p>
    <w:p w:rsidR="007939B1" w:rsidRDefault="007939B1">
      <w:r>
        <w:t xml:space="preserve">A core concept in the reTHINK architecture is that Hyperties interact with each other by exchanging and synchronizing their managed data objects based on the </w:t>
      </w:r>
      <w:hyperlink r:id="rId116">
        <w:r>
          <w:rPr>
            <w:rStyle w:val="Hyperlink"/>
          </w:rPr>
          <w:t>Reporter - Observer pattern</w:t>
        </w:r>
      </w:hyperlink>
      <w:r>
        <w:t>.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7939B1" w:rsidRDefault="007939B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 xml:space="preserve">"id" : "1" </w:t>
      </w:r>
      <w:r>
        <w:rPr>
          <w:rFonts w:ascii="Times New Roman" w:hAnsi="Times New Roman"/>
          <w:sz w:val="18"/>
          <w:szCs w:val="18"/>
        </w:rPr>
        <w:br/>
      </w:r>
      <w:r w:rsidRPr="00A34975">
        <w:rPr>
          <w:rFonts w:ascii="Times New Roman" w:hAnsi="Times New Roman"/>
          <w:sz w:val="18"/>
          <w:szCs w:val="18"/>
        </w:rPr>
        <w:t>"type" : "SUBSCRIBE",</w:t>
      </w:r>
      <w:r>
        <w:rPr>
          <w:rFonts w:ascii="Times New Roman" w:hAnsi="Times New Roman"/>
          <w:sz w:val="18"/>
          <w:szCs w:val="18"/>
        </w:rPr>
        <w:br/>
      </w:r>
      <w:r w:rsidRPr="00A34975">
        <w:rPr>
          <w:rFonts w:ascii="Times New Roman" w:hAnsi="Times New Roman"/>
          <w:sz w:val="18"/>
          <w:szCs w:val="18"/>
        </w:rPr>
        <w:t xml:space="preserve"> "from"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"to" : "domain://msg-node.&lt;observer-sp-domain&gt;/sm",</w:t>
      </w:r>
      <w:r>
        <w:rPr>
          <w:rFonts w:ascii="Times New Roman" w:hAnsi="Times New Roman"/>
          <w:sz w:val="18"/>
          <w:szCs w:val="18"/>
        </w:rPr>
        <w:br/>
      </w:r>
      <w:r w:rsidRPr="00A34975">
        <w:rPr>
          <w:rFonts w:ascii="Times New Roman" w:hAnsi="Times New Roman"/>
          <w:sz w:val="18"/>
          <w:szCs w:val="18"/>
        </w:rPr>
        <w:t xml:space="preserve"> "body" : { "resource" : "&lt;ObjectURL&gt;" , "childrenResources" : [{"&lt;resource-children-name&gt;"}]}</w:t>
      </w:r>
    </w:p>
    <w:p w:rsidR="00A34975" w:rsidRDefault="00A34975">
      <w:pPr>
        <w:pStyle w:val="BodyText"/>
      </w:pPr>
    </w:p>
    <w:p w:rsidR="007939B1" w:rsidRDefault="007939B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7939B1" w:rsidRDefault="007939B1">
      <w:pPr>
        <w:pStyle w:val="BodyText"/>
      </w:pPr>
      <w:r>
        <w:t xml:space="preserve">The MN must extract </w:t>
      </w:r>
      <w:proofErr w:type="gramStart"/>
      <w:r>
        <w:t>the  from</w:t>
      </w:r>
      <w:proofErr w:type="gramEnd"/>
      <w:r>
        <w:t xml:space="preserve"> the body and assign this URL internally to the given HypertyURL contained in the "from" URL. This means for the MN that every future "changes"-message to this ObjectURL must be forwarded to the Hyperty Runtime Instance. If the "childrenResources" arrays contains values, than additional assignments must be created for </w:t>
      </w:r>
      <w:proofErr w:type="gramStart"/>
      <w:r>
        <w:t>each  +</w:t>
      </w:r>
      <w:proofErr w:type="gramEnd"/>
      <w:r>
        <w:t xml:space="preserve"> / + .</w:t>
      </w:r>
    </w:p>
    <w:p w:rsidR="007939B1" w:rsidRDefault="007939B1">
      <w:pPr>
        <w:pStyle w:val="BodyText"/>
      </w:pPr>
      <w:r>
        <w:t>After extraction of the parameters and the creation of the assignments, the MN must respond with a message of code 200 back to the runtime.</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lastRenderedPageBreak/>
        <w:t>"id" : "1"</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"RESPONSE",</w:t>
      </w:r>
      <w:r>
        <w:rPr>
          <w:rFonts w:ascii="Times New Roman" w:hAnsi="Times New Roman"/>
          <w:sz w:val="18"/>
          <w:szCs w:val="18"/>
        </w:rPr>
        <w:br/>
      </w:r>
      <w:r w:rsidRPr="00A34975">
        <w:rPr>
          <w:rFonts w:ascii="Times New Roman" w:hAnsi="Times New Roman"/>
          <w:sz w:val="18"/>
          <w:szCs w:val="18"/>
        </w:rPr>
        <w:t xml:space="preserve"> "from" : "domain://msg-node.&lt;observer-sp-domain&gt;/sm",</w:t>
      </w:r>
      <w:r>
        <w:rPr>
          <w:rFonts w:ascii="Times New Roman" w:hAnsi="Times New Roman"/>
          <w:sz w:val="18"/>
          <w:szCs w:val="18"/>
        </w:rPr>
        <w:br/>
      </w:r>
      <w:r w:rsidRPr="00A34975">
        <w:rPr>
          <w:rFonts w:ascii="Times New Roman" w:hAnsi="Times New Roman"/>
          <w:sz w:val="18"/>
          <w:szCs w:val="18"/>
        </w:rPr>
        <w:t xml:space="preserve"> "to" : "hyperty-runtime://&lt;observer-sp-domain&gt;/&lt;hyperty-observer-runtime-instance-identifier&gt;/sm",</w:t>
      </w:r>
      <w:r>
        <w:rPr>
          <w:rFonts w:ascii="Times New Roman" w:hAnsi="Times New Roman"/>
          <w:sz w:val="18"/>
          <w:szCs w:val="18"/>
        </w:rPr>
        <w:br/>
      </w:r>
      <w:r w:rsidRPr="00A34975">
        <w:rPr>
          <w:rFonts w:ascii="Times New Roman" w:hAnsi="Times New Roman"/>
          <w:sz w:val="18"/>
          <w:szCs w:val="18"/>
        </w:rPr>
        <w:t xml:space="preserve"> "body" : { "code" : "2XX"  }</w:t>
      </w:r>
    </w:p>
    <w:p w:rsidR="00A34975" w:rsidRDefault="00A34975">
      <w:pPr>
        <w:pStyle w:val="BodyText"/>
      </w:pPr>
    </w:p>
    <w:p w:rsidR="007939B1" w:rsidRDefault="007939B1">
      <w:pPr>
        <w:pStyle w:val="BodyText"/>
      </w:pPr>
      <w:r>
        <w:rPr>
          <w:i/>
        </w:rPr>
        <w:t>NOTE:</w:t>
      </w:r>
      <w:r>
        <w:t xml:space="preserve"> The procedure to </w:t>
      </w:r>
      <w:proofErr w:type="gramStart"/>
      <w:r>
        <w:t>un-</w:t>
      </w:r>
      <w:proofErr w:type="gramEnd"/>
      <w:r>
        <w:t>subscribe from data object changes looks very similar to the above described subscribe procedure. The message to intercept is then of type "UNSUBSCRIBE". The MN has to remove the previously mapped assignments and respond back with a code 200 message.</w:t>
      </w:r>
    </w:p>
    <w:p w:rsidR="007939B1" w:rsidRDefault="007939B1">
      <w:pPr>
        <w:pStyle w:val="BodyText"/>
      </w:pPr>
      <w:r>
        <w:t>If the MN later on receives a message from a reporting Hyperty that its data model has changed this message will look like this:</w:t>
      </w:r>
    </w:p>
    <w:p w:rsidR="00A34975" w:rsidRPr="00A34975" w:rsidRDefault="00A34975" w:rsidP="00A34975">
      <w:pPr>
        <w:pStyle w:val="BodyText"/>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A34975">
        <w:rPr>
          <w:rFonts w:ascii="Times New Roman" w:hAnsi="Times New Roman"/>
          <w:sz w:val="18"/>
          <w:szCs w:val="18"/>
        </w:rPr>
        <w:t>"</w:t>
      </w:r>
      <w:proofErr w:type="gramStart"/>
      <w:r w:rsidRPr="00A34975">
        <w:rPr>
          <w:rFonts w:ascii="Times New Roman" w:hAnsi="Times New Roman"/>
          <w:sz w:val="18"/>
          <w:szCs w:val="18"/>
        </w:rPr>
        <w:t>id</w:t>
      </w:r>
      <w:proofErr w:type="gramEnd"/>
      <w:r w:rsidRPr="00A34975">
        <w:rPr>
          <w:rFonts w:ascii="Times New Roman" w:hAnsi="Times New Roman"/>
          <w:sz w:val="18"/>
          <w:szCs w:val="18"/>
        </w:rPr>
        <w:t>" : "3"</w:t>
      </w:r>
      <w:r>
        <w:rPr>
          <w:rFonts w:ascii="Times New Roman" w:hAnsi="Times New Roman"/>
          <w:sz w:val="18"/>
          <w:szCs w:val="18"/>
        </w:rPr>
        <w:t>,</w:t>
      </w:r>
      <w:r>
        <w:rPr>
          <w:rFonts w:ascii="Times New Roman" w:hAnsi="Times New Roman"/>
          <w:sz w:val="18"/>
          <w:szCs w:val="18"/>
        </w:rPr>
        <w:br/>
      </w:r>
      <w:r w:rsidRPr="00A34975">
        <w:rPr>
          <w:rFonts w:ascii="Times New Roman" w:hAnsi="Times New Roman"/>
          <w:sz w:val="18"/>
          <w:szCs w:val="18"/>
        </w:rPr>
        <w:t xml:space="preserve"> "type" : "UPDATE",</w:t>
      </w:r>
      <w:r>
        <w:rPr>
          <w:rFonts w:ascii="Times New Roman" w:hAnsi="Times New Roman"/>
          <w:sz w:val="18"/>
          <w:szCs w:val="18"/>
        </w:rPr>
        <w:br/>
      </w:r>
      <w:r w:rsidRPr="00A34975">
        <w:rPr>
          <w:rFonts w:ascii="Times New Roman" w:hAnsi="Times New Roman"/>
          <w:sz w:val="18"/>
          <w:szCs w:val="18"/>
        </w:rPr>
        <w:t xml:space="preserve"> "from" : "&lt;ObjectURL&gt;",</w:t>
      </w:r>
      <w:r>
        <w:rPr>
          <w:rFonts w:ascii="Times New Roman" w:hAnsi="Times New Roman"/>
          <w:sz w:val="18"/>
          <w:szCs w:val="18"/>
        </w:rPr>
        <w:br/>
      </w:r>
      <w:r w:rsidRPr="00A34975">
        <w:rPr>
          <w:rFonts w:ascii="Times New Roman" w:hAnsi="Times New Roman"/>
          <w:sz w:val="18"/>
          <w:szCs w:val="18"/>
        </w:rPr>
        <w:t xml:space="preserve"> "to" : "&lt;ObjectURL&gt;/changes",</w:t>
      </w:r>
      <w:r>
        <w:rPr>
          <w:rFonts w:ascii="Times New Roman" w:hAnsi="Times New Roman"/>
          <w:sz w:val="18"/>
          <w:szCs w:val="18"/>
        </w:rPr>
        <w:br/>
      </w:r>
      <w:r w:rsidRPr="00A34975">
        <w:rPr>
          <w:rFonts w:ascii="Times New Roman" w:hAnsi="Times New Roman"/>
          <w:sz w:val="18"/>
          <w:szCs w:val="18"/>
        </w:rPr>
        <w:t xml:space="preserve"> "body" : { "value" : "changed value"  }</w:t>
      </w:r>
    </w:p>
    <w:p w:rsidR="00A34975" w:rsidRDefault="00A34975">
      <w:pPr>
        <w:pStyle w:val="BodyText"/>
      </w:pPr>
    </w:p>
    <w:p w:rsidR="007939B1" w:rsidRDefault="007939B1">
      <w:pPr>
        <w:pStyle w:val="BodyText"/>
      </w:pPr>
      <w:r>
        <w:t xml:space="preserve">Note that the "from" and "to" fields just contain </w:t>
      </w:r>
      <w:proofErr w:type="gramStart"/>
      <w:r>
        <w:t>the  and</w:t>
      </w:r>
      <w:proofErr w:type="gramEnd"/>
      <w:r>
        <w:t xml:space="preserve"> the "to"-field has the suffix "/changes". When the MN receives such a message, it must look up for all subscribed listeners to </w:t>
      </w:r>
      <w:proofErr w:type="gramStart"/>
      <w:r>
        <w:t>this  and</w:t>
      </w:r>
      <w:proofErr w:type="gramEnd"/>
      <w:r>
        <w:t xml:space="preserve"> forward the message to them.</w:t>
      </w:r>
    </w:p>
    <w:p w:rsidR="007939B1" w:rsidRDefault="007939B1">
      <w:pPr>
        <w:pStyle w:val="BodyText"/>
      </w:pPr>
      <w:r>
        <w:t xml:space="preserve">A more detailed specification can be found at </w:t>
      </w:r>
      <w:hyperlink r:id="rId117">
        <w:r>
          <w:rPr>
            <w:rStyle w:val="Hyperlink"/>
          </w:rPr>
          <w:t>Data sync messages</w:t>
        </w:r>
      </w:hyperlink>
      <w:r>
        <w:t>.</w:t>
      </w:r>
    </w:p>
    <w:p w:rsidR="007939B1" w:rsidRDefault="007939B1">
      <w:pPr>
        <w:pStyle w:val="Heading4"/>
      </w:pPr>
      <w:bookmarkStart w:id="127" w:name="identity-management-connector"/>
      <w:bookmarkEnd w:id="127"/>
      <w:r>
        <w:t>Identity management connector</w:t>
      </w:r>
    </w:p>
    <w:p w:rsidR="007939B1" w:rsidRDefault="007939B1">
      <w:r>
        <w:rPr>
          <w:i/>
        </w:rPr>
        <w:t>To be provided</w:t>
      </w:r>
    </w:p>
    <w:p w:rsidR="007939B1" w:rsidRDefault="007939B1">
      <w:pPr>
        <w:pStyle w:val="Heading4"/>
      </w:pPr>
      <w:bookmarkStart w:id="128" w:name="policy-decisions-and-enforcement"/>
      <w:bookmarkEnd w:id="128"/>
      <w:r>
        <w:t>Policy decisions and enforcement</w:t>
      </w:r>
    </w:p>
    <w:p w:rsidR="007939B1" w:rsidRDefault="007939B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7939B1" w:rsidRDefault="007939B1">
      <w:pPr>
        <w:pStyle w:val="BodyText"/>
      </w:pPr>
      <w:r>
        <w:t xml:space="preserve">In order to achieve this, a MN must provide a hook in the message flow that allows </w:t>
      </w:r>
      <w:proofErr w:type="gramStart"/>
      <w:r>
        <w:t>to apply</w:t>
      </w:r>
      <w:proofErr w:type="gramEnd"/>
      <w:r>
        <w:t xml:space="preserve"> policy based decisions to the routing. </w:t>
      </w:r>
      <w:proofErr w:type="gramStart"/>
      <w:r>
        <w:t>These policy</w:t>
      </w:r>
      <w:proofErr w:type="gramEnd"/>
      <w:r>
        <w:t xml:space="preserve"> must be manageable by the domain Policy Manager.</w:t>
      </w:r>
    </w:p>
    <w:p w:rsidR="007939B1" w:rsidRDefault="007939B1">
      <w:pPr>
        <w:pStyle w:val="Heading4"/>
      </w:pPr>
      <w:bookmarkStart w:id="129" w:name="protocol-on-the-fly-engine"/>
      <w:bookmarkEnd w:id="129"/>
      <w:r>
        <w:t>Protocol on-the-fly engine</w:t>
      </w:r>
    </w:p>
    <w:p w:rsidR="007939B1" w:rsidRDefault="007939B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7939B1" w:rsidRDefault="007939B1">
      <w:pPr>
        <w:pStyle w:val="BodyText"/>
      </w:pPr>
      <w:r>
        <w:t>RuntimeA --&gt; StubB --&gt; MN-B --&gt; RuntimeB</w:t>
      </w:r>
    </w:p>
    <w:p w:rsidR="007939B1" w:rsidRDefault="007939B1">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7939B1" w:rsidRDefault="007939B1">
      <w:pPr>
        <w:pStyle w:val="BodyText"/>
      </w:pPr>
      <w:r>
        <w:t>The trapezoid message flow will then look like this:</w:t>
      </w:r>
    </w:p>
    <w:p w:rsidR="007939B1" w:rsidRDefault="007939B1">
      <w:pPr>
        <w:pStyle w:val="BodyText"/>
      </w:pPr>
      <w:r>
        <w:lastRenderedPageBreak/>
        <w:t>RuntimeA --&gt; StubA --&gt; MN-A --&gt; StubB --&gt; MN-B --&gt; RuntimeB</w:t>
      </w:r>
    </w:p>
    <w:p w:rsidR="007939B1" w:rsidRDefault="007939B1">
      <w:pPr>
        <w:pStyle w:val="BodyText"/>
      </w:pPr>
      <w:proofErr w:type="gramStart"/>
      <w:r>
        <w:t>and</w:t>
      </w:r>
      <w:proofErr w:type="gramEnd"/>
      <w:r>
        <w:t xml:space="preserve"> vice versa. This implies that in future versions the MN has to implement a module for the proper downloading, instantiation and operation of foreign stub in a sandboxed environment, just like the runtimes are already doing it.</w:t>
      </w:r>
    </w:p>
    <w:p w:rsidR="007939B1" w:rsidRDefault="007939B1">
      <w:pPr>
        <w:pStyle w:val="Heading3"/>
      </w:pPr>
      <w:bookmarkStart w:id="130" w:name="message-routing-procedure"/>
      <w:bookmarkStart w:id="131" w:name="_Toc444285888"/>
      <w:bookmarkEnd w:id="130"/>
      <w:r>
        <w:t>Message routing procedure</w:t>
      </w:r>
      <w:bookmarkEnd w:id="131"/>
    </w:p>
    <w:p w:rsidR="007939B1" w:rsidRDefault="007939B1">
      <w:r>
        <w:t>This section tries to summarize all the descriptions of the individual MN components from above and describe the basic messaging handling and routing procedures inside a MN. It uses a pseudo-code like format to describe the order of the operational steps.</w:t>
      </w:r>
    </w:p>
    <w:p w:rsidR="007939B1" w:rsidRDefault="007939B1">
      <w:pPr>
        <w:pStyle w:val="BodyText"/>
      </w:pPr>
      <w:r>
        <w:t>Several checks must be applied:</w:t>
      </w:r>
    </w:p>
    <w:p w:rsidR="007939B1" w:rsidRDefault="007939B1">
      <w:pPr>
        <w:numPr>
          <w:ilvl w:val="0"/>
          <w:numId w:val="23"/>
        </w:numPr>
      </w:pPr>
      <w:r>
        <w:t>Is it a routable reTHINK message?</w:t>
      </w:r>
    </w:p>
    <w:p w:rsidR="007939B1" w:rsidRDefault="007939B1" w:rsidP="007939B1">
      <w:pPr>
        <w:numPr>
          <w:ilvl w:val="1"/>
          <w:numId w:val="23"/>
        </w:numPr>
      </w:pPr>
      <w:proofErr w:type="gramStart"/>
      <w:r>
        <w:t>i.e</w:t>
      </w:r>
      <w:proofErr w:type="gramEnd"/>
      <w:r>
        <w:t>. does it contain a "from" and "to" field?</w:t>
      </w:r>
    </w:p>
    <w:p w:rsidR="007939B1" w:rsidRDefault="007939B1" w:rsidP="007939B1">
      <w:pPr>
        <w:numPr>
          <w:ilvl w:val="1"/>
          <w:numId w:val="23"/>
        </w:numPr>
      </w:pPr>
      <w:r>
        <w:t>if not --&gt; reject / ignore</w:t>
      </w:r>
    </w:p>
    <w:p w:rsidR="007939B1" w:rsidRDefault="007939B1" w:rsidP="007939B1">
      <w:pPr>
        <w:numPr>
          <w:ilvl w:val="1"/>
          <w:numId w:val="23"/>
        </w:numPr>
      </w:pPr>
      <w:r>
        <w:t>stop</w:t>
      </w:r>
    </w:p>
    <w:p w:rsidR="007939B1" w:rsidRDefault="007939B1">
      <w:pPr>
        <w:numPr>
          <w:ilvl w:val="0"/>
          <w:numId w:val="23"/>
        </w:numPr>
      </w:pPr>
      <w:r>
        <w:t xml:space="preserve">To be confirmed: Identity-token </w:t>
      </w:r>
      <w:proofErr w:type="gramStart"/>
      <w:r>
        <w:t>verification ?</w:t>
      </w:r>
      <w:proofErr w:type="gramEnd"/>
    </w:p>
    <w:p w:rsidR="007939B1" w:rsidRDefault="007939B1">
      <w:pPr>
        <w:numPr>
          <w:ilvl w:val="0"/>
          <w:numId w:val="23"/>
        </w:numPr>
      </w:pPr>
      <w:r>
        <w:t>Is it an allocation management message?</w:t>
      </w:r>
    </w:p>
    <w:p w:rsidR="007939B1" w:rsidRDefault="007939B1" w:rsidP="007939B1">
      <w:pPr>
        <w:numPr>
          <w:ilvl w:val="1"/>
          <w:numId w:val="23"/>
        </w:numPr>
      </w:pPr>
      <w:r>
        <w:t>allocate / de-allocate addresses</w:t>
      </w:r>
    </w:p>
    <w:p w:rsidR="007939B1" w:rsidRDefault="007939B1" w:rsidP="007939B1">
      <w:pPr>
        <w:numPr>
          <w:ilvl w:val="1"/>
          <w:numId w:val="23"/>
        </w:numPr>
      </w:pPr>
      <w:r>
        <w:t>return proper RESPONSE message</w:t>
      </w:r>
    </w:p>
    <w:p w:rsidR="007939B1" w:rsidRDefault="007939B1" w:rsidP="007939B1">
      <w:pPr>
        <w:numPr>
          <w:ilvl w:val="1"/>
          <w:numId w:val="23"/>
        </w:numPr>
      </w:pPr>
      <w:r>
        <w:t>stop</w:t>
      </w:r>
    </w:p>
    <w:p w:rsidR="007939B1" w:rsidRDefault="007939B1">
      <w:pPr>
        <w:numPr>
          <w:ilvl w:val="0"/>
          <w:numId w:val="23"/>
        </w:numPr>
      </w:pPr>
      <w:r>
        <w:t>Is it a registration management message?</w:t>
      </w:r>
    </w:p>
    <w:p w:rsidR="007939B1" w:rsidRDefault="007939B1" w:rsidP="007939B1">
      <w:pPr>
        <w:numPr>
          <w:ilvl w:val="1"/>
          <w:numId w:val="23"/>
        </w:numPr>
      </w:pPr>
      <w:r>
        <w:t>perform the requested (asynchronous) interaction with the domain registry</w:t>
      </w:r>
    </w:p>
    <w:p w:rsidR="007939B1" w:rsidRDefault="007939B1" w:rsidP="007939B1">
      <w:pPr>
        <w:numPr>
          <w:ilvl w:val="1"/>
          <w:numId w:val="23"/>
        </w:numPr>
      </w:pPr>
      <w:r>
        <w:t>return the result of this interaction in a proper RESPONSE message</w:t>
      </w:r>
    </w:p>
    <w:p w:rsidR="007939B1" w:rsidRDefault="007939B1" w:rsidP="007939B1">
      <w:pPr>
        <w:numPr>
          <w:ilvl w:val="1"/>
          <w:numId w:val="23"/>
        </w:numPr>
      </w:pPr>
      <w:r>
        <w:t>stop</w:t>
      </w:r>
    </w:p>
    <w:p w:rsidR="007939B1" w:rsidRDefault="007939B1">
      <w:pPr>
        <w:numPr>
          <w:ilvl w:val="0"/>
          <w:numId w:val="23"/>
        </w:numPr>
      </w:pPr>
      <w:r>
        <w:t>Is it a subscription management message?</w:t>
      </w:r>
    </w:p>
    <w:p w:rsidR="007939B1" w:rsidRDefault="007939B1" w:rsidP="007939B1">
      <w:pPr>
        <w:numPr>
          <w:ilvl w:val="1"/>
          <w:numId w:val="23"/>
        </w:numPr>
      </w:pPr>
      <w:r>
        <w:t>extract the DataObjectURL and potential childrenResources from the message body</w:t>
      </w:r>
    </w:p>
    <w:p w:rsidR="007939B1" w:rsidRDefault="007939B1" w:rsidP="007939B1">
      <w:pPr>
        <w:numPr>
          <w:ilvl w:val="1"/>
          <w:numId w:val="23"/>
        </w:numPr>
      </w:pPr>
      <w:r>
        <w:t>perform the requested assignments / de-assignments to the internal subscriber mappings</w:t>
      </w:r>
    </w:p>
    <w:p w:rsidR="007939B1" w:rsidRDefault="007939B1" w:rsidP="007939B1">
      <w:pPr>
        <w:numPr>
          <w:ilvl w:val="1"/>
          <w:numId w:val="23"/>
        </w:numPr>
      </w:pPr>
      <w:r>
        <w:t>stop</w:t>
      </w:r>
    </w:p>
    <w:p w:rsidR="007939B1" w:rsidRDefault="007939B1">
      <w:pPr>
        <w:numPr>
          <w:ilvl w:val="0"/>
          <w:numId w:val="23"/>
        </w:numPr>
      </w:pPr>
      <w:r>
        <w:t>Is the message type == UPDATE and the "from" address one of the previously subscribed DataObjectURLs?</w:t>
      </w:r>
    </w:p>
    <w:p w:rsidR="007939B1" w:rsidRDefault="007939B1" w:rsidP="007939B1">
      <w:pPr>
        <w:numPr>
          <w:ilvl w:val="1"/>
          <w:numId w:val="23"/>
        </w:numPr>
      </w:pPr>
      <w:r>
        <w:t>Is the "to" address == "from" + "/changes"?</w:t>
      </w:r>
    </w:p>
    <w:p w:rsidR="007939B1" w:rsidRDefault="007939B1" w:rsidP="007939B1">
      <w:pPr>
        <w:numPr>
          <w:ilvl w:val="2"/>
          <w:numId w:val="23"/>
        </w:numPr>
      </w:pPr>
      <w:r>
        <w:t>retrieve the corresponding runtime URL from the subscriber mappings</w:t>
      </w:r>
    </w:p>
    <w:p w:rsidR="007939B1" w:rsidRDefault="007939B1" w:rsidP="007939B1">
      <w:pPr>
        <w:numPr>
          <w:ilvl w:val="2"/>
          <w:numId w:val="23"/>
        </w:numPr>
      </w:pPr>
      <w:r>
        <w:t>forward this message to the retrieved runtime URL via the proper stub</w:t>
      </w:r>
    </w:p>
    <w:p w:rsidR="007939B1" w:rsidRDefault="007939B1" w:rsidP="007939B1">
      <w:pPr>
        <w:numPr>
          <w:ilvl w:val="2"/>
          <w:numId w:val="23"/>
        </w:numPr>
      </w:pPr>
      <w:r>
        <w:t>stop</w:t>
      </w:r>
    </w:p>
    <w:p w:rsidR="007939B1" w:rsidRDefault="007939B1">
      <w:pPr>
        <w:numPr>
          <w:ilvl w:val="0"/>
          <w:numId w:val="23"/>
        </w:numPr>
      </w:pPr>
      <w:r>
        <w:t>This seems to be a "normal" message.</w:t>
      </w:r>
    </w:p>
    <w:p w:rsidR="007939B1" w:rsidRDefault="007939B1" w:rsidP="007939B1">
      <w:pPr>
        <w:numPr>
          <w:ilvl w:val="1"/>
          <w:numId w:val="23"/>
        </w:numPr>
      </w:pPr>
      <w:r>
        <w:t>extract the "from" address and remember its relation to the stub that has sent this message</w:t>
      </w:r>
    </w:p>
    <w:p w:rsidR="007939B1" w:rsidRDefault="007939B1" w:rsidP="007939B1">
      <w:pPr>
        <w:numPr>
          <w:ilvl w:val="1"/>
          <w:numId w:val="23"/>
        </w:numPr>
      </w:pPr>
      <w:r>
        <w:t>(this is required to find the correct return path for a subsequent response to this address)</w:t>
      </w:r>
    </w:p>
    <w:p w:rsidR="007939B1" w:rsidRDefault="007939B1" w:rsidP="007939B1">
      <w:pPr>
        <w:numPr>
          <w:ilvl w:val="1"/>
          <w:numId w:val="23"/>
        </w:numPr>
      </w:pPr>
      <w:r>
        <w:lastRenderedPageBreak/>
        <w:t>extract the "to" address and investigate the corresponding stub</w:t>
      </w:r>
    </w:p>
    <w:p w:rsidR="007939B1" w:rsidRDefault="007939B1" w:rsidP="007939B1">
      <w:pPr>
        <w:numPr>
          <w:ilvl w:val="1"/>
          <w:numId w:val="23"/>
        </w:numPr>
      </w:pPr>
      <w:r>
        <w:t>if the "to" address corresponds to a connected stub ()</w:t>
      </w:r>
    </w:p>
    <w:p w:rsidR="007939B1" w:rsidRDefault="007939B1" w:rsidP="007939B1">
      <w:pPr>
        <w:numPr>
          <w:ilvl w:val="2"/>
          <w:numId w:val="23"/>
        </w:numPr>
      </w:pPr>
      <w:r>
        <w:t>forward the message through this stub</w:t>
      </w:r>
    </w:p>
    <w:p w:rsidR="007939B1" w:rsidRDefault="007939B1" w:rsidP="007939B1">
      <w:pPr>
        <w:numPr>
          <w:ilvl w:val="1"/>
          <w:numId w:val="23"/>
        </w:numPr>
      </w:pPr>
      <w:r>
        <w:t>else</w:t>
      </w:r>
    </w:p>
    <w:p w:rsidR="007939B1" w:rsidRDefault="007939B1" w:rsidP="007939B1">
      <w:pPr>
        <w:numPr>
          <w:ilvl w:val="2"/>
          <w:numId w:val="23"/>
        </w:numPr>
      </w:pPr>
      <w:r>
        <w:t>(the "to" address points to a domain that is not currently connected via a stub)</w:t>
      </w:r>
    </w:p>
    <w:p w:rsidR="007939B1" w:rsidRDefault="007939B1" w:rsidP="007939B1">
      <w:pPr>
        <w:numPr>
          <w:ilvl w:val="2"/>
          <w:numId w:val="23"/>
        </w:numPr>
      </w:pPr>
      <w:r>
        <w:t>discover, download, instantiate and use a stub to this foreign domain (trapezoid architecture)</w:t>
      </w:r>
    </w:p>
    <w:p w:rsidR="007939B1" w:rsidRDefault="007939B1" w:rsidP="007939B1">
      <w:pPr>
        <w:numPr>
          <w:ilvl w:val="1"/>
          <w:numId w:val="23"/>
        </w:numPr>
      </w:pPr>
      <w:r>
        <w:t>stop</w:t>
      </w:r>
    </w:p>
    <w:p w:rsidR="007939B1" w:rsidRDefault="007939B1">
      <w:pPr>
        <w:pStyle w:val="Heading3"/>
      </w:pPr>
      <w:bookmarkStart w:id="132" w:name="protostub-source-code-examples"/>
      <w:bookmarkStart w:id="133" w:name="_Toc444285889"/>
      <w:bookmarkEnd w:id="132"/>
      <w:r>
        <w:t>Protostub Source Code Examples</w:t>
      </w:r>
      <w:bookmarkEnd w:id="133"/>
    </w:p>
    <w:p w:rsidR="007939B1" w:rsidRDefault="007939B1">
      <w:pPr>
        <w:pStyle w:val="Heading4"/>
      </w:pPr>
      <w:bookmarkStart w:id="134" w:name="stub-construction-and-activation"/>
      <w:bookmarkEnd w:id="134"/>
      <w:r>
        <w:t>Stub construction and activation</w:t>
      </w:r>
    </w:p>
    <w:p w:rsidR="007939B1" w:rsidRDefault="007939B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C6446">
        <w:rPr>
          <w:rFonts w:ascii="Times New Roman" w:hAnsi="Times New Roman"/>
          <w:sz w:val="18"/>
          <w:szCs w:val="18"/>
        </w:rPr>
        <w:t>export</w:t>
      </w:r>
      <w:proofErr w:type="gramEnd"/>
      <w:r w:rsidRPr="00CC6446">
        <w:rPr>
          <w:rFonts w:ascii="Times New Roman" w:hAnsi="Times New Roman"/>
          <w:sz w:val="18"/>
          <w:szCs w:val="18"/>
        </w:rPr>
        <w:t xml:space="preserve"> default function activate(url, bus, config) {</w:t>
      </w:r>
      <w:r w:rsidRPr="00CC6446">
        <w:rPr>
          <w:rFonts w:ascii="Times New Roman" w:hAnsi="Times New Roman"/>
          <w:sz w:val="18"/>
          <w:szCs w:val="18"/>
        </w:rPr>
        <w:br/>
        <w:t xml:space="preserve">  return {</w:t>
      </w:r>
      <w:r w:rsidRPr="00CC6446">
        <w:rPr>
          <w:rFonts w:ascii="Times New Roman" w:hAnsi="Times New Roman"/>
          <w:sz w:val="18"/>
          <w:szCs w:val="18"/>
        </w:rPr>
        <w:br/>
        <w:t xml:space="preserve">    name: 'MatrixProtoStub',</w:t>
      </w:r>
      <w:r w:rsidRPr="00CC6446">
        <w:rPr>
          <w:rFonts w:ascii="Times New Roman" w:hAnsi="Times New Roman"/>
          <w:sz w:val="18"/>
          <w:szCs w:val="18"/>
        </w:rPr>
        <w:br/>
        <w:t xml:space="preserve">    instance: new MatrixProtoStub(url, bus, config)</w:t>
      </w:r>
      <w:r w:rsidRPr="00CC6446">
        <w:rPr>
          <w:rFonts w:ascii="Times New Roman" w:hAnsi="Times New Roman"/>
          <w:sz w:val="18"/>
          <w:szCs w:val="18"/>
        </w:rPr>
        <w:br/>
        <w:t xml:space="preserve">  };</w:t>
      </w:r>
      <w:r w:rsidRPr="00CC6446">
        <w:rPr>
          <w:rFonts w:ascii="Times New Roman" w:hAnsi="Times New Roman"/>
          <w:sz w:val="18"/>
          <w:szCs w:val="18"/>
        </w:rPr>
        <w:br/>
        <w:t>}</w:t>
      </w:r>
    </w:p>
    <w:p w:rsidR="00A34975" w:rsidRDefault="00A34975"/>
    <w:p w:rsidR="007939B1" w:rsidRDefault="007939B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7939B1" w:rsidRDefault="007939B1">
      <w:pPr>
        <w:pStyle w:val="Heading4"/>
      </w:pPr>
      <w:bookmarkStart w:id="135" w:name="auto-connect-mechanism"/>
      <w:bookmarkEnd w:id="135"/>
      <w:r>
        <w:t>Auto connect mechanism</w:t>
      </w:r>
    </w:p>
    <w:p w:rsidR="007939B1" w:rsidRDefault="007939B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7939B1" w:rsidRDefault="007939B1">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7939B1" w:rsidRDefault="007939B1">
      <w:pPr>
        <w:pStyle w:val="BodyText"/>
      </w:pPr>
      <w:r>
        <w:t xml:space="preserve">This </w:t>
      </w:r>
      <w:proofErr w:type="gramStart"/>
      <w:r>
        <w:t>is,</w:t>
      </w:r>
      <w:proofErr w:type="gramEnd"/>
      <w:r>
        <w:t xml:space="preserve"> how the method to send a message could look like: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w:t>
      </w:r>
      <w:proofErr w:type="gramStart"/>
      <w:r w:rsidRPr="00CC6446">
        <w:rPr>
          <w:rFonts w:ascii="Times New Roman" w:hAnsi="Times New Roman"/>
          <w:sz w:val="18"/>
          <w:szCs w:val="18"/>
        </w:rPr>
        <w:t>sendWSMsg(</w:t>
      </w:r>
      <w:proofErr w:type="gramEnd"/>
      <w:r w:rsidRPr="00CC6446">
        <w:rPr>
          <w:rFonts w:ascii="Times New Roman" w:hAnsi="Times New Roman"/>
          <w:sz w:val="18"/>
          <w:szCs w:val="18"/>
        </w:rPr>
        <w:t>msg) {</w:t>
      </w:r>
      <w:r w:rsidRPr="00CC6446">
        <w:rPr>
          <w:rFonts w:ascii="Times New Roman" w:hAnsi="Times New Roman"/>
          <w:sz w:val="18"/>
          <w:szCs w:val="18"/>
        </w:rPr>
        <w:br/>
        <w:t xml:space="preserve">  if ( this._assumeOpen )</w:t>
      </w:r>
      <w:r w:rsidRPr="00CC6446">
        <w:rPr>
          <w:rFonts w:ascii="Times New Roman" w:hAnsi="Times New Roman"/>
          <w:sz w:val="18"/>
          <w:szCs w:val="18"/>
        </w:rPr>
        <w:br/>
        <w:t xml:space="preserve">    this.connect().then( () =&gt; {</w:t>
      </w:r>
      <w:r w:rsidRPr="00CC6446">
        <w:rPr>
          <w:rFonts w:ascii="Times New Roman" w:hAnsi="Times New Roman"/>
          <w:sz w:val="18"/>
          <w:szCs w:val="18"/>
        </w:rPr>
        <w:br/>
        <w:t xml:space="preserve">      this._ws.send(JSON.stringify(msg));</w:t>
      </w:r>
      <w:r w:rsidRPr="00CC6446">
        <w:rPr>
          <w:rFonts w:ascii="Times New Roman" w:hAnsi="Times New Roman"/>
          <w:sz w:val="18"/>
          <w:szCs w:val="18"/>
        </w:rPr>
        <w:br/>
        <w:t xml:space="preserve">    });</w:t>
      </w:r>
      <w:r w:rsidRPr="00CC6446">
        <w:rPr>
          <w:rFonts w:ascii="Times New Roman" w:hAnsi="Times New Roman"/>
          <w:sz w:val="18"/>
          <w:szCs w:val="18"/>
        </w:rPr>
        <w:br/>
        <w:t>}</w:t>
      </w:r>
    </w:p>
    <w:p w:rsidR="00CC6446" w:rsidRDefault="00CC6446">
      <w:pPr>
        <w:pStyle w:val="BodyText"/>
      </w:pPr>
    </w:p>
    <w:p w:rsidR="007939B1" w:rsidRDefault="007939B1">
      <w:r>
        <w:t xml:space="preserve">If there is an explicit invocation of the "disconnect" method of the stub the stub will close the connection to the MN and set the keep </w:t>
      </w:r>
      <w:proofErr w:type="gramStart"/>
      <w:r>
        <w:t>alive</w:t>
      </w:r>
      <w:proofErr w:type="gramEnd"/>
      <w:r>
        <w:t xml:space="preserve"> flag off.</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proofErr w:type="gramStart"/>
      <w:r w:rsidRPr="00CC6446">
        <w:rPr>
          <w:rFonts w:ascii="Times New Roman" w:hAnsi="Times New Roman"/>
          <w:sz w:val="18"/>
          <w:szCs w:val="18"/>
        </w:rPr>
        <w:t>disconnect(</w:t>
      </w:r>
      <w:proofErr w:type="gramEnd"/>
      <w:r w:rsidRPr="00CC6446">
        <w:rPr>
          <w:rFonts w:ascii="Times New Roman" w:hAnsi="Times New Roman"/>
          <w:sz w:val="18"/>
          <w:szCs w:val="18"/>
        </w:rPr>
        <w:t>) {</w:t>
      </w:r>
      <w:r w:rsidRPr="00CC6446">
        <w:rPr>
          <w:rFonts w:ascii="Times New Roman" w:hAnsi="Times New Roman"/>
          <w:sz w:val="18"/>
          <w:szCs w:val="18"/>
        </w:rPr>
        <w:br/>
        <w:t xml:space="preserve">  this._ws.close();</w:t>
      </w:r>
      <w:r w:rsidRPr="00CC6446">
        <w:rPr>
          <w:rFonts w:ascii="Times New Roman" w:hAnsi="Times New Roman"/>
          <w:sz w:val="18"/>
          <w:szCs w:val="18"/>
        </w:rPr>
        <w:br/>
        <w:t xml:space="preserve">  this._assumeOpen = false;</w:t>
      </w:r>
      <w:r w:rsidRPr="00CC6446">
        <w:rPr>
          <w:rFonts w:ascii="Times New Roman" w:hAnsi="Times New Roman"/>
          <w:sz w:val="18"/>
          <w:szCs w:val="18"/>
        </w:rPr>
        <w:br/>
        <w:t>}</w:t>
      </w:r>
    </w:p>
    <w:p w:rsidR="00CC6446" w:rsidRDefault="00CC6446"/>
    <w:p w:rsidR="007939B1" w:rsidRDefault="007939B1">
      <w:pPr>
        <w:pStyle w:val="Heading4"/>
      </w:pPr>
      <w:bookmarkStart w:id="136" w:name="connection-events"/>
      <w:bookmarkEnd w:id="136"/>
      <w:r>
        <w:t>Connection events</w:t>
      </w:r>
    </w:p>
    <w:p w:rsidR="007939B1" w:rsidRDefault="007939B1">
      <w:r>
        <w:t>The stub must emit a "connect" or "disconnect" message to the bus whenever its connection state changes. The following method can be used to encapsulate this:</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_sendStatus(value, reason) { let msg = { type: 'update', from: this._runtimeProtoStubURL, to: this._runtimeProtoStubURL + '/status', body: { value: value } }; if (reason) { msg.body.desc = reason; }</w:t>
      </w:r>
      <w:r w:rsidRPr="00CC6446">
        <w:rPr>
          <w:rFonts w:ascii="Times New Roman" w:hAnsi="Times New Roman"/>
          <w:sz w:val="18"/>
          <w:szCs w:val="18"/>
        </w:rPr>
        <w:br/>
      </w:r>
      <w:r w:rsidRPr="00CC6446">
        <w:rPr>
          <w:rFonts w:ascii="Times New Roman" w:hAnsi="Times New Roman"/>
          <w:sz w:val="18"/>
          <w:szCs w:val="18"/>
        </w:rPr>
        <w:br/>
        <w:t>this._bus.postMessage(msg); }</w:t>
      </w:r>
    </w:p>
    <w:p w:rsidR="00CC6446" w:rsidRDefault="00CC6446"/>
    <w:p w:rsidR="007939B1" w:rsidRDefault="007939B1">
      <w:r>
        <w:t>The expected "value" parameter is either "connected" or "disconnected". Optionally a reason can be specified that will be placed int the body of the message.</w:t>
      </w:r>
    </w:p>
    <w:p w:rsidR="007939B1" w:rsidRDefault="007939B1">
      <w:pPr>
        <w:pStyle w:val="BodyText"/>
      </w:pPr>
      <w:r>
        <w:t>If the connection to the MN is established via a Websocket, then the sending of the corresponding event messages can be triggered in the "open" and "close" handlers of the Websocket.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_</w:t>
      </w:r>
      <w:proofErr w:type="gramStart"/>
      <w:r w:rsidRPr="00CC6446">
        <w:rPr>
          <w:rFonts w:ascii="Times New Roman" w:hAnsi="Times New Roman"/>
          <w:sz w:val="18"/>
          <w:szCs w:val="18"/>
        </w:rPr>
        <w:t>onWSOpen(</w:t>
      </w:r>
      <w:proofErr w:type="gramEnd"/>
      <w:r w:rsidRPr="00CC6446">
        <w:rPr>
          <w:rFonts w:ascii="Times New Roman" w:hAnsi="Times New Roman"/>
          <w:sz w:val="18"/>
          <w:szCs w:val="18"/>
        </w:rPr>
        <w:t>) { this._sendStatus("connected"); }</w:t>
      </w:r>
      <w:r w:rsidRPr="00CC6446">
        <w:rPr>
          <w:rFonts w:ascii="Times New Roman" w:hAnsi="Times New Roman"/>
          <w:sz w:val="18"/>
          <w:szCs w:val="18"/>
        </w:rPr>
        <w:br/>
      </w:r>
      <w:r w:rsidRPr="00CC6446">
        <w:rPr>
          <w:rFonts w:ascii="Times New Roman" w:hAnsi="Times New Roman"/>
          <w:sz w:val="18"/>
          <w:szCs w:val="18"/>
        </w:rPr>
        <w:br/>
        <w:t>_onWSClose() { this._sendStatus("disconnected"); }</w:t>
      </w:r>
    </w:p>
    <w:p w:rsidR="00CC6446" w:rsidRDefault="00CC6446">
      <w:pPr>
        <w:pStyle w:val="BodyText"/>
      </w:pPr>
    </w:p>
    <w:p w:rsidR="007939B1" w:rsidRDefault="007939B1">
      <w:pPr>
        <w:pStyle w:val="Heading4"/>
      </w:pPr>
      <w:bookmarkStart w:id="137" w:name="integration-with-the-messaging-bus-of-th"/>
      <w:bookmarkEnd w:id="137"/>
      <w:r>
        <w:t>Integration with the Messaging Bus of the Runtime</w:t>
      </w:r>
    </w:p>
    <w:p w:rsidR="007939B1" w:rsidRDefault="007939B1">
      <w:r>
        <w:t>Protocol stubs are tightly integrated with the messaging bus of the runtime. This integration is bi-directional. A reference to the messaging bus is provided as second paramenter of the stub constructor.</w:t>
      </w:r>
    </w:p>
    <w:p w:rsidR="007939B1" w:rsidRDefault="007939B1">
      <w:pPr>
        <w:pStyle w:val="BodyText"/>
      </w:pPr>
      <w:r>
        <w:t>In order to receive messages from the runtime's messaging bus, the stub has to add itself as a listener. This can be done directly in the stubs constructor by adding such a code snippet:</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t>this._</w:t>
      </w:r>
      <w:proofErr w:type="gramStart"/>
      <w:r w:rsidRPr="00CC6446">
        <w:rPr>
          <w:rFonts w:ascii="Times New Roman" w:hAnsi="Times New Roman"/>
          <w:sz w:val="18"/>
          <w:szCs w:val="18"/>
        </w:rPr>
        <w:t>bus.addListener(</w:t>
      </w:r>
      <w:proofErr w:type="gramEnd"/>
      <w:r w:rsidRPr="00CC6446">
        <w:rPr>
          <w:rFonts w:ascii="Times New Roman" w:hAnsi="Times New Roman"/>
          <w:sz w:val="18"/>
          <w:szCs w:val="18"/>
        </w:rPr>
        <w:t>'*', (msg) =&gt; {</w:t>
      </w:r>
      <w:r w:rsidRPr="00CC6446">
        <w:rPr>
          <w:rFonts w:ascii="Times New Roman" w:hAnsi="Times New Roman"/>
          <w:sz w:val="18"/>
          <w:szCs w:val="18"/>
        </w:rPr>
        <w:br/>
        <w:t xml:space="preserve">    this._assumeOpen = true;</w:t>
      </w:r>
      <w:r w:rsidRPr="00CC6446">
        <w:rPr>
          <w:rFonts w:ascii="Times New Roman" w:hAnsi="Times New Roman"/>
          <w:sz w:val="18"/>
          <w:szCs w:val="18"/>
        </w:rPr>
        <w:br/>
        <w:t xml:space="preserve">    this._sendWSMsg(msg);</w:t>
      </w:r>
      <w:r w:rsidRPr="00CC6446">
        <w:rPr>
          <w:rFonts w:ascii="Times New Roman" w:hAnsi="Times New Roman"/>
          <w:sz w:val="18"/>
          <w:szCs w:val="18"/>
        </w:rPr>
        <w:br/>
        <w:t>});</w:t>
      </w:r>
    </w:p>
    <w:p w:rsidR="00CC6446" w:rsidRDefault="00CC6446">
      <w:pPr>
        <w:pStyle w:val="BodyText"/>
      </w:pPr>
    </w:p>
    <w:p w:rsidR="007939B1" w:rsidRDefault="007939B1">
      <w:r>
        <w:t>Whenever now the stub receives a message via this listener callback it sends it forward (in this case via a Websocke connection) to its MN.</w:t>
      </w:r>
    </w:p>
    <w:p w:rsidR="007939B1" w:rsidRDefault="007939B1">
      <w:pPr>
        <w:pStyle w:val="BodyText"/>
      </w:pPr>
      <w:r>
        <w:t>For every message that is received from the MN, the stub forwards this message to the bus by using its postMessage method like shown here:</w:t>
      </w:r>
    </w:p>
    <w:p w:rsidR="00CC6446" w:rsidRPr="00CC6446" w:rsidRDefault="00CC6446" w:rsidP="00CC6446">
      <w:pPr>
        <w:pStyle w:val="SourceCode"/>
        <w:framePr w:w="8130" w:hSpace="180" w:wrap="around" w:vAnchor="text" w:hAnchor="page" w:x="1641" w:y="1"/>
        <w:pBdr>
          <w:top w:val="single" w:sz="6" w:space="4" w:color="000000"/>
          <w:left w:val="single" w:sz="6" w:space="7" w:color="000000"/>
          <w:bottom w:val="single" w:sz="6" w:space="4" w:color="000000"/>
          <w:right w:val="single" w:sz="6" w:space="7" w:color="000000"/>
        </w:pBdr>
        <w:jc w:val="left"/>
        <w:rPr>
          <w:rFonts w:ascii="Times New Roman" w:hAnsi="Times New Roman"/>
          <w:sz w:val="18"/>
          <w:szCs w:val="18"/>
        </w:rPr>
      </w:pPr>
      <w:r w:rsidRPr="00CC6446">
        <w:rPr>
          <w:rFonts w:ascii="Times New Roman" w:hAnsi="Times New Roman"/>
          <w:sz w:val="18"/>
          <w:szCs w:val="18"/>
        </w:rPr>
        <w:lastRenderedPageBreak/>
        <w:t>// parse msg and forward it locally to the runtimes messaging bus</w:t>
      </w:r>
      <w:r w:rsidRPr="00CC6446">
        <w:rPr>
          <w:rFonts w:ascii="Times New Roman" w:hAnsi="Times New Roman"/>
          <w:sz w:val="18"/>
          <w:szCs w:val="18"/>
        </w:rPr>
        <w:br/>
        <w:t>_</w:t>
      </w:r>
      <w:proofErr w:type="gramStart"/>
      <w:r w:rsidRPr="00CC6446">
        <w:rPr>
          <w:rFonts w:ascii="Times New Roman" w:hAnsi="Times New Roman"/>
          <w:sz w:val="18"/>
          <w:szCs w:val="18"/>
        </w:rPr>
        <w:t>onWSMessage(</w:t>
      </w:r>
      <w:proofErr w:type="gramEnd"/>
      <w:r w:rsidRPr="00CC6446">
        <w:rPr>
          <w:rFonts w:ascii="Times New Roman" w:hAnsi="Times New Roman"/>
          <w:sz w:val="18"/>
          <w:szCs w:val="18"/>
        </w:rPr>
        <w:t>msg) {</w:t>
      </w:r>
      <w:r w:rsidRPr="00CC6446">
        <w:rPr>
          <w:rFonts w:ascii="Times New Roman" w:hAnsi="Times New Roman"/>
          <w:sz w:val="18"/>
          <w:szCs w:val="18"/>
        </w:rPr>
        <w:br/>
        <w:t xml:space="preserve">  this._bus.postMessage(JSON.parse(msg.data));</w:t>
      </w:r>
      <w:r w:rsidRPr="00CC6446">
        <w:rPr>
          <w:rFonts w:ascii="Times New Roman" w:hAnsi="Times New Roman"/>
          <w:sz w:val="18"/>
          <w:szCs w:val="18"/>
        </w:rPr>
        <w:br/>
        <w:t>}</w:t>
      </w:r>
    </w:p>
    <w:p w:rsidR="00CC6446" w:rsidRDefault="00CC6446">
      <w:pPr>
        <w:pStyle w:val="BodyText"/>
      </w:pPr>
    </w:p>
    <w:p w:rsidR="007939B1" w:rsidRDefault="007939B1" w:rsidP="007939B1"/>
    <w:p w:rsidR="00775887" w:rsidRDefault="00BA5151" w:rsidP="00D722E8">
      <w:pPr>
        <w:pStyle w:val="Heading1"/>
      </w:pPr>
      <w:bookmarkStart w:id="138" w:name="_Toc444285890"/>
      <w:r>
        <w:lastRenderedPageBreak/>
        <w:t>Specification changes</w:t>
      </w:r>
      <w:bookmarkEnd w:id="138"/>
    </w:p>
    <w:p w:rsidR="00D722E8" w:rsidRDefault="00D722E8" w:rsidP="00D722E8">
      <w:r>
        <w:t>This chapter provides a short summary of major changes done in the specification of the Runtime and Message Node, according to Phase 1 implementation feedback.</w:t>
      </w:r>
    </w:p>
    <w:p w:rsidR="00D722E8" w:rsidRDefault="00D722E8" w:rsidP="00D722E8">
      <w:pPr>
        <w:pStyle w:val="Heading2"/>
      </w:pPr>
      <w:bookmarkStart w:id="139" w:name="_Toc444285891"/>
      <w:r>
        <w:t>Hyperty Runtime</w:t>
      </w:r>
      <w:bookmarkEnd w:id="139"/>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D76546">
        <w:fldChar w:fldCharType="begin"/>
      </w:r>
      <w:r w:rsidR="00545393">
        <w:instrText xml:space="preserve"> REF _Ref444235782 \h </w:instrText>
      </w:r>
      <w:r w:rsidR="00D76546">
        <w:fldChar w:fldCharType="separate"/>
      </w:r>
      <w:r w:rsidR="0037108C">
        <w:t xml:space="preserve">Figure </w:t>
      </w:r>
      <w:r w:rsidR="0037108C">
        <w:rPr>
          <w:noProof/>
        </w:rPr>
        <w:t>2</w:t>
      </w:r>
      <w:r w:rsidR="00D76546">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Pr="00545393">
        <w:rPr>
          <w:b/>
        </w:rPr>
        <w:t>Persistence Manager</w:t>
      </w:r>
      <w:r w:rsidRPr="00545393">
        <w:t xml:space="preserve"> </w:t>
      </w:r>
      <w:r w:rsidR="00BA5151">
        <w:t>was added to provide a transversal</w:t>
      </w:r>
      <w:r>
        <w:t xml:space="preserve"> </w:t>
      </w:r>
      <w:r w:rsidRPr="00545393">
        <w:t>data storage functionalit</w:t>
      </w:r>
      <w:r w:rsidR="00BA5151">
        <w:t>y</w:t>
      </w:r>
      <w:r w:rsidRPr="00545393">
        <w:t xml:space="preserve"> to</w:t>
      </w:r>
      <w:r w:rsidR="00BA5151">
        <w:t xml:space="preserve"> be used by any</w:t>
      </w:r>
      <w:r w:rsidRPr="00545393">
        <w:t xml:space="preserve"> Core Runtime Components.</w:t>
      </w:r>
    </w:p>
    <w:p w:rsidR="00545393" w:rsidRDefault="00545393" w:rsidP="00545393">
      <w:r w:rsidRPr="00545393">
        <w:t xml:space="preserve">The </w:t>
      </w:r>
      <w:r w:rsidRPr="00545393">
        <w:rPr>
          <w:b/>
        </w:rPr>
        <w:t>Sync Manager</w:t>
      </w:r>
      <w:r w:rsidRPr="00BA5151">
        <w:t xml:space="preserve"> </w:t>
      </w:r>
      <w:r w:rsidR="00BA5151" w:rsidRPr="00BA5151">
        <w:t>was added</w:t>
      </w:r>
      <w:r w:rsidR="00BA5151">
        <w:rPr>
          <w:b/>
        </w:rPr>
        <w:t xml:space="preserve"> </w:t>
      </w:r>
      <w:r w:rsidR="00BA5151" w:rsidRPr="00BA5151">
        <w:t>in in order to support Hyperty Data Objects synchronisation by</w:t>
      </w:r>
      <w:r w:rsidRPr="00BA5151">
        <w:t xml:space="preserve"> handling </w:t>
      </w:r>
      <w:r w:rsidR="00BA5151">
        <w:t xml:space="preserve">creation and subscriptions </w:t>
      </w:r>
      <w:r w:rsidRPr="00BA5151">
        <w:t>requests</w:t>
      </w:r>
      <w:r w:rsidR="00BA5151">
        <w:t>.</w:t>
      </w:r>
    </w:p>
    <w:p w:rsidR="00611E81" w:rsidRDefault="00611E81" w:rsidP="00545393">
      <w:r>
        <w:t xml:space="preserve">In addition, the </w:t>
      </w:r>
      <w:r w:rsidRPr="00077411">
        <w:rPr>
          <w:b/>
        </w:rPr>
        <w:t>CatalogueProtostub</w:t>
      </w:r>
      <w:r>
        <w:t xml:space="preserve"> from the </w:t>
      </w:r>
      <w:r w:rsidRPr="00077411">
        <w:rPr>
          <w:b/>
        </w:rPr>
        <w:t>Runtime User Agent</w:t>
      </w:r>
      <w:r>
        <w:t xml:space="preserve"> was renamed to </w:t>
      </w:r>
      <w:r w:rsidR="00077411" w:rsidRPr="00077411">
        <w:rPr>
          <w:b/>
        </w:rPr>
        <w:t xml:space="preserve">Runtime </w:t>
      </w:r>
      <w:r w:rsidRPr="00077411">
        <w:rPr>
          <w:b/>
        </w:rPr>
        <w:t>Catalogue</w:t>
      </w:r>
      <w:r>
        <w:t xml:space="preserve"> </w:t>
      </w:r>
      <w:r w:rsidR="005B4BEA">
        <w:t>and has a few more functionalities</w:t>
      </w:r>
      <w:r>
        <w:t xml:space="preserve">. </w:t>
      </w:r>
      <w:r w:rsidR="005B4BEA">
        <w:t>It</w:t>
      </w:r>
      <w:r w:rsidRPr="00611E81">
        <w:t xml:space="preserve"> manages the descriptors of deployable components and Hyperty Data Object schemas that are downloaded from the Service Provider Catalogue via the </w:t>
      </w:r>
      <w:hyperlink r:id="rId118" w:anchor="73-catalogue-interface" w:history="1">
        <w:r w:rsidRPr="00611E81">
          <w:t>Catalogue Service interface</w:t>
        </w:r>
      </w:hyperlink>
      <w:r w:rsidRPr="00611E81">
        <w:t>. The Runtime Catalogue ensures synchronisation with Back-end Catalogue servers.</w:t>
      </w:r>
    </w:p>
    <w:p w:rsidR="00545393" w:rsidRDefault="00BA5151" w:rsidP="00545393">
      <w:pPr>
        <w:rPr>
          <w:rFonts w:ascii="Consolas" w:hAnsi="Consolas" w:cs="Consolas"/>
          <w:color w:val="333333"/>
        </w:rPr>
      </w:pPr>
      <w:r w:rsidRPr="00BA5151">
        <w:t xml:space="preserve">The </w:t>
      </w:r>
      <w:r w:rsidRPr="00BA5151">
        <w:rPr>
          <w:b/>
        </w:rPr>
        <w:t>QoS User Agent</w:t>
      </w:r>
      <w:r>
        <w:t xml:space="preserve"> to </w:t>
      </w:r>
      <w:proofErr w:type="gramStart"/>
      <w:r>
        <w:t>manages</w:t>
      </w:r>
      <w:proofErr w:type="gramEnd"/>
      <w:r>
        <w:t xml:space="preserve"> network QoS was not implemented in phase 1.</w:t>
      </w:r>
    </w:p>
    <w:p w:rsidR="00545393" w:rsidRDefault="00545393" w:rsidP="00545393"/>
    <w:p w:rsidR="00545393" w:rsidRDefault="00545393" w:rsidP="00545393"/>
    <w:p w:rsidR="00545393" w:rsidRDefault="00BA7C84" w:rsidP="00545393">
      <w:pPr>
        <w:keepNext/>
        <w:jc w:val="center"/>
      </w:pPr>
      <w:r>
        <w:rPr>
          <w:noProof/>
          <w:lang w:val="en-US" w:eastAsia="en-US"/>
        </w:rPr>
        <w:lastRenderedPageBreak/>
        <w:drawing>
          <wp:inline distT="0" distB="0" distL="0" distR="0">
            <wp:extent cx="5760720" cy="7632065"/>
            <wp:effectExtent l="19050" t="0" r="0" b="0"/>
            <wp:docPr id="1" name="Picture 24" descr="C:\Projectos\reTHINK\WP3\git\core-framework\docs\deliverables\d32\Core_Runtim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jectos\reTHINK\WP3\git\core-framework\docs\deliverables\d32\Core_Runtime changes.png"/>
                    <pic:cNvPicPr>
                      <a:picLocks noChangeAspect="1" noChangeArrowheads="1"/>
                    </pic:cNvPicPr>
                  </pic:nvPicPr>
                  <pic:blipFill>
                    <a:blip r:embed="rId119" cstate="print"/>
                    <a:srcRect/>
                    <a:stretch>
                      <a:fillRect/>
                    </a:stretch>
                  </pic:blipFill>
                  <pic:spPr bwMode="auto">
                    <a:xfrm>
                      <a:off x="0" y="0"/>
                      <a:ext cx="5760720" cy="7632065"/>
                    </a:xfrm>
                    <a:prstGeom prst="rect">
                      <a:avLst/>
                    </a:prstGeom>
                    <a:noFill/>
                    <a:ln w="9525">
                      <a:noFill/>
                      <a:miter lim="800000"/>
                      <a:headEnd/>
                      <a:tailEnd/>
                    </a:ln>
                  </pic:spPr>
                </pic:pic>
              </a:graphicData>
            </a:graphic>
          </wp:inline>
        </w:drawing>
      </w:r>
    </w:p>
    <w:p w:rsidR="00D722E8" w:rsidRDefault="00545393" w:rsidP="00545393">
      <w:pPr>
        <w:pStyle w:val="Caption"/>
      </w:pPr>
      <w:bookmarkStart w:id="140" w:name="_Ref444235782"/>
      <w:r>
        <w:t xml:space="preserve">Figure </w:t>
      </w:r>
      <w:fldSimple w:instr=" SEQ Figure \* ARABIC ">
        <w:r w:rsidR="000D650D">
          <w:rPr>
            <w:noProof/>
          </w:rPr>
          <w:t>19</w:t>
        </w:r>
      </w:fldSimple>
      <w:bookmarkEnd w:id="140"/>
      <w:r>
        <w:t xml:space="preserve"> – Changes in the Hyperty Runtime Core</w:t>
      </w:r>
    </w:p>
    <w:p w:rsidR="003E2381" w:rsidRDefault="003E2381" w:rsidP="003E2381">
      <w:pPr>
        <w:pStyle w:val="Heading2"/>
      </w:pPr>
      <w:bookmarkStart w:id="141" w:name="_Toc444285892"/>
      <w:r>
        <w:t>Messaging Node</w:t>
      </w:r>
      <w:bookmarkEnd w:id="141"/>
    </w:p>
    <w:p w:rsidR="000B0D7C" w:rsidRDefault="003E2381" w:rsidP="000B0D7C">
      <w:r>
        <w:t xml:space="preserve">The Messaging Node main functionality is to route Hyperty Messages among Hyperty Runtimes. </w:t>
      </w:r>
      <w:r w:rsidR="000B0D7C">
        <w:t xml:space="preserve">As highlighted in </w:t>
      </w:r>
      <w:r w:rsidR="00D76546">
        <w:fldChar w:fldCharType="begin"/>
      </w:r>
      <w:r w:rsidR="000B0D7C">
        <w:instrText xml:space="preserve"> REF _Ref444243604 \h </w:instrText>
      </w:r>
      <w:r w:rsidR="00D76546">
        <w:fldChar w:fldCharType="separate"/>
      </w:r>
      <w:r w:rsidR="0037108C">
        <w:t xml:space="preserve">Figure </w:t>
      </w:r>
      <w:r w:rsidR="0037108C">
        <w:rPr>
          <w:noProof/>
        </w:rPr>
        <w:t>3</w:t>
      </w:r>
      <w:r w:rsidR="00D76546">
        <w:fldChar w:fldCharType="end"/>
      </w:r>
      <w:r w:rsidR="000B0D7C">
        <w:t>, comparing with the original specification, only one new component was added to the Messaging Node Architecture:</w:t>
      </w:r>
    </w:p>
    <w:p w:rsidR="000B0D7C" w:rsidRDefault="000B0D7C" w:rsidP="000B0D7C">
      <w:r>
        <w:lastRenderedPageBreak/>
        <w:t>T</w:t>
      </w:r>
      <w:r w:rsidRPr="00545393">
        <w:t xml:space="preserve">he </w:t>
      </w:r>
      <w:r w:rsidRPr="000B0D7C">
        <w:rPr>
          <w:b/>
        </w:rPr>
        <w:t>Subscription Manager</w:t>
      </w:r>
      <w:r w:rsidRPr="00545393">
        <w:t xml:space="preserve"> </w:t>
      </w:r>
      <w:r>
        <w:t>was added to support the new Runtime Sync Managers. It</w:t>
      </w:r>
      <w:r w:rsidRPr="000B0D7C">
        <w:t xml:space="preserve"> is in charge of handling Subscription and Unsubscription requests from Runtime Sync Managers in order to manage the Data Sync Stream routing path in the Message Node.</w:t>
      </w:r>
    </w:p>
    <w:p w:rsidR="000B0D7C" w:rsidRDefault="000B0D7C" w:rsidP="000B0D7C">
      <w:r>
        <w:t>In addition, there is only the renaming of the “Access Control PEP” component to “Policy Engine” without any change on its functionalities.</w:t>
      </w:r>
    </w:p>
    <w:p w:rsidR="000B0D7C" w:rsidRPr="00545393" w:rsidRDefault="000B0D7C" w:rsidP="000B0D7C">
      <w:r>
        <w:t>The support of Protostubs in the Messaging Node will be added in phase 2.</w:t>
      </w:r>
    </w:p>
    <w:p w:rsidR="00D722E8" w:rsidRDefault="00D722E8" w:rsidP="00D722E8"/>
    <w:p w:rsidR="003E2381" w:rsidRDefault="003E2381" w:rsidP="00D722E8"/>
    <w:p w:rsidR="003E2381" w:rsidRDefault="003E2381" w:rsidP="003E2381">
      <w:pPr>
        <w:keepNext/>
        <w:jc w:val="center"/>
      </w:pPr>
      <w:r>
        <w:rPr>
          <w:noProof/>
          <w:lang w:val="en-US" w:eastAsia="en-US"/>
        </w:rPr>
        <w:drawing>
          <wp:inline distT="0" distB="0" distL="0" distR="0">
            <wp:extent cx="5748655" cy="5394960"/>
            <wp:effectExtent l="19050" t="0" r="4445" b="0"/>
            <wp:docPr id="2" name="Picture 25" descr="C:\Projectos\reTHINK\WP3\git\core-framework\docs\deliverables\d32\msg-node-architectur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os\reTHINK\WP3\git\core-framework\docs\deliverables\d32\msg-node-architecture-changes.png"/>
                    <pic:cNvPicPr>
                      <a:picLocks noChangeAspect="1" noChangeArrowheads="1"/>
                    </pic:cNvPicPr>
                  </pic:nvPicPr>
                  <pic:blipFill>
                    <a:blip r:embed="rId120" cstate="print"/>
                    <a:srcRect/>
                    <a:stretch>
                      <a:fillRect/>
                    </a:stretch>
                  </pic:blipFill>
                  <pic:spPr bwMode="auto">
                    <a:xfrm>
                      <a:off x="0" y="0"/>
                      <a:ext cx="5748655" cy="5394960"/>
                    </a:xfrm>
                    <a:prstGeom prst="rect">
                      <a:avLst/>
                    </a:prstGeom>
                    <a:noFill/>
                    <a:ln w="9525">
                      <a:noFill/>
                      <a:miter lim="800000"/>
                      <a:headEnd/>
                      <a:tailEnd/>
                    </a:ln>
                  </pic:spPr>
                </pic:pic>
              </a:graphicData>
            </a:graphic>
          </wp:inline>
        </w:drawing>
      </w:r>
    </w:p>
    <w:p w:rsidR="003E2381" w:rsidRPr="00D722E8" w:rsidRDefault="003E2381" w:rsidP="003E2381">
      <w:pPr>
        <w:pStyle w:val="Caption"/>
      </w:pPr>
      <w:bookmarkStart w:id="142" w:name="_Ref444243604"/>
      <w:r>
        <w:t xml:space="preserve">Figure </w:t>
      </w:r>
      <w:fldSimple w:instr=" SEQ Figure \* ARABIC ">
        <w:r w:rsidR="008927BB">
          <w:rPr>
            <w:noProof/>
          </w:rPr>
          <w:t>20</w:t>
        </w:r>
      </w:fldSimple>
      <w:bookmarkEnd w:id="142"/>
      <w:r>
        <w:t xml:space="preserve"> – Changes in the Messaging Node Architecture</w:t>
      </w:r>
    </w:p>
    <w:p w:rsidR="006B133D" w:rsidRDefault="006B133D" w:rsidP="006B133D">
      <w:pPr>
        <w:pStyle w:val="Heading1"/>
      </w:pPr>
      <w:bookmarkStart w:id="143" w:name="_Toc431397040"/>
      <w:bookmarkStart w:id="144" w:name="_Toc444285893"/>
      <w:r w:rsidRPr="72BB0573">
        <w:lastRenderedPageBreak/>
        <w:t>References</w:t>
      </w:r>
      <w:bookmarkEnd w:id="143"/>
      <w:bookmarkEnd w:id="144"/>
    </w:p>
    <w:p w:rsidR="006A5F9A" w:rsidRDefault="006A5F9A" w:rsidP="005A3A45">
      <w:pPr>
        <w:pStyle w:val="Reference"/>
      </w:pPr>
      <w:bookmarkStart w:id="145" w:name="_Ref443156200"/>
      <w:r w:rsidRPr="006A5F9A">
        <w:t>https://github.com/reTHINK-project</w:t>
      </w:r>
      <w:bookmarkEnd w:id="145"/>
    </w:p>
    <w:p w:rsidR="005A3A45" w:rsidRDefault="005A3A45" w:rsidP="005A3A45">
      <w:pPr>
        <w:pStyle w:val="Reference"/>
      </w:pPr>
      <w:bookmarkStart w:id="146" w:name="_Ref443156199"/>
      <w:r>
        <w:t>Deliverable D2.1</w:t>
      </w:r>
      <w:r w:rsidR="006A5F9A">
        <w:t>,</w:t>
      </w:r>
      <w:r>
        <w:t xml:space="preserve"> “Framework Architecture Definition”, 31-07-2015.</w:t>
      </w:r>
      <w:bookmarkEnd w:id="146"/>
    </w:p>
    <w:p w:rsidR="005A3A45" w:rsidRDefault="005A3A45" w:rsidP="005A3A45">
      <w:pPr>
        <w:pStyle w:val="Reference"/>
      </w:pPr>
      <w:bookmarkStart w:id="147" w:name="_Ref443156201"/>
      <w:r>
        <w:t>Deliverable D2.2</w:t>
      </w:r>
      <w:r w:rsidR="006A5F9A">
        <w:t>,</w:t>
      </w:r>
      <w:r>
        <w:t xml:space="preserve"> “Data Models and Interface Specification of the Framework ”, 30-08-2015</w:t>
      </w:r>
      <w:bookmarkEnd w:id="147"/>
    </w:p>
    <w:p w:rsidR="005A3A45" w:rsidRPr="00522C4C" w:rsidRDefault="005A3A45" w:rsidP="005A3A45">
      <w:pPr>
        <w:pStyle w:val="Reference"/>
      </w:pPr>
      <w:bookmarkStart w:id="148" w:name="_Ref443156202"/>
      <w:r>
        <w:t>Deliverable D3.1, “</w:t>
      </w:r>
      <w:r w:rsidRPr="005A3A45">
        <w:t>Hyperty-Runtime-and-Hyperty-Messaging-Node-Specification</w:t>
      </w:r>
      <w:r>
        <w:t>”, 30-09-2015.</w:t>
      </w:r>
      <w:bookmarkEnd w:id="148"/>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49" w:name="_Ref443156203"/>
      <w:r>
        <w:t>Deliverable D4.2, “</w:t>
      </w:r>
      <w:r w:rsidR="006A5F9A" w:rsidRPr="006A5F9A">
        <w:t>Implementation of Governance and identity management components for phase 1</w:t>
      </w:r>
      <w:r w:rsidR="006A5F9A">
        <w:t>”, 29-02-2016</w:t>
      </w:r>
      <w:r>
        <w:t>.</w:t>
      </w:r>
      <w:bookmarkEnd w:id="149"/>
    </w:p>
    <w:p w:rsidR="005A3A45" w:rsidRDefault="00D76546" w:rsidP="005A3A45">
      <w:pPr>
        <w:pStyle w:val="Reference"/>
      </w:pPr>
      <w:hyperlink r:id="rId121" w:history="1">
        <w:bookmarkStart w:id="150" w:name="_Ref443156208"/>
        <w:r w:rsidR="006A5F9A" w:rsidRPr="00527992">
          <w:rPr>
            <w:rStyle w:val="Hyperlink"/>
          </w:rPr>
          <w:t>https://github.com/reTHINK-project/dev-runtime-core</w:t>
        </w:r>
        <w:bookmarkEnd w:id="150"/>
      </w:hyperlink>
    </w:p>
    <w:p w:rsidR="006A5F9A" w:rsidRDefault="00D76546" w:rsidP="005A3A45">
      <w:pPr>
        <w:pStyle w:val="Reference"/>
      </w:pPr>
      <w:hyperlink r:id="rId122" w:history="1">
        <w:bookmarkStart w:id="151" w:name="_Ref443156209"/>
        <w:r w:rsidR="006A5F9A" w:rsidRPr="00527992">
          <w:rPr>
            <w:rStyle w:val="Hyperlink"/>
          </w:rPr>
          <w:t>https://github.com/reTHINK-project/dev-runtime-browser</w:t>
        </w:r>
        <w:bookmarkEnd w:id="151"/>
      </w:hyperlink>
    </w:p>
    <w:p w:rsidR="006A5F9A" w:rsidRDefault="00D76546" w:rsidP="005A3A45">
      <w:pPr>
        <w:pStyle w:val="Reference"/>
      </w:pPr>
      <w:hyperlink r:id="rId123" w:history="1">
        <w:bookmarkStart w:id="152" w:name="_Ref443156210"/>
        <w:r w:rsidR="006A5F9A" w:rsidRPr="00527992">
          <w:rPr>
            <w:rStyle w:val="Hyperlink"/>
          </w:rPr>
          <w:t>https://github.com/reTHINK-project/dev-runtime-nodejs</w:t>
        </w:r>
        <w:bookmarkEnd w:id="152"/>
      </w:hyperlink>
    </w:p>
    <w:p w:rsidR="006A5F9A" w:rsidRDefault="00D76546" w:rsidP="005A3A45">
      <w:pPr>
        <w:pStyle w:val="Reference"/>
      </w:pPr>
      <w:hyperlink r:id="rId124" w:history="1">
        <w:bookmarkStart w:id="153" w:name="_Ref443156207"/>
        <w:r w:rsidR="006A5F9A" w:rsidRPr="00527992">
          <w:rPr>
            <w:rStyle w:val="Hyperlink"/>
          </w:rPr>
          <w:t>https://github.com/reTHINK-project/dev-msg-node-vertx</w:t>
        </w:r>
        <w:bookmarkEnd w:id="153"/>
      </w:hyperlink>
    </w:p>
    <w:p w:rsidR="006A5F9A" w:rsidRDefault="00D76546" w:rsidP="005A3A45">
      <w:pPr>
        <w:pStyle w:val="Reference"/>
      </w:pPr>
      <w:hyperlink r:id="rId125" w:history="1">
        <w:bookmarkStart w:id="154" w:name="_Ref443156211"/>
        <w:r w:rsidR="006A5F9A" w:rsidRPr="00527992">
          <w:rPr>
            <w:rStyle w:val="Hyperlink"/>
          </w:rPr>
          <w:t>https://github.com/reTHINK-project/dev-msg-node-matrix</w:t>
        </w:r>
        <w:bookmarkEnd w:id="154"/>
      </w:hyperlink>
    </w:p>
    <w:p w:rsidR="006A5F9A" w:rsidRDefault="00D76546" w:rsidP="005A3A45">
      <w:pPr>
        <w:pStyle w:val="Reference"/>
      </w:pPr>
      <w:hyperlink r:id="rId126" w:history="1">
        <w:bookmarkStart w:id="155" w:name="_Ref443156212"/>
        <w:r w:rsidR="006A5F9A" w:rsidRPr="00527992">
          <w:rPr>
            <w:rStyle w:val="Hyperlink"/>
          </w:rPr>
          <w:t>https://github.com/reTHINK-project/dev-msg-node-nodejs</w:t>
        </w:r>
        <w:bookmarkEnd w:id="155"/>
      </w:hyperlink>
    </w:p>
    <w:p w:rsidR="006A5F9A" w:rsidRDefault="00D76546" w:rsidP="006A5F9A">
      <w:pPr>
        <w:pStyle w:val="Reference"/>
      </w:pPr>
      <w:hyperlink r:id="rId127" w:history="1">
        <w:bookmarkStart w:id="156" w:name="_Ref443156213"/>
        <w:r w:rsidR="006A5F9A" w:rsidRPr="00527992">
          <w:rPr>
            <w:rStyle w:val="Hyperlink"/>
          </w:rPr>
          <w:t>https://github.com/reTHINK-project/dev-service-framework</w:t>
        </w:r>
        <w:bookmarkEnd w:id="156"/>
      </w:hyperlink>
    </w:p>
    <w:p w:rsidR="006A5F9A" w:rsidRDefault="006A5F9A" w:rsidP="006A5F9A">
      <w:pPr>
        <w:pStyle w:val="Reference"/>
      </w:pPr>
      <w:bookmarkStart w:id="157" w:name="_Ref443156204"/>
      <w:r>
        <w:t>Paulo Chainho, Kay Haensge, Steffen Druesedow, Michael Maruscheke, “Signalling-On-the-fly: SigOfly, WebRTC Interoperability testbed in contradictive Deployement Scenarios”, Proc. 18th Int’l Conf. Intelligence in Next Generation Networks (ICIN), 2015.</w:t>
      </w:r>
      <w:bookmarkEnd w:id="157"/>
    </w:p>
    <w:p w:rsidR="006A5F9A" w:rsidRDefault="00D76546" w:rsidP="005A3A45">
      <w:pPr>
        <w:pStyle w:val="Reference"/>
      </w:pPr>
      <w:hyperlink r:id="rId128" w:history="1">
        <w:bookmarkStart w:id="158" w:name="_Ref443156205"/>
        <w:r w:rsidR="006A5F9A" w:rsidRPr="00527992">
          <w:rPr>
            <w:rStyle w:val="Hyperlink"/>
          </w:rPr>
          <w:t>https://github.com/reTHINK-project/dev-catalogue</w:t>
        </w:r>
        <w:bookmarkEnd w:id="158"/>
      </w:hyperlink>
    </w:p>
    <w:p w:rsidR="006A5F9A" w:rsidRDefault="00D76546" w:rsidP="005A3A45">
      <w:pPr>
        <w:pStyle w:val="Reference"/>
      </w:pPr>
      <w:hyperlink r:id="rId129" w:history="1">
        <w:bookmarkStart w:id="159" w:name="_Ref443156206"/>
        <w:r w:rsidR="006A5F9A" w:rsidRPr="00527992">
          <w:rPr>
            <w:rStyle w:val="Hyperlink"/>
          </w:rPr>
          <w:t>https://github.com/reTHINK-project/dev-registry-domain</w:t>
        </w:r>
        <w:bookmarkEnd w:id="159"/>
      </w:hyperlink>
    </w:p>
    <w:bookmarkStart w:id="160" w:name="_Ref443156291"/>
    <w:p w:rsidR="00955389" w:rsidRDefault="00D76546"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61" w:name="_Ref443156506"/>
      <w:r w:rsidR="00955389" w:rsidRPr="009B4113">
        <w:rPr>
          <w:rStyle w:val="Hyperlink"/>
        </w:rPr>
        <w:t>http://martinfowler.com/articles/microservices.html</w:t>
      </w:r>
      <w:bookmarkEnd w:id="161"/>
      <w:r>
        <w:fldChar w:fldCharType="end"/>
      </w:r>
      <w:r w:rsidR="00955389">
        <w:t xml:space="preserve"> </w:t>
      </w:r>
    </w:p>
    <w:p w:rsidR="00955389" w:rsidRDefault="00D76546" w:rsidP="003707DA">
      <w:pPr>
        <w:pStyle w:val="Reference"/>
      </w:pPr>
      <w:hyperlink r:id="rId130" w:history="1">
        <w:bookmarkStart w:id="162" w:name="_Ref443156568"/>
        <w:r w:rsidR="00955389" w:rsidRPr="009B4113">
          <w:rPr>
            <w:rStyle w:val="Hyperlink"/>
          </w:rPr>
          <w:t>https://en.wikipedia.org/wiki/Edge_computing</w:t>
        </w:r>
        <w:bookmarkEnd w:id="162"/>
      </w:hyperlink>
    </w:p>
    <w:p w:rsidR="00955389" w:rsidRDefault="00955389" w:rsidP="003707DA">
      <w:pPr>
        <w:pStyle w:val="Reference"/>
      </w:pPr>
      <w:bookmarkStart w:id="163" w:name="_Ref443156576"/>
      <w:r w:rsidRPr="00955389">
        <w:t>https://en.wikipedia.org/wiki/Fog_computing</w:t>
      </w:r>
      <w:bookmarkEnd w:id="163"/>
    </w:p>
    <w:p w:rsidR="003707DA" w:rsidRDefault="003707DA" w:rsidP="003707DA">
      <w:pPr>
        <w:pStyle w:val="Reference"/>
      </w:pPr>
      <w:r>
        <w:t>https://developers.google.com/v8/</w:t>
      </w:r>
      <w:bookmarkEnd w:id="160"/>
    </w:p>
    <w:p w:rsidR="003707DA" w:rsidRDefault="003707DA" w:rsidP="003707DA">
      <w:pPr>
        <w:pStyle w:val="Reference"/>
      </w:pPr>
      <w:bookmarkStart w:id="164" w:name="_Ref443156321"/>
      <w:r>
        <w:t>https://nodesecurity.io/resources</w:t>
      </w:r>
      <w:bookmarkEnd w:id="164"/>
    </w:p>
    <w:p w:rsidR="006A5F9A" w:rsidRPr="00522C4C" w:rsidRDefault="006A5F9A" w:rsidP="005A3A45">
      <w:pPr>
        <w:pStyle w:val="Reference"/>
      </w:pPr>
    </w:p>
    <w:p w:rsidR="006D663D" w:rsidRDefault="006D663D" w:rsidP="006D663D">
      <w:pPr>
        <w:pStyle w:val="Annex1"/>
      </w:pPr>
      <w:bookmarkStart w:id="165" w:name="_Toc443159228"/>
      <w:bookmarkStart w:id="166" w:name="_Toc444285894"/>
      <w:r>
        <w:rPr>
          <w:rFonts w:ascii="Cambria" w:hAnsi="Cambria"/>
          <w:szCs w:val="32"/>
        </w:rPr>
        <w:lastRenderedPageBreak/>
        <w:t xml:space="preserve">Components </w:t>
      </w:r>
      <w:bookmarkEnd w:id="165"/>
      <w:r>
        <w:t>Documentation</w:t>
      </w:r>
      <w:bookmarkEnd w:id="166"/>
    </w:p>
    <w:p w:rsidR="006B133D" w:rsidRDefault="006B133D" w:rsidP="006B133D"/>
    <w:p w:rsidR="006D663D" w:rsidRDefault="006D663D" w:rsidP="006D663D">
      <w:pPr>
        <w:pStyle w:val="Heading2"/>
        <w:numPr>
          <w:ilvl w:val="1"/>
          <w:numId w:val="3"/>
        </w:numPr>
        <w:pBdr>
          <w:bottom w:val="none" w:sz="0" w:space="0" w:color="auto"/>
        </w:pBdr>
      </w:pPr>
      <w:bookmarkStart w:id="167" w:name="runtime-core"/>
      <w:bookmarkStart w:id="168" w:name="_Toc444285895"/>
      <w:bookmarkEnd w:id="167"/>
      <w:r>
        <w:t>Runtime-Core</w:t>
      </w:r>
      <w:bookmarkEnd w:id="168"/>
    </w:p>
    <w:p w:rsidR="006D663D" w:rsidRDefault="006D663D" w:rsidP="00A036CF">
      <w:pPr>
        <w:numPr>
          <w:ilvl w:val="0"/>
          <w:numId w:val="34"/>
        </w:numPr>
      </w:pPr>
      <w:hyperlink r:id="rId131">
        <w:r>
          <w:rPr>
            <w:rStyle w:val="Hyperlink"/>
          </w:rPr>
          <w:t>Release 0.1.0</w:t>
        </w:r>
      </w:hyperlink>
    </w:p>
    <w:p w:rsidR="006D663D" w:rsidRDefault="006D663D" w:rsidP="00A036CF">
      <w:pPr>
        <w:numPr>
          <w:ilvl w:val="0"/>
          <w:numId w:val="34"/>
        </w:numPr>
      </w:pPr>
      <w:hyperlink w:anchor="example">
        <w:r>
          <w:rPr>
            <w:rStyle w:val="Hyperlink"/>
          </w:rPr>
          <w:t>Example</w:t>
        </w:r>
      </w:hyperlink>
    </w:p>
    <w:p w:rsidR="006D663D" w:rsidRDefault="006D663D" w:rsidP="00A036CF">
      <w:pPr>
        <w:numPr>
          <w:ilvl w:val="0"/>
          <w:numId w:val="34"/>
        </w:numPr>
      </w:pPr>
      <w:hyperlink w:anchor="tasks">
        <w:r>
          <w:rPr>
            <w:rStyle w:val="Hyperlink"/>
          </w:rPr>
          <w:t>Tasks</w:t>
        </w:r>
      </w:hyperlink>
    </w:p>
    <w:p w:rsidR="006D663D" w:rsidRDefault="006D663D" w:rsidP="00A036CF">
      <w:pPr>
        <w:numPr>
          <w:ilvl w:val="0"/>
          <w:numId w:val="34"/>
        </w:numPr>
      </w:pPr>
      <w:hyperlink w:anchor="notes">
        <w:r>
          <w:rPr>
            <w:rStyle w:val="Hyperlink"/>
          </w:rPr>
          <w:t>Notes</w:t>
        </w:r>
      </w:hyperlink>
    </w:p>
    <w:p w:rsidR="006D663D" w:rsidRDefault="006D663D" w:rsidP="006D663D">
      <w:pPr>
        <w:pStyle w:val="Heading3"/>
        <w:numPr>
          <w:ilvl w:val="2"/>
          <w:numId w:val="3"/>
        </w:numPr>
        <w:pBdr>
          <w:bottom w:val="none" w:sz="0" w:space="0" w:color="auto"/>
        </w:pBdr>
      </w:pPr>
      <w:bookmarkStart w:id="169" w:name="setup-environment"/>
      <w:bookmarkStart w:id="170" w:name="_Toc444285896"/>
      <w:bookmarkEnd w:id="169"/>
      <w:r>
        <w:t>Setup Environment</w:t>
      </w:r>
      <w:bookmarkEnd w:id="170"/>
    </w:p>
    <w:p w:rsidR="006D663D" w:rsidRDefault="006D663D">
      <w:r>
        <w:t>On the first time you are cloning this repository, you need to run the command</w:t>
      </w:r>
      <w:proofErr w:type="gramStart"/>
      <w:r>
        <w:t>:npm</w:t>
      </w:r>
      <w:proofErr w:type="gramEnd"/>
      <w:r>
        <w:t xml:space="preserve"> run init-setup</w:t>
      </w:r>
    </w:p>
    <w:p w:rsidR="006D663D" w:rsidRDefault="006D663D">
      <w:pPr>
        <w:pStyle w:val="BodyText"/>
      </w:pPr>
      <w:r>
        <w:t>After running successfully this command you will have 2 folders (node_modules and vendor), these folders are excluded from the commit process, and are only for development.</w:t>
      </w:r>
    </w:p>
    <w:p w:rsidR="006D663D" w:rsidRDefault="006D663D">
      <w:pPr>
        <w:pStyle w:val="BodyText"/>
      </w:pPr>
      <w:proofErr w:type="gramStart"/>
      <w:r>
        <w:t>if</w:t>
      </w:r>
      <w:proofErr w:type="gramEnd"/>
      <w:r>
        <w:t xml:space="preserve"> you already have the project configured on your machine, you only need run the next command to add new dependencies:npm install jspm install</w:t>
      </w:r>
    </w:p>
    <w:p w:rsidR="006D663D" w:rsidRDefault="006D663D">
      <w:pPr>
        <w:pStyle w:val="BodyText"/>
      </w:pPr>
      <w:r>
        <w:rPr>
          <w:b/>
        </w:rPr>
        <w:t>Private Repository Note</w:t>
      </w:r>
    </w:p>
    <w:p w:rsidR="006D663D" w:rsidRDefault="006D663D">
      <w:pPr>
        <w:pStyle w:val="BodyText"/>
      </w:pPr>
      <w:proofErr w:type="gramStart"/>
      <w:r>
        <w:t>if</w:t>
      </w:r>
      <w:proofErr w:type="gramEnd"/>
      <w:r>
        <w:t xml:space="preserve"> you have problems with the npm install command, like “access was forbidden”, “404 not found”, and have the service framework module reference, it is an authentication problem;</w:t>
      </w:r>
    </w:p>
    <w:p w:rsidR="006D663D" w:rsidRDefault="006D663D">
      <w:pPr>
        <w:pStyle w:val="BodyText"/>
      </w:pPr>
      <w:proofErr w:type="gramStart"/>
      <w:r>
        <w:t>you</w:t>
      </w:r>
      <w:proofErr w:type="gramEnd"/>
      <w:r>
        <w:t xml:space="preserve"> may need following the steps present on </w:t>
      </w:r>
      <w:hyperlink r:id="rId132">
        <w:r>
          <w:rPr>
            <w:rStyle w:val="Hyperlink"/>
          </w:rPr>
          <w:t>Github Help</w:t>
        </w:r>
      </w:hyperlink>
      <w:r>
        <w:t xml:space="preserve">. </w:t>
      </w:r>
      <w:proofErr w:type="gramStart"/>
      <w:r>
        <w:t>and</w:t>
      </w:r>
      <w:proofErr w:type="gramEnd"/>
      <w:r>
        <w:t xml:space="preserve"> select operation system you are using.</w:t>
      </w:r>
    </w:p>
    <w:p w:rsidR="006D663D" w:rsidRDefault="006D663D">
      <w:pPr>
        <w:pStyle w:val="BodyText"/>
      </w:pPr>
      <w:r>
        <w:t>This could happen because it is a private module and need your GitHub authentication to allow cloning the repository.</w:t>
      </w:r>
    </w:p>
    <w:p w:rsidR="006D663D" w:rsidRDefault="006D663D">
      <w:pPr>
        <w:pStyle w:val="BodyText"/>
      </w:pPr>
      <w:r>
        <w:t xml:space="preserve">If you have some troubles with authentication on windows using the Git Shell, you can try </w:t>
      </w:r>
      <w:hyperlink r:id="rId133" w:anchor="platform-windows">
        <w:r>
          <w:rPr>
            <w:rStyle w:val="Hyperlink"/>
          </w:rPr>
          <w:t>caching your GitHub password</w:t>
        </w:r>
      </w:hyperlink>
      <w:r>
        <w:t>. This should avoid the constant prompt for username and password;</w:t>
      </w:r>
    </w:p>
    <w:p w:rsidR="006D663D" w:rsidRDefault="006D663D">
      <w:pPr>
        <w:pStyle w:val="BodyText"/>
      </w:pPr>
      <w:r>
        <w:rPr>
          <w:b/>
        </w:rPr>
        <w:t>Instalation through jspm</w:t>
      </w:r>
    </w:p>
    <w:p w:rsidR="006D663D" w:rsidRDefault="006D663D">
      <w:pPr>
        <w:pStyle w:val="BodyText"/>
      </w:pPr>
      <w:r>
        <w:t xml:space="preserve">We need configure jspm config using github tokens, for that, following this (based on issue </w:t>
      </w:r>
      <w:hyperlink r:id="rId134">
        <w:r>
          <w:rPr>
            <w:rStyle w:val="Hyperlink"/>
          </w:rPr>
          <w:t>3</w:t>
        </w:r>
      </w:hyperlink>
      <w:r>
        <w:t>):</w:t>
      </w:r>
    </w:p>
    <w:p w:rsidR="006D663D" w:rsidRDefault="006D663D" w:rsidP="00A036CF">
      <w:pPr>
        <w:numPr>
          <w:ilvl w:val="0"/>
          <w:numId w:val="35"/>
        </w:numPr>
      </w:pPr>
      <w:hyperlink r:id="rId135">
        <w:r>
          <w:rPr>
            <w:rStyle w:val="Hyperlink"/>
          </w:rPr>
          <w:t>Here</w:t>
        </w:r>
      </w:hyperlink>
      <w:r>
        <w:t>, generate token with public_repo permission enabled</w:t>
      </w:r>
    </w:p>
    <w:p w:rsidR="006D663D" w:rsidRDefault="006D663D" w:rsidP="00A036CF">
      <w:pPr>
        <w:numPr>
          <w:ilvl w:val="0"/>
          <w:numId w:val="35"/>
        </w:numPr>
      </w:pPr>
      <w:r>
        <w:t>Save the token generated;</w:t>
      </w:r>
    </w:p>
    <w:p w:rsidR="006D663D" w:rsidRDefault="006D663D" w:rsidP="00A036CF">
      <w:pPr>
        <w:numPr>
          <w:ilvl w:val="0"/>
          <w:numId w:val="35"/>
        </w:numPr>
      </w:pPr>
      <w:r>
        <w:t>Execute the command jspm registry config github and you’ll be asked for the credentials;</w:t>
      </w:r>
    </w:p>
    <w:p w:rsidR="006D663D" w:rsidRDefault="006D663D" w:rsidP="00A036CF">
      <w:pPr>
        <w:numPr>
          <w:ilvl w:val="0"/>
          <w:numId w:val="35"/>
        </w:numPr>
      </w:pPr>
      <w:r>
        <w:t>Now you can execute command jspm install -y and the runtime-core or jspm install runtime-core=github:reTHINK-project/dev-runtime-core or only jspm install;</w:t>
      </w:r>
    </w:p>
    <w:p w:rsidR="006D663D" w:rsidRDefault="006D663D">
      <w:r>
        <w:pict>
          <v:rect id="_x0000_i1025" style="width:0;height:1.5pt" o:hralign="center" o:hrstd="t" o:hr="t"/>
        </w:pict>
      </w:r>
    </w:p>
    <w:p w:rsidR="006D663D" w:rsidRDefault="006D663D">
      <w:r>
        <w:rPr>
          <w:b/>
        </w:rPr>
        <w:t>Issues</w:t>
      </w:r>
    </w:p>
    <w:p w:rsidR="006D663D" w:rsidRDefault="006D663D">
      <w:pPr>
        <w:pStyle w:val="BodyText"/>
      </w:pPr>
      <w:proofErr w:type="gramStart"/>
      <w:r>
        <w:t>if</w:t>
      </w:r>
      <w:proofErr w:type="gramEnd"/>
      <w:r>
        <w:t xml:space="preserve"> you have some trouble with the environment, you can open an issue;</w:t>
      </w:r>
    </w:p>
    <w:p w:rsidR="006D663D" w:rsidRDefault="006D663D" w:rsidP="006D663D">
      <w:pPr>
        <w:pStyle w:val="Heading3"/>
        <w:numPr>
          <w:ilvl w:val="2"/>
          <w:numId w:val="3"/>
        </w:numPr>
        <w:pBdr>
          <w:bottom w:val="none" w:sz="0" w:space="0" w:color="auto"/>
        </w:pBdr>
      </w:pPr>
      <w:bookmarkStart w:id="171" w:name="javascript-environment"/>
      <w:bookmarkStart w:id="172" w:name="_Toc444285897"/>
      <w:bookmarkEnd w:id="171"/>
      <w:r>
        <w:t>Javascript Environment</w:t>
      </w:r>
      <w:bookmarkEnd w:id="172"/>
    </w:p>
    <w:p w:rsidR="006D663D" w:rsidRDefault="006D663D">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36">
        <w:r>
          <w:rPr>
            <w:rStyle w:val="Hyperlink"/>
          </w:rPr>
          <w:t>nvm</w:t>
        </w:r>
      </w:hyperlink>
    </w:p>
    <w:p w:rsidR="006D663D" w:rsidRDefault="006D663D" w:rsidP="006D663D">
      <w:pPr>
        <w:pStyle w:val="Heading4"/>
        <w:numPr>
          <w:ilvl w:val="3"/>
          <w:numId w:val="3"/>
        </w:numPr>
      </w:pPr>
      <w:bookmarkStart w:id="173" w:name="dependencies"/>
      <w:bookmarkEnd w:id="173"/>
      <w:r>
        <w:t>Dependencies</w:t>
      </w:r>
    </w:p>
    <w:p w:rsidR="006D663D" w:rsidRDefault="006D663D" w:rsidP="00A036CF">
      <w:pPr>
        <w:numPr>
          <w:ilvl w:val="0"/>
          <w:numId w:val="34"/>
        </w:numPr>
      </w:pPr>
      <w:r>
        <w:t>nodejs</w:t>
      </w:r>
    </w:p>
    <w:p w:rsidR="006D663D" w:rsidRDefault="006D663D" w:rsidP="00A036CF">
      <w:pPr>
        <w:numPr>
          <w:ilvl w:val="0"/>
          <w:numId w:val="34"/>
        </w:numPr>
      </w:pPr>
      <w:r>
        <w:lastRenderedPageBreak/>
        <w:t>npm</w:t>
      </w:r>
    </w:p>
    <w:p w:rsidR="006D663D" w:rsidRDefault="006D663D" w:rsidP="00A036CF">
      <w:pPr>
        <w:numPr>
          <w:ilvl w:val="0"/>
          <w:numId w:val="34"/>
        </w:numPr>
      </w:pPr>
      <w:proofErr w:type="gramStart"/>
      <w:r>
        <w:t>karma</w:t>
      </w:r>
      <w:proofErr w:type="gramEnd"/>
      <w:r>
        <w:t xml:space="preserve"> - Make the communication between unit test tool and jenkins. See more on </w:t>
      </w:r>
      <w:hyperlink r:id="rId137">
        <w:r>
          <w:rPr>
            <w:rStyle w:val="Hyperlink"/>
          </w:rPr>
          <w:t>karma</w:t>
        </w:r>
      </w:hyperlink>
    </w:p>
    <w:p w:rsidR="006D663D" w:rsidRDefault="006D663D" w:rsidP="00A036CF">
      <w:pPr>
        <w:numPr>
          <w:ilvl w:val="0"/>
          <w:numId w:val="34"/>
        </w:numPr>
      </w:pPr>
      <w:proofErr w:type="gramStart"/>
      <w:r>
        <w:t>mocha</w:t>
      </w:r>
      <w:proofErr w:type="gramEnd"/>
      <w:r>
        <w:t xml:space="preserve"> - Unit test tool. See more on </w:t>
      </w:r>
      <w:hyperlink r:id="rId138">
        <w:r>
          <w:rPr>
            <w:rStyle w:val="Hyperlink"/>
          </w:rPr>
          <w:t>http://mochajs.org</w:t>
        </w:r>
      </w:hyperlink>
    </w:p>
    <w:p w:rsidR="006D663D" w:rsidRDefault="006D663D" w:rsidP="00A036CF">
      <w:pPr>
        <w:numPr>
          <w:ilvl w:val="0"/>
          <w:numId w:val="34"/>
        </w:numPr>
      </w:pPr>
      <w:proofErr w:type="gramStart"/>
      <w:r>
        <w:t>jspm</w:t>
      </w:r>
      <w:proofErr w:type="gramEnd"/>
      <w:r>
        <w:t xml:space="preserve"> - Don’t need compile the code, it uses babel (or traucer or typescript) to run ES6 code on browser. Know more in </w:t>
      </w:r>
      <w:hyperlink r:id="rId139">
        <w:r>
          <w:rPr>
            <w:rStyle w:val="Hyperlink"/>
          </w:rPr>
          <w:t>jspm.io</w:t>
        </w:r>
      </w:hyperlink>
    </w:p>
    <w:p w:rsidR="006D663D" w:rsidRDefault="006D663D" w:rsidP="00A036CF">
      <w:pPr>
        <w:numPr>
          <w:ilvl w:val="0"/>
          <w:numId w:val="34"/>
        </w:numPr>
      </w:pPr>
      <w:proofErr w:type="gramStart"/>
      <w:r>
        <w:t>gulp</w:t>
      </w:r>
      <w:proofErr w:type="gramEnd"/>
      <w:r>
        <w:t xml:space="preserve"> - Automate and enhance your workflow. See more about gulp on </w:t>
      </w:r>
      <w:hyperlink r:id="rId140">
        <w:r>
          <w:rPr>
            <w:rStyle w:val="Hyperlink"/>
          </w:rPr>
          <w:t>gulp</w:t>
        </w:r>
      </w:hyperlink>
    </w:p>
    <w:p w:rsidR="006D663D" w:rsidRDefault="006D663D" w:rsidP="006D663D">
      <w:pPr>
        <w:pStyle w:val="Heading4"/>
        <w:numPr>
          <w:ilvl w:val="3"/>
          <w:numId w:val="3"/>
        </w:numPr>
      </w:pPr>
      <w:bookmarkStart w:id="174" w:name="code-style-and-hinting"/>
      <w:bookmarkEnd w:id="174"/>
      <w:r>
        <w:t>Code Style and Hinting</w:t>
      </w:r>
    </w:p>
    <w:p w:rsidR="006D663D" w:rsidRDefault="006D663D">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6D663D" w:rsidRDefault="006D663D" w:rsidP="00A036CF">
      <w:pPr>
        <w:numPr>
          <w:ilvl w:val="0"/>
          <w:numId w:val="34"/>
        </w:numPr>
      </w:pPr>
      <w:hyperlink r:id="rId141">
        <w:r>
          <w:rPr>
            <w:rStyle w:val="Hyperlink"/>
          </w:rPr>
          <w:t>jscs</w:t>
        </w:r>
      </w:hyperlink>
      <w:r>
        <w:t xml:space="preserve"> - Maintain JavaScript Code Style</w:t>
      </w:r>
    </w:p>
    <w:p w:rsidR="006D663D" w:rsidRDefault="006D663D" w:rsidP="00A036CF">
      <w:pPr>
        <w:numPr>
          <w:ilvl w:val="0"/>
          <w:numId w:val="34"/>
        </w:numPr>
      </w:pPr>
      <w:hyperlink r:id="rId142">
        <w:proofErr w:type="gramStart"/>
        <w:r>
          <w:rPr>
            <w:rStyle w:val="Hyperlink"/>
          </w:rPr>
          <w:t>jshint</w:t>
        </w:r>
        <w:proofErr w:type="gramEnd"/>
      </w:hyperlink>
      <w:r>
        <w:t xml:space="preserve"> - Detect errors and potential problems in JavaScript code.</w:t>
      </w:r>
    </w:p>
    <w:p w:rsidR="006D663D" w:rsidRDefault="006D663D">
      <w:r>
        <w:t>All IDE’s and Text Editors can handle these tools.</w:t>
      </w:r>
    </w:p>
    <w:p w:rsidR="006D663D" w:rsidRDefault="006D663D" w:rsidP="006D663D">
      <w:pPr>
        <w:pStyle w:val="Heading4"/>
        <w:numPr>
          <w:ilvl w:val="3"/>
          <w:numId w:val="3"/>
        </w:numPr>
      </w:pPr>
      <w:bookmarkStart w:id="175" w:name="documentation"/>
      <w:bookmarkEnd w:id="175"/>
      <w:r>
        <w:t>Documentation</w:t>
      </w:r>
    </w:p>
    <w:p w:rsidR="006D663D" w:rsidRDefault="006D663D">
      <w:r>
        <w:t xml:space="preserve">To generates </w:t>
      </w:r>
      <w:proofErr w:type="gramStart"/>
      <w:r>
        <w:t>api</w:t>
      </w:r>
      <w:proofErr w:type="gramEnd"/>
      <w:r>
        <w:t xml:space="preserve"> documentation you can run gulp doc</w:t>
      </w:r>
    </w:p>
    <w:p w:rsidR="006D663D" w:rsidRDefault="006D663D" w:rsidP="006D663D">
      <w:pPr>
        <w:pStyle w:val="Heading3"/>
        <w:numPr>
          <w:ilvl w:val="2"/>
          <w:numId w:val="3"/>
        </w:numPr>
        <w:pBdr>
          <w:bottom w:val="none" w:sz="0" w:space="0" w:color="auto"/>
        </w:pBdr>
      </w:pPr>
      <w:bookmarkStart w:id="176" w:name="unit-testing"/>
      <w:bookmarkStart w:id="177" w:name="_Toc444285898"/>
      <w:bookmarkEnd w:id="176"/>
      <w:r>
        <w:t>Unit Testing</w:t>
      </w:r>
      <w:bookmarkEnd w:id="177"/>
    </w:p>
    <w:p w:rsidR="006D663D" w:rsidRDefault="006D663D">
      <w:r>
        <w:t xml:space="preserve">Unit testing can be launched manually with </w:t>
      </w:r>
      <w:r>
        <w:rPr>
          <w:b/>
        </w:rPr>
        <w:t>karma start</w:t>
      </w:r>
      <w:r>
        <w:t>.</w:t>
      </w:r>
    </w:p>
    <w:p w:rsidR="006D663D" w:rsidRDefault="006D663D">
      <w:pPr>
        <w:pStyle w:val="BodyText"/>
      </w:pPr>
      <w:r>
        <w:rPr>
          <w:strike/>
        </w:rPr>
        <w:t xml:space="preserve">It’s advisable to use </w:t>
      </w:r>
      <w:hyperlink r:id="rId143">
        <w:r>
          <w:rPr>
            <w:rStyle w:val="Hyperlink"/>
            <w:strike/>
          </w:rPr>
          <w:t>expect.js</w:t>
        </w:r>
      </w:hyperlink>
      <w:r>
        <w:rPr>
          <w:strike/>
        </w:rPr>
        <w:t xml:space="preserve"> instead of assert.</w:t>
      </w:r>
    </w:p>
    <w:p w:rsidR="006D663D" w:rsidRDefault="006D663D">
      <w:pPr>
        <w:pStyle w:val="BodyText"/>
      </w:pPr>
      <w:r>
        <w:t xml:space="preserve">After investigate and testing the </w:t>
      </w:r>
      <w:hyperlink r:id="rId144">
        <w:r>
          <w:rPr>
            <w:rStyle w:val="Hyperlink"/>
          </w:rPr>
          <w:t>expect.js</w:t>
        </w:r>
      </w:hyperlink>
      <w:r>
        <w:t xml:space="preserve"> it don’t support some features for ES6, because this tool hasn’t activity at some time, that is why, it is recomended use the </w:t>
      </w:r>
      <w:hyperlink r:id="rId145">
        <w:r>
          <w:rPr>
            <w:rStyle w:val="Hyperlink"/>
          </w:rPr>
          <w:t>chaijs</w:t>
        </w:r>
      </w:hyperlink>
      <w:r>
        <w:t xml:space="preserve"> it is more versatile and have expect.js (but updated) and others tools that can be useful;</w:t>
      </w:r>
    </w:p>
    <w:p w:rsidR="006D663D" w:rsidRDefault="006D663D">
      <w:r>
        <w:pict>
          <v:rect id="_x0000_i1026" style="width:0;height:1.5pt" o:hralign="center" o:hrstd="t" o:hr="t"/>
        </w:pict>
      </w:r>
    </w:p>
    <w:p w:rsidR="006D663D" w:rsidRDefault="006D663D" w:rsidP="006D663D">
      <w:pPr>
        <w:pStyle w:val="Heading3"/>
        <w:numPr>
          <w:ilvl w:val="2"/>
          <w:numId w:val="3"/>
        </w:numPr>
        <w:pBdr>
          <w:bottom w:val="none" w:sz="0" w:space="0" w:color="auto"/>
        </w:pBdr>
      </w:pPr>
      <w:bookmarkStart w:id="178" w:name="how-to-include-this-runtime-core-code-in"/>
      <w:bookmarkStart w:id="179" w:name="_Toc444285899"/>
      <w:bookmarkEnd w:id="178"/>
      <w:r>
        <w:t>How to include this runtime-core code into others parts of reTHINK Project;</w:t>
      </w:r>
      <w:bookmarkEnd w:id="179"/>
    </w:p>
    <w:p w:rsidR="006D663D" w:rsidRDefault="006D663D">
      <w:r>
        <w:t xml:space="preserve">How to include this repository in other software parts, like </w:t>
      </w:r>
      <w:hyperlink r:id="rId146">
        <w:r>
          <w:rPr>
            <w:rStyle w:val="Hyperlink"/>
          </w:rPr>
          <w:t>dev-runtime-browser</w:t>
        </w:r>
      </w:hyperlink>
      <w:r>
        <w:t xml:space="preserve"> or </w:t>
      </w:r>
      <w:hyperlink r:id="rId147">
        <w:r>
          <w:rPr>
            <w:rStyle w:val="Hyperlink"/>
          </w:rPr>
          <w:t>dev-runtime-node</w:t>
        </w:r>
      </w:hyperlink>
      <w:r>
        <w:t xml:space="preserve"> - for example;</w:t>
      </w:r>
    </w:p>
    <w:p w:rsidR="006D663D" w:rsidRDefault="006D663D" w:rsidP="006D663D">
      <w:pPr>
        <w:pStyle w:val="Heading4"/>
        <w:numPr>
          <w:ilvl w:val="3"/>
          <w:numId w:val="3"/>
        </w:numPr>
      </w:pPr>
      <w:bookmarkStart w:id="180" w:name="browser-project"/>
      <w:bookmarkEnd w:id="180"/>
      <w:proofErr w:type="gramStart"/>
      <w:r>
        <w:t>browser</w:t>
      </w:r>
      <w:proofErr w:type="gramEnd"/>
      <w:r>
        <w:t xml:space="preserve"> project</w:t>
      </w:r>
    </w:p>
    <w:p w:rsidR="006D663D" w:rsidRDefault="006D663D">
      <w:proofErr w:type="gramStart"/>
      <w:r>
        <w:t>example</w:t>
      </w:r>
      <w:proofErr w:type="gramEnd"/>
      <w:r>
        <w:t xml:space="preserve">: </w:t>
      </w:r>
      <w:hyperlink r:id="rId148">
        <w:r>
          <w:rPr>
            <w:rStyle w:val="Hyperlink"/>
          </w:rPr>
          <w:t>dev-runtime-browser</w:t>
        </w:r>
      </w:hyperlink>
    </w:p>
    <w:p w:rsidR="006D663D" w:rsidRDefault="006D663D">
      <w:pPr>
        <w:pStyle w:val="BodyText"/>
      </w:pPr>
      <w:r>
        <w:t xml:space="preserve">Verify these use cases: 1. if you will create a new repository, you can use this template, and can configure your development environment; 2. if you already have </w:t>
      </w:r>
      <w:proofErr w:type="gramStart"/>
      <w:r>
        <w:t>an</w:t>
      </w:r>
      <w:proofErr w:type="gramEnd"/>
      <w:r>
        <w:t xml:space="preserve"> respository cloned;</w:t>
      </w:r>
    </w:p>
    <w:p w:rsidR="006D663D" w:rsidRDefault="006D663D">
      <w:pPr>
        <w:pStyle w:val="BodyText"/>
      </w:pPr>
      <w:proofErr w:type="gramStart"/>
      <w:r>
        <w:t>for</w:t>
      </w:r>
      <w:proofErr w:type="gramEnd"/>
      <w:r>
        <w:t xml:space="preserve"> both cases you just have run the command:</w:t>
      </w:r>
    </w:p>
    <w:p w:rsidR="006D663D" w:rsidRDefault="006D663D">
      <w:pPr>
        <w:pStyle w:val="SourceCode"/>
      </w:pPr>
      <w:proofErr w:type="gramStart"/>
      <w:r>
        <w:t>jspm</w:t>
      </w:r>
      <w:proofErr w:type="gramEnd"/>
      <w:r>
        <w:t xml:space="preserve"> install runtime-core=github:rethink-project/dev-runtime-core@dev-0.2</w:t>
      </w:r>
    </w:p>
    <w:p w:rsidR="006D663D" w:rsidRDefault="006D663D">
      <w:proofErr w:type="gramStart"/>
      <w:r>
        <w:t>and</w:t>
      </w:r>
      <w:proofErr w:type="gramEnd"/>
      <w:r>
        <w:t xml:space="preserve"> on javascript code you need import the script like other modules;</w:t>
      </w:r>
    </w:p>
    <w:p w:rsidR="006D663D" w:rsidRPr="00EE57D2" w:rsidRDefault="006D663D" w:rsidP="00EE57D2">
      <w:pPr>
        <w:pStyle w:val="SourceCode"/>
        <w:ind w:left="720"/>
        <w:jc w:val="left"/>
        <w:rPr>
          <w:rFonts w:ascii="Times New Roman" w:hAnsi="Times New Roman"/>
          <w:sz w:val="18"/>
          <w:szCs w:val="18"/>
        </w:rPr>
      </w:pPr>
      <w:r w:rsidRPr="00EE57D2">
        <w:rPr>
          <w:rFonts w:ascii="Times New Roman" w:hAnsi="Times New Roman"/>
          <w:sz w:val="18"/>
          <w:szCs w:val="18"/>
        </w:rPr>
        <w:t>import RuntimeUA from 'runtime-core/dist/runtimeUA';</w:t>
      </w:r>
      <w:r w:rsidRPr="00EE57D2">
        <w:rPr>
          <w:rFonts w:ascii="Times New Roman" w:hAnsi="Times New Roman"/>
          <w:sz w:val="18"/>
          <w:szCs w:val="18"/>
        </w:rPr>
        <w:br/>
        <w:t>import {Sandbox, SandboxRegistry} from 'runtime-core/dist/sandbox'</w:t>
      </w:r>
      <w:r w:rsidRPr="00EE57D2">
        <w:rPr>
          <w:rFonts w:ascii="Times New Roman" w:hAnsi="Times New Roman"/>
          <w:sz w:val="18"/>
          <w:szCs w:val="18"/>
        </w:rPr>
        <w:br/>
        <w:t>import MiniBus from 'runtime-core/dist/minibus';</w:t>
      </w:r>
      <w:r w:rsidRPr="00EE57D2">
        <w:rPr>
          <w:rFonts w:ascii="Times New Roman" w:hAnsi="Times New Roman"/>
          <w:sz w:val="18"/>
          <w:szCs w:val="18"/>
        </w:rPr>
        <w:br/>
      </w:r>
      <w:r w:rsidRPr="00EE57D2">
        <w:rPr>
          <w:rFonts w:ascii="Times New Roman" w:hAnsi="Times New Roman"/>
          <w:sz w:val="18"/>
          <w:szCs w:val="18"/>
        </w:rPr>
        <w:br/>
        <w:t>console.log('Runtime: ', RuntimeUA);</w:t>
      </w:r>
      <w:r w:rsidRPr="00EE57D2">
        <w:rPr>
          <w:rFonts w:ascii="Times New Roman" w:hAnsi="Times New Roman"/>
          <w:sz w:val="18"/>
          <w:szCs w:val="18"/>
        </w:rPr>
        <w:br/>
        <w:t>console.log('Sandbox: ', Sandbox, SandboxRegistry);</w:t>
      </w:r>
      <w:r w:rsidRPr="00EE57D2">
        <w:rPr>
          <w:rFonts w:ascii="Times New Roman" w:hAnsi="Times New Roman"/>
          <w:sz w:val="18"/>
          <w:szCs w:val="18"/>
        </w:rPr>
        <w:br/>
        <w:t>console.log('MiniBus: ', MiniBus);</w:t>
      </w:r>
    </w:p>
    <w:p w:rsidR="006D663D" w:rsidRDefault="006D663D" w:rsidP="006D663D">
      <w:pPr>
        <w:pStyle w:val="Heading4"/>
        <w:numPr>
          <w:ilvl w:val="3"/>
          <w:numId w:val="3"/>
        </w:numPr>
      </w:pPr>
      <w:bookmarkStart w:id="181" w:name="nodejs"/>
      <w:bookmarkEnd w:id="181"/>
      <w:proofErr w:type="gramStart"/>
      <w:r>
        <w:lastRenderedPageBreak/>
        <w:t>nodejs</w:t>
      </w:r>
      <w:proofErr w:type="gramEnd"/>
    </w:p>
    <w:p w:rsidR="006D663D" w:rsidRDefault="006D663D">
      <w:hyperlink r:id="rId149">
        <w:proofErr w:type="gramStart"/>
        <w:r>
          <w:rPr>
            <w:rStyle w:val="Hyperlink"/>
          </w:rPr>
          <w:t>dev-runtime-node</w:t>
        </w:r>
        <w:proofErr w:type="gramEnd"/>
      </w:hyperlink>
    </w:p>
    <w:p w:rsidR="006D663D" w:rsidRPr="00EE57D2" w:rsidRDefault="006D663D" w:rsidP="00EE57D2">
      <w:pPr>
        <w:pStyle w:val="SourceCode"/>
        <w:ind w:left="720"/>
        <w:jc w:val="left"/>
        <w:rPr>
          <w:rFonts w:ascii="Times New Roman" w:hAnsi="Times New Roman"/>
          <w:sz w:val="18"/>
          <w:szCs w:val="18"/>
        </w:rPr>
      </w:pPr>
      <w:proofErr w:type="gramStart"/>
      <w:r w:rsidRPr="00EE57D2">
        <w:rPr>
          <w:rFonts w:ascii="Times New Roman" w:hAnsi="Times New Roman"/>
          <w:sz w:val="18"/>
          <w:szCs w:val="18"/>
        </w:rPr>
        <w:t>npm</w:t>
      </w:r>
      <w:proofErr w:type="gramEnd"/>
      <w:r w:rsidRPr="00EE57D2">
        <w:rPr>
          <w:rFonts w:ascii="Times New Roman" w:hAnsi="Times New Roman"/>
          <w:sz w:val="18"/>
          <w:szCs w:val="18"/>
        </w:rPr>
        <w:t xml:space="preserve"> install github:rethink-project/dev-runtime-core#dev-0.2 --save</w:t>
      </w:r>
    </w:p>
    <w:p w:rsidR="006D663D" w:rsidRPr="00EE57D2" w:rsidRDefault="006D663D" w:rsidP="00EE57D2">
      <w:pPr>
        <w:ind w:left="720"/>
        <w:jc w:val="left"/>
        <w:rPr>
          <w:rFonts w:ascii="Times New Roman" w:hAnsi="Times New Roman"/>
          <w:sz w:val="18"/>
          <w:szCs w:val="18"/>
        </w:rPr>
      </w:pPr>
      <w:proofErr w:type="gramStart"/>
      <w:r w:rsidRPr="00EE57D2">
        <w:rPr>
          <w:rFonts w:ascii="Times New Roman" w:hAnsi="Times New Roman"/>
          <w:sz w:val="18"/>
          <w:szCs w:val="18"/>
        </w:rPr>
        <w:t>after</w:t>
      </w:r>
      <w:proofErr w:type="gramEnd"/>
      <w:r w:rsidRPr="00EE57D2">
        <w:rPr>
          <w:rFonts w:ascii="Times New Roman" w:hAnsi="Times New Roman"/>
          <w:sz w:val="18"/>
          <w:szCs w:val="18"/>
        </w:rPr>
        <w:t xml:space="preserve"> this you can require the runtime-core like other modules on node;</w:t>
      </w:r>
    </w:p>
    <w:p w:rsidR="006D663D" w:rsidRPr="00EE57D2" w:rsidRDefault="006D663D" w:rsidP="00EE57D2">
      <w:pPr>
        <w:pStyle w:val="SourceCode"/>
        <w:ind w:left="720"/>
        <w:jc w:val="left"/>
        <w:rPr>
          <w:rFonts w:ascii="Times New Roman" w:hAnsi="Times New Roman"/>
          <w:sz w:val="18"/>
          <w:szCs w:val="18"/>
        </w:rPr>
      </w:pPr>
      <w:proofErr w:type="gramStart"/>
      <w:r w:rsidRPr="00EE57D2">
        <w:rPr>
          <w:rFonts w:ascii="Times New Roman" w:hAnsi="Times New Roman"/>
          <w:sz w:val="18"/>
          <w:szCs w:val="18"/>
        </w:rPr>
        <w:t>var</w:t>
      </w:r>
      <w:proofErr w:type="gramEnd"/>
      <w:r w:rsidRPr="00EE57D2">
        <w:rPr>
          <w:rFonts w:ascii="Times New Roman" w:hAnsi="Times New Roman"/>
          <w:sz w:val="18"/>
          <w:szCs w:val="18"/>
        </w:rPr>
        <w:t xml:space="preserve"> RuntimeUA = require('runtime-core').runtimeUA;</w:t>
      </w:r>
      <w:r w:rsidRPr="00EE57D2">
        <w:rPr>
          <w:rFonts w:ascii="Times New Roman" w:hAnsi="Times New Roman"/>
          <w:sz w:val="18"/>
          <w:szCs w:val="18"/>
        </w:rPr>
        <w:br/>
      </w:r>
      <w:r w:rsidRPr="00EE57D2">
        <w:rPr>
          <w:rFonts w:ascii="Times New Roman" w:hAnsi="Times New Roman"/>
          <w:sz w:val="18"/>
          <w:szCs w:val="18"/>
        </w:rPr>
        <w:br/>
        <w:t>var runtime = new RuntimeUA();</w:t>
      </w:r>
    </w:p>
    <w:p w:rsidR="006D663D" w:rsidRDefault="006D663D">
      <w:proofErr w:type="gramStart"/>
      <w:r>
        <w:t>if</w:t>
      </w:r>
      <w:proofErr w:type="gramEnd"/>
      <w:r>
        <w:t xml:space="preserve"> you found some issues, please submit them into the respective repository;</w:t>
      </w:r>
    </w:p>
    <w:p w:rsidR="006D663D" w:rsidRDefault="006D663D">
      <w:r>
        <w:pict>
          <v:rect id="_x0000_i1027" style="width:0;height:1.5pt" o:hralign="center" o:hrstd="t" o:hr="t"/>
        </w:pict>
      </w:r>
    </w:p>
    <w:p w:rsidR="006D663D" w:rsidRDefault="006D663D" w:rsidP="006D663D">
      <w:pPr>
        <w:pStyle w:val="Heading3"/>
        <w:numPr>
          <w:ilvl w:val="2"/>
          <w:numId w:val="3"/>
        </w:numPr>
        <w:pBdr>
          <w:bottom w:val="none" w:sz="0" w:space="0" w:color="auto"/>
        </w:pBdr>
      </w:pPr>
      <w:bookmarkStart w:id="182" w:name="karma"/>
      <w:bookmarkStart w:id="183" w:name="_Toc444285900"/>
      <w:bookmarkEnd w:id="182"/>
      <w:r>
        <w:t>Karma</w:t>
      </w:r>
      <w:bookmarkEnd w:id="183"/>
    </w:p>
    <w:p w:rsidR="006D663D" w:rsidRDefault="006D663D">
      <w:proofErr w:type="gramStart"/>
      <w:r>
        <w:t>if</w:t>
      </w:r>
      <w:proofErr w:type="gramEnd"/>
      <w:r>
        <w:t xml:space="preserve"> you have some problems starting the karma tests, try running this commands for the following order:</w:t>
      </w:r>
    </w:p>
    <w:p w:rsidR="006D663D" w:rsidRPr="006D663D" w:rsidRDefault="006D663D" w:rsidP="00A036CF">
      <w:pPr>
        <w:numPr>
          <w:ilvl w:val="0"/>
          <w:numId w:val="36"/>
        </w:numPr>
        <w:rPr>
          <w:lang w:val="pt-PT"/>
        </w:rPr>
      </w:pPr>
      <w:proofErr w:type="gramStart"/>
      <w:r w:rsidRPr="006D663D">
        <w:rPr>
          <w:lang w:val="pt-PT"/>
        </w:rPr>
        <w:t>npm</w:t>
      </w:r>
      <w:proofErr w:type="gramEnd"/>
      <w:r w:rsidRPr="006D663D">
        <w:rPr>
          <w:lang w:val="pt-PT"/>
        </w:rPr>
        <w:t xml:space="preserve"> uninstall karma karma-browserify karma-mocha karma-mocha-reporter karma-chrome-launcher -g</w:t>
      </w:r>
    </w:p>
    <w:p w:rsidR="006D663D" w:rsidRDefault="006D663D" w:rsidP="00A036CF">
      <w:pPr>
        <w:numPr>
          <w:ilvl w:val="0"/>
          <w:numId w:val="36"/>
        </w:numPr>
      </w:pPr>
      <w:r>
        <w:t>npm install karma-cli -g</w:t>
      </w:r>
    </w:p>
    <w:p w:rsidR="006D663D" w:rsidRDefault="006D663D" w:rsidP="00A036CF">
      <w:pPr>
        <w:numPr>
          <w:ilvl w:val="0"/>
          <w:numId w:val="36"/>
        </w:numPr>
      </w:pPr>
      <w:r>
        <w:t>npm install</w:t>
      </w:r>
    </w:p>
    <w:p w:rsidR="006D663D" w:rsidRDefault="006D663D" w:rsidP="00A036CF">
      <w:pPr>
        <w:numPr>
          <w:ilvl w:val="0"/>
          <w:numId w:val="36"/>
        </w:numPr>
      </w:pPr>
      <w:r>
        <w:t>jspm update</w:t>
      </w:r>
    </w:p>
    <w:p w:rsidR="006D663D" w:rsidRDefault="006D663D" w:rsidP="006D663D">
      <w:pPr>
        <w:pStyle w:val="Heading4"/>
        <w:numPr>
          <w:ilvl w:val="3"/>
          <w:numId w:val="3"/>
        </w:numPr>
      </w:pPr>
      <w:bookmarkStart w:id="184" w:name="note"/>
      <w:bookmarkEnd w:id="184"/>
      <w:r>
        <w:t>Note</w:t>
      </w:r>
    </w:p>
    <w:p w:rsidR="006D663D" w:rsidRDefault="006D663D">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6D663D" w:rsidRDefault="006D663D">
      <w:pPr>
        <w:pStyle w:val="BodyText"/>
      </w:pPr>
      <w:r>
        <w:t xml:space="preserve">To run karma tests is mandatory to run </w:t>
      </w:r>
      <w:r>
        <w:rPr>
          <w:b/>
        </w:rPr>
        <w:t>live-server</w:t>
      </w:r>
      <w:r>
        <w:t xml:space="preserve"> because of the mock-up’s dependencies</w:t>
      </w:r>
      <w:proofErr w:type="gramStart"/>
      <w:r>
        <w:t>:`</w:t>
      </w:r>
      <w:proofErr w:type="gramEnd"/>
      <w:r>
        <w:t>`` live-server –port=4000</w:t>
      </w:r>
    </w:p>
    <w:p w:rsidR="006D663D" w:rsidRDefault="006D663D" w:rsidP="006D663D">
      <w:pPr>
        <w:pStyle w:val="Heading2"/>
        <w:numPr>
          <w:ilvl w:val="1"/>
          <w:numId w:val="3"/>
        </w:numPr>
        <w:pBdr>
          <w:bottom w:val="none" w:sz="0" w:space="0" w:color="auto"/>
        </w:pBdr>
      </w:pPr>
      <w:bookmarkStart w:id="185" w:name="section"/>
      <w:bookmarkStart w:id="186" w:name="_Toc444285901"/>
      <w:bookmarkEnd w:id="185"/>
      <w:r>
        <w:t>```</w:t>
      </w:r>
      <w:bookmarkEnd w:id="186"/>
    </w:p>
    <w:p w:rsidR="006D663D" w:rsidRDefault="006D663D" w:rsidP="006D663D">
      <w:pPr>
        <w:pStyle w:val="Heading3"/>
        <w:numPr>
          <w:ilvl w:val="2"/>
          <w:numId w:val="3"/>
        </w:numPr>
        <w:pBdr>
          <w:bottom w:val="none" w:sz="0" w:space="0" w:color="auto"/>
        </w:pBdr>
      </w:pPr>
      <w:bookmarkStart w:id="187" w:name="tasks"/>
      <w:bookmarkStart w:id="188" w:name="_Toc444285902"/>
      <w:bookmarkEnd w:id="187"/>
      <w:r>
        <w:t>Tasks</w:t>
      </w:r>
      <w:bookmarkEnd w:id="188"/>
    </w:p>
    <w:p w:rsidR="006D663D" w:rsidRDefault="006D663D" w:rsidP="00A036CF">
      <w:pPr>
        <w:numPr>
          <w:ilvl w:val="0"/>
          <w:numId w:val="34"/>
        </w:numPr>
      </w:pPr>
      <w:hyperlink w:anchor="documentation">
        <w:r>
          <w:rPr>
            <w:rStyle w:val="Hyperlink"/>
          </w:rPr>
          <w:t>Documentation</w:t>
        </w:r>
      </w:hyperlink>
    </w:p>
    <w:p w:rsidR="006D663D" w:rsidRDefault="006D663D" w:rsidP="00A036CF">
      <w:pPr>
        <w:numPr>
          <w:ilvl w:val="0"/>
          <w:numId w:val="34"/>
        </w:numPr>
      </w:pPr>
      <w:hyperlink w:anchor="dist">
        <w:r>
          <w:rPr>
            <w:rStyle w:val="Hyperlink"/>
          </w:rPr>
          <w:t>Dist</w:t>
        </w:r>
      </w:hyperlink>
    </w:p>
    <w:p w:rsidR="006D663D" w:rsidRDefault="006D663D" w:rsidP="00A036CF">
      <w:pPr>
        <w:numPr>
          <w:ilvl w:val="0"/>
          <w:numId w:val="34"/>
        </w:numPr>
      </w:pPr>
      <w:hyperlink w:anchor="build">
        <w:r>
          <w:rPr>
            <w:rStyle w:val="Hyperlink"/>
          </w:rPr>
          <w:t>Build</w:t>
        </w:r>
      </w:hyperlink>
    </w:p>
    <w:p w:rsidR="006D663D" w:rsidRDefault="006D663D" w:rsidP="00A036CF">
      <w:pPr>
        <w:numPr>
          <w:ilvl w:val="0"/>
          <w:numId w:val="34"/>
        </w:numPr>
      </w:pPr>
      <w:hyperlink w:anchor="encode">
        <w:r>
          <w:rPr>
            <w:rStyle w:val="Hyperlink"/>
          </w:rPr>
          <w:t>Encode</w:t>
        </w:r>
      </w:hyperlink>
    </w:p>
    <w:p w:rsidR="006D663D" w:rsidRDefault="006D663D" w:rsidP="006D663D">
      <w:pPr>
        <w:pStyle w:val="Heading5"/>
        <w:numPr>
          <w:ilvl w:val="4"/>
          <w:numId w:val="6"/>
        </w:numPr>
        <w:jc w:val="both"/>
      </w:pPr>
      <w:bookmarkStart w:id="189" w:name="documentation-1"/>
      <w:bookmarkEnd w:id="189"/>
      <w:r>
        <w:t>Documentation</w:t>
      </w:r>
    </w:p>
    <w:p w:rsidR="006D663D" w:rsidRDefault="006D663D">
      <w:r>
        <w:t>Generate all documentation associated to runtime core;</w:t>
      </w:r>
    </w:p>
    <w:p w:rsidR="006D663D" w:rsidRDefault="006D663D" w:rsidP="00A036CF">
      <w:pPr>
        <w:numPr>
          <w:ilvl w:val="0"/>
          <w:numId w:val="34"/>
        </w:numPr>
      </w:pPr>
      <w:r>
        <w:t xml:space="preserve">if you run </w:t>
      </w:r>
      <w:r>
        <w:rPr>
          <w:b/>
        </w:rPr>
        <w:t>gulp doc</w:t>
      </w:r>
      <w:r>
        <w:t xml:space="preserve"> the documentation based on jsdoc3 will be generated on folder docs/jsdoc and you can interact;gulp doc</w:t>
      </w:r>
    </w:p>
    <w:p w:rsidR="006D663D" w:rsidRDefault="006D663D" w:rsidP="00A036CF">
      <w:pPr>
        <w:numPr>
          <w:ilvl w:val="0"/>
          <w:numId w:val="34"/>
        </w:numPr>
      </w:pPr>
      <w:r>
        <w:t xml:space="preserve">if you run </w:t>
      </w:r>
      <w:r>
        <w:rPr>
          <w:b/>
        </w:rPr>
        <w:t>gulp api</w:t>
      </w:r>
      <w:r>
        <w:t xml:space="preserve"> the documentation is generate based on docs/jsdoc/*.html files, and converted to markdown;gulp api</w:t>
      </w:r>
    </w:p>
    <w:p w:rsidR="006D663D" w:rsidRDefault="006D663D" w:rsidP="00A036CF">
      <w:pPr>
        <w:numPr>
          <w:ilvl w:val="0"/>
          <w:numId w:val="34"/>
        </w:numPr>
      </w:pPr>
      <w:r>
        <w:t xml:space="preserve">if you run </w:t>
      </w:r>
      <w:r>
        <w:rPr>
          <w:b/>
        </w:rPr>
        <w:t>gulp docx</w:t>
      </w:r>
      <w:r>
        <w:t xml:space="preserve"> should be generated an .docx file, but </w:t>
      </w:r>
      <w:r>
        <w:rPr>
          <w:b/>
        </w:rPr>
        <w:t>this process should be optimized</w:t>
      </w:r>
      <w:r>
        <w:t>, is not working very well;gulp docx</w:t>
      </w:r>
    </w:p>
    <w:p w:rsidR="006D663D" w:rsidRDefault="006D663D" w:rsidP="006D663D">
      <w:pPr>
        <w:pStyle w:val="Heading5"/>
        <w:numPr>
          <w:ilvl w:val="4"/>
          <w:numId w:val="6"/>
        </w:numPr>
        <w:jc w:val="both"/>
      </w:pPr>
      <w:bookmarkStart w:id="190" w:name="dist"/>
      <w:bookmarkEnd w:id="190"/>
      <w:r>
        <w:t>Dist</w:t>
      </w:r>
    </w:p>
    <w:p w:rsidR="006D663D" w:rsidRDefault="006D663D">
      <w:r>
        <w:t>To distribute the runtime-core, you can make a distribution file.</w:t>
      </w:r>
    </w:p>
    <w:p w:rsidR="006D663D" w:rsidRDefault="006D663D">
      <w:pPr>
        <w:pStyle w:val="BodyText"/>
      </w:pPr>
      <w:r>
        <w:lastRenderedPageBreak/>
        <w:t>Run the command</w:t>
      </w:r>
      <w:proofErr w:type="gramStart"/>
      <w:r>
        <w:t>:/</w:t>
      </w:r>
      <w:proofErr w:type="gramEnd"/>
      <w:r>
        <w:t>/ compact true | false; gulp dist --compact=false</w:t>
      </w:r>
    </w:p>
    <w:p w:rsidR="006D663D" w:rsidRDefault="006D663D" w:rsidP="006D663D">
      <w:pPr>
        <w:pStyle w:val="Heading5"/>
        <w:numPr>
          <w:ilvl w:val="4"/>
          <w:numId w:val="6"/>
        </w:numPr>
        <w:jc w:val="both"/>
      </w:pPr>
      <w:bookmarkStart w:id="191" w:name="build"/>
      <w:bookmarkEnd w:id="191"/>
      <w:r>
        <w:t>Build</w:t>
      </w:r>
    </w:p>
    <w:p w:rsidR="006D663D" w:rsidRDefault="006D663D">
      <w:proofErr w:type="gramStart"/>
      <w:r>
        <w:t>To distribute the runtime-core, but with the source code maps, and to detect where is some error.</w:t>
      </w:r>
      <w:proofErr w:type="gramEnd"/>
    </w:p>
    <w:p w:rsidR="006D663D" w:rsidRDefault="006D663D">
      <w:pPr>
        <w:pStyle w:val="BodyText"/>
      </w:pPr>
      <w:r>
        <w:t>Run the command</w:t>
      </w:r>
      <w:proofErr w:type="gramStart"/>
      <w:r>
        <w:t>:gulp</w:t>
      </w:r>
      <w:proofErr w:type="gramEnd"/>
      <w:r>
        <w:t xml:space="preserve"> build</w:t>
      </w:r>
    </w:p>
    <w:p w:rsidR="006D663D" w:rsidRDefault="006D663D" w:rsidP="006D663D">
      <w:pPr>
        <w:pStyle w:val="Heading5"/>
        <w:numPr>
          <w:ilvl w:val="4"/>
          <w:numId w:val="6"/>
        </w:numPr>
        <w:jc w:val="both"/>
      </w:pPr>
      <w:bookmarkStart w:id="192" w:name="encode"/>
      <w:bookmarkEnd w:id="192"/>
      <w:r>
        <w:t>Encode</w:t>
      </w:r>
    </w:p>
    <w:p w:rsidR="006D663D" w:rsidRDefault="006D663D">
      <w:r>
        <w:t xml:space="preserve">In this repository, we have some tasks which can help you. If you need change some resource file, like </w:t>
      </w:r>
      <w:proofErr w:type="gramStart"/>
      <w:r>
        <w:t>an</w:t>
      </w:r>
      <w:proofErr w:type="gramEnd"/>
      <w:r>
        <w:t xml:space="preserve"> Hyperty or ProtoStub, and load it to the Hyperties.json or ProtoStubs.json, run the following command, and answer to the questions;</w:t>
      </w:r>
    </w:p>
    <w:p w:rsidR="006D663D" w:rsidRDefault="006D663D">
      <w:pPr>
        <w:pStyle w:val="SourceCode"/>
      </w:pPr>
      <w:proofErr w:type="gramStart"/>
      <w:r>
        <w:t>gulp</w:t>
      </w:r>
      <w:proofErr w:type="gramEnd"/>
      <w:r>
        <w:t xml:space="preserve"> compile --file=path/to/file;</w:t>
      </w:r>
    </w:p>
    <w:p w:rsidR="006D663D" w:rsidRDefault="006D663D">
      <w:r>
        <w:pict>
          <v:rect id="_x0000_i1028" style="width:0;height:1.5pt" o:hralign="center" o:hrstd="t" o:hr="t"/>
        </w:pict>
      </w:r>
    </w:p>
    <w:p w:rsidR="006D663D" w:rsidRDefault="006D663D" w:rsidP="006D663D">
      <w:pPr>
        <w:pStyle w:val="Heading3"/>
        <w:numPr>
          <w:ilvl w:val="2"/>
          <w:numId w:val="3"/>
        </w:numPr>
        <w:pBdr>
          <w:bottom w:val="none" w:sz="0" w:space="0" w:color="auto"/>
        </w:pBdr>
      </w:pPr>
      <w:bookmarkStart w:id="193" w:name="example"/>
      <w:bookmarkStart w:id="194" w:name="_Toc444285903"/>
      <w:bookmarkEnd w:id="193"/>
      <w:r>
        <w:t>Example</w:t>
      </w:r>
      <w:bookmarkEnd w:id="194"/>
    </w:p>
    <w:p w:rsidR="006D663D" w:rsidRDefault="006D663D">
      <w:proofErr w:type="gramStart"/>
      <w:r>
        <w:t>This repository have</w:t>
      </w:r>
      <w:proofErr w:type="gramEnd"/>
      <w:r>
        <w:t xml:space="preserve"> a folder with an working example of Hyperty Connector and we can send message and make a WebRTC call between remote hyperties through the vertx;</w:t>
      </w:r>
    </w:p>
    <w:p w:rsidR="006D663D" w:rsidRDefault="006D663D">
      <w:pPr>
        <w:pStyle w:val="BodyText"/>
      </w:pPr>
      <w:r>
        <w:t xml:space="preserve">To run the demo on example folder: - </w:t>
      </w:r>
      <w:proofErr w:type="gramStart"/>
      <w:r>
        <w:t>this example have</w:t>
      </w:r>
      <w:proofErr w:type="gramEnd"/>
      <w:r>
        <w:t xml:space="preserve"> a dependecy from </w:t>
      </w:r>
      <w:hyperlink r:id="rId150" w:anchor="unit-testing">
        <w:r>
          <w:rPr>
            <w:rStyle w:val="Hyperlink"/>
          </w:rPr>
          <w:t>dev-msg-node-vertx</w:t>
        </w:r>
      </w:hyperlink>
      <w:r>
        <w:t xml:space="preserve"> and </w:t>
      </w:r>
      <w:hyperlink r:id="rId151"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52" w:anchor="unit-testing">
        <w:r>
          <w:rPr>
            <w:rStyle w:val="Hyperlink"/>
            <w:b/>
          </w:rPr>
          <w:t>dev-msg-node-vertx</w:t>
        </w:r>
      </w:hyperlink>
      <w:r>
        <w:rPr>
          <w:b/>
        </w:rPr>
        <w:t xml:space="preserve"> and </w:t>
      </w:r>
      <w:hyperlink r:id="rId153" w:anchor="dev-registry-domain">
        <w:r>
          <w:rPr>
            <w:rStyle w:val="Hyperlink"/>
            <w:b/>
          </w:rPr>
          <w:t>dev-registry-domain</w:t>
        </w:r>
      </w:hyperlink>
      <w:r>
        <w:t xml:space="preserve"> - you need, in the root folder, run command: npm start - in your browser, access to https://127.0.0.1:8080/example</w:t>
      </w:r>
    </w:p>
    <w:p w:rsidR="006D663D" w:rsidRDefault="006D663D">
      <w:r>
        <w:pict>
          <v:rect id="_x0000_i1029" style="width:0;height:1.5pt" o:hralign="center" o:hrstd="t" o:hr="t"/>
        </w:pict>
      </w:r>
    </w:p>
    <w:p w:rsidR="006D663D" w:rsidRDefault="006D663D" w:rsidP="006D663D">
      <w:pPr>
        <w:pStyle w:val="Heading3"/>
        <w:numPr>
          <w:ilvl w:val="2"/>
          <w:numId w:val="3"/>
        </w:numPr>
        <w:pBdr>
          <w:bottom w:val="none" w:sz="0" w:space="0" w:color="auto"/>
        </w:pBdr>
      </w:pPr>
      <w:bookmarkStart w:id="195" w:name="notes"/>
      <w:bookmarkStart w:id="196" w:name="_Toc444285904"/>
      <w:bookmarkEnd w:id="195"/>
      <w:r>
        <w:t>Notes</w:t>
      </w:r>
      <w:bookmarkEnd w:id="196"/>
    </w:p>
    <w:p w:rsidR="006D663D" w:rsidRDefault="006D663D">
      <w:r>
        <w:t>It was done an version of RuntimeCatalogue for local instances, based on the RuntimeCatalogue, and is activated by default;</w:t>
      </w:r>
    </w:p>
    <w:p w:rsidR="006D663D" w:rsidRDefault="006D663D" w:rsidP="006D663D">
      <w:pPr>
        <w:pStyle w:val="Heading2"/>
        <w:numPr>
          <w:ilvl w:val="1"/>
          <w:numId w:val="3"/>
        </w:numPr>
        <w:pBdr>
          <w:bottom w:val="none" w:sz="0" w:space="0" w:color="auto"/>
        </w:pBdr>
      </w:pPr>
      <w:bookmarkStart w:id="197" w:name="dev-runtime-browser"/>
      <w:bookmarkStart w:id="198" w:name="_Toc444285905"/>
      <w:bookmarkEnd w:id="197"/>
      <w:proofErr w:type="gramStart"/>
      <w:r>
        <w:t>dev-runtime-browser</w:t>
      </w:r>
      <w:bookmarkEnd w:id="198"/>
      <w:proofErr w:type="gramEnd"/>
    </w:p>
    <w:p w:rsidR="006D663D" w:rsidRDefault="006D663D" w:rsidP="006D663D">
      <w:pPr>
        <w:pStyle w:val="Heading3"/>
        <w:numPr>
          <w:ilvl w:val="2"/>
          <w:numId w:val="3"/>
        </w:numPr>
        <w:pBdr>
          <w:bottom w:val="none" w:sz="0" w:space="0" w:color="auto"/>
        </w:pBdr>
      </w:pPr>
      <w:bookmarkStart w:id="199" w:name="_Toc444285906"/>
      <w:r>
        <w:t>Overview</w:t>
      </w:r>
      <w:bookmarkEnd w:id="199"/>
    </w:p>
    <w:p w:rsidR="006D663D" w:rsidRDefault="006D663D">
      <w:proofErr w:type="gramStart"/>
      <w:r>
        <w:t>This repository contain</w:t>
      </w:r>
      <w:proofErr w:type="gramEnd"/>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6D663D" w:rsidRDefault="006D663D">
      <w:pPr>
        <w:pStyle w:val="BodyText"/>
      </w:pPr>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6D663D" w:rsidRDefault="006D663D">
      <w:pPr>
        <w:pStyle w:val="BodyText"/>
      </w:pPr>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6D663D" w:rsidRDefault="006D663D" w:rsidP="006D663D">
      <w:pPr>
        <w:pStyle w:val="Heading3"/>
        <w:numPr>
          <w:ilvl w:val="2"/>
          <w:numId w:val="3"/>
        </w:numPr>
        <w:pBdr>
          <w:bottom w:val="none" w:sz="0" w:space="0" w:color="auto"/>
        </w:pBdr>
      </w:pPr>
      <w:bookmarkStart w:id="200" w:name="user-view"/>
      <w:bookmarkStart w:id="201" w:name="_Toc444285907"/>
      <w:bookmarkEnd w:id="200"/>
      <w:r>
        <w:t>User view</w:t>
      </w:r>
      <w:bookmarkEnd w:id="201"/>
    </w:p>
    <w:p w:rsidR="006D663D" w:rsidRDefault="006D663D" w:rsidP="006D663D">
      <w:pPr>
        <w:pStyle w:val="Heading4"/>
        <w:numPr>
          <w:ilvl w:val="3"/>
          <w:numId w:val="3"/>
        </w:numPr>
      </w:pPr>
      <w:bookmarkStart w:id="202" w:name="setup-environment-1"/>
      <w:bookmarkEnd w:id="202"/>
      <w:r>
        <w:t>Setup Environment</w:t>
      </w:r>
    </w:p>
    <w:p w:rsidR="006D663D" w:rsidRDefault="006D663D" w:rsidP="006D663D">
      <w:pPr>
        <w:pStyle w:val="Heading5"/>
        <w:numPr>
          <w:ilvl w:val="4"/>
          <w:numId w:val="6"/>
        </w:numPr>
        <w:jc w:val="both"/>
      </w:pPr>
      <w:bookmarkStart w:id="203" w:name="configure-jspm-access-to-runtime-core-re"/>
      <w:bookmarkEnd w:id="203"/>
      <w:r>
        <w:t>Configure jspm access to runtime-core repo</w:t>
      </w:r>
    </w:p>
    <w:p w:rsidR="006D663D" w:rsidRDefault="006D663D" w:rsidP="00A036CF">
      <w:pPr>
        <w:numPr>
          <w:ilvl w:val="0"/>
          <w:numId w:val="37"/>
        </w:numPr>
      </w:pPr>
      <w:r>
        <w:t>generate token with public_repo permission enabled</w:t>
      </w:r>
    </w:p>
    <w:p w:rsidR="006D663D" w:rsidRDefault="006D663D" w:rsidP="00A036CF">
      <w:pPr>
        <w:numPr>
          <w:ilvl w:val="0"/>
          <w:numId w:val="37"/>
        </w:numPr>
      </w:pPr>
      <w:r>
        <w:lastRenderedPageBreak/>
        <w:t>Then execute the command below and you’ll be asked for the credentials:</w:t>
      </w:r>
    </w:p>
    <w:p w:rsidR="006D663D" w:rsidRDefault="006D663D" w:rsidP="00A036CF">
      <w:pPr>
        <w:pStyle w:val="SourceCode"/>
        <w:numPr>
          <w:ilvl w:val="0"/>
          <w:numId w:val="33"/>
        </w:numPr>
      </w:pPr>
      <w:r>
        <w:t>jspm registry config github</w:t>
      </w:r>
    </w:p>
    <w:p w:rsidR="006D663D" w:rsidRDefault="006D663D" w:rsidP="006D663D">
      <w:pPr>
        <w:pStyle w:val="Heading5"/>
        <w:numPr>
          <w:ilvl w:val="4"/>
          <w:numId w:val="6"/>
        </w:numPr>
        <w:jc w:val="both"/>
      </w:pPr>
      <w:bookmarkStart w:id="204" w:name="configure-dependencies"/>
      <w:bookmarkEnd w:id="204"/>
      <w:r>
        <w:t>Configure dependencies</w:t>
      </w:r>
    </w:p>
    <w:p w:rsidR="006D663D" w:rsidRDefault="006D663D" w:rsidP="00EE57D2">
      <w:pPr>
        <w:pStyle w:val="SourceCode"/>
        <w:jc w:val="left"/>
      </w:pPr>
      <w:r>
        <w:t xml:space="preserve">    </w:t>
      </w:r>
      <w:proofErr w:type="gramStart"/>
      <w:r>
        <w:t>npm</w:t>
      </w:r>
      <w:proofErr w:type="gramEnd"/>
      <w:r>
        <w:t xml:space="preserve"> install -g jspm karma-cli gulp-cli</w:t>
      </w:r>
      <w:r>
        <w:br/>
        <w:t xml:space="preserve">    npm install</w:t>
      </w:r>
      <w:r>
        <w:br/>
        <w:t xml:space="preserve">    jspm install</w:t>
      </w:r>
    </w:p>
    <w:p w:rsidR="006D663D" w:rsidRDefault="006D663D">
      <w:proofErr w:type="gramStart"/>
      <w:r>
        <w:t>or</w:t>
      </w:r>
      <w:proofErr w:type="gramEnd"/>
    </w:p>
    <w:p w:rsidR="006D663D" w:rsidRDefault="006D663D">
      <w:pPr>
        <w:pStyle w:val="SourceCode"/>
      </w:pPr>
      <w:r>
        <w:t xml:space="preserve">    </w:t>
      </w:r>
      <w:proofErr w:type="gramStart"/>
      <w:r>
        <w:t>npm</w:t>
      </w:r>
      <w:proofErr w:type="gramEnd"/>
      <w:r>
        <w:t xml:space="preserve"> run init-setup</w:t>
      </w:r>
    </w:p>
    <w:p w:rsidR="006D663D" w:rsidRDefault="006D663D" w:rsidP="006D663D">
      <w:pPr>
        <w:pStyle w:val="Heading4"/>
        <w:numPr>
          <w:ilvl w:val="3"/>
          <w:numId w:val="3"/>
        </w:numPr>
      </w:pPr>
      <w:bookmarkStart w:id="205" w:name="example-of-use"/>
      <w:bookmarkEnd w:id="205"/>
      <w:r>
        <w:t>Example of use</w:t>
      </w:r>
    </w:p>
    <w:p w:rsidR="006D663D" w:rsidRDefault="006D663D">
      <w:proofErr w:type="gramStart"/>
      <w:r>
        <w:t>This repository have</w:t>
      </w:r>
      <w:proofErr w:type="gramEnd"/>
      <w:r>
        <w:t xml:space="preserve"> a folder with an use example of rethink.js. It initializes runtime and then you can use the console to invoke:</w:t>
      </w:r>
    </w:p>
    <w:p w:rsidR="006D663D" w:rsidRDefault="006D663D" w:rsidP="00A036CF">
      <w:pPr>
        <w:numPr>
          <w:ilvl w:val="0"/>
          <w:numId w:val="34"/>
        </w:numPr>
      </w:pPr>
      <w:r>
        <w:t>rethink.requireHyperty(hypertyDescriptor);</w:t>
      </w:r>
    </w:p>
    <w:p w:rsidR="006D663D" w:rsidRDefault="006D663D" w:rsidP="00A036CF">
      <w:pPr>
        <w:numPr>
          <w:ilvl w:val="0"/>
          <w:numId w:val="34"/>
        </w:numPr>
      </w:pPr>
      <w:r>
        <w:t>rethink.requireProtostub(domain);</w:t>
      </w:r>
    </w:p>
    <w:p w:rsidR="006D663D" w:rsidRDefault="006D663D">
      <w:r>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6D663D" w:rsidRDefault="006D663D" w:rsidP="006D663D">
      <w:pPr>
        <w:pStyle w:val="Heading4"/>
        <w:numPr>
          <w:ilvl w:val="3"/>
          <w:numId w:val="3"/>
        </w:numPr>
      </w:pPr>
      <w:bookmarkStart w:id="206" w:name="distributable-files"/>
      <w:bookmarkEnd w:id="206"/>
      <w:r>
        <w:t>Distributable files</w:t>
      </w:r>
    </w:p>
    <w:p w:rsidR="006D663D" w:rsidRDefault="006D663D" w:rsidP="00A036CF">
      <w:pPr>
        <w:numPr>
          <w:ilvl w:val="0"/>
          <w:numId w:val="34"/>
        </w:numPr>
      </w:pPr>
      <w:proofErr w:type="gramStart"/>
      <w:r>
        <w:t>rethink.js</w:t>
      </w:r>
      <w:proofErr w:type="gramEnd"/>
      <w:r>
        <w:t>. It is the public interface. It exposes two methods:</w:t>
      </w:r>
    </w:p>
    <w:p w:rsidR="006D663D" w:rsidRDefault="006D663D" w:rsidP="00A036CF">
      <w:pPr>
        <w:numPr>
          <w:ilvl w:val="1"/>
          <w:numId w:val="34"/>
        </w:numPr>
      </w:pPr>
      <w:r>
        <w:t>requireHyperty(hypertyDescriptor)</w:t>
      </w:r>
    </w:p>
    <w:p w:rsidR="006D663D" w:rsidRDefault="006D663D" w:rsidP="00A036CF">
      <w:pPr>
        <w:numPr>
          <w:ilvl w:val="1"/>
          <w:numId w:val="34"/>
        </w:numPr>
      </w:pPr>
      <w:r>
        <w:t>requireProtoStub(domain)</w:t>
      </w:r>
    </w:p>
    <w:p w:rsidR="006D663D" w:rsidRDefault="006D663D" w:rsidP="00A036CF">
      <w:pPr>
        <w:numPr>
          <w:ilvl w:val="0"/>
          <w:numId w:val="33"/>
        </w:numPr>
      </w:pPr>
      <w:r>
        <w:t xml:space="preserve">Moreover it </w:t>
      </w:r>
      <w:proofErr w:type="gramStart"/>
      <w:r>
        <w:t>create</w:t>
      </w:r>
      <w:proofErr w:type="gramEnd"/>
      <w:r>
        <w:t xml:space="preserve"> the ContextApp, where the hyperties are loaded and the iframe where the core is loaded.</w:t>
      </w:r>
    </w:p>
    <w:p w:rsidR="006D663D" w:rsidRDefault="006D663D" w:rsidP="00A036CF">
      <w:pPr>
        <w:numPr>
          <w:ilvl w:val="0"/>
          <w:numId w:val="34"/>
        </w:numPr>
      </w:pPr>
      <w:proofErr w:type="gramStart"/>
      <w:r>
        <w:t>context-core.js</w:t>
      </w:r>
      <w:proofErr w:type="gramEnd"/>
      <w:r>
        <w:t>. It includes the runtime core (RuntimeUA, MiniBus and SandBox) and defines browser implementations of SandboxFactory, SandboxWorker and SandboxApp. SandboxWorker and SandboxApp are responsibles for manage communication between boundaries.</w:t>
      </w:r>
    </w:p>
    <w:p w:rsidR="006D663D" w:rsidRDefault="006D663D" w:rsidP="00A036CF">
      <w:pPr>
        <w:numPr>
          <w:ilvl w:val="0"/>
          <w:numId w:val="34"/>
        </w:numPr>
      </w:pPr>
      <w:proofErr w:type="gramStart"/>
      <w:r>
        <w:t>context-service.js</w:t>
      </w:r>
      <w:proofErr w:type="gramEnd"/>
      <w:r>
        <w:t xml:space="preserve"> It is responsible for load hyperties and protostub like ContextApp but in an isolated way.</w:t>
      </w:r>
    </w:p>
    <w:p w:rsidR="006D663D" w:rsidRDefault="006D663D" w:rsidP="006D663D">
      <w:pPr>
        <w:pStyle w:val="Heading3"/>
        <w:numPr>
          <w:ilvl w:val="2"/>
          <w:numId w:val="3"/>
        </w:numPr>
        <w:pBdr>
          <w:bottom w:val="none" w:sz="0" w:space="0" w:color="auto"/>
        </w:pBdr>
      </w:pPr>
      <w:bookmarkStart w:id="207" w:name="developer-view"/>
      <w:bookmarkStart w:id="208" w:name="_Toc444285908"/>
      <w:bookmarkEnd w:id="207"/>
      <w:r>
        <w:lastRenderedPageBreak/>
        <w:t>Developer view</w:t>
      </w:r>
      <w:bookmarkEnd w:id="208"/>
    </w:p>
    <w:p w:rsidR="006D663D" w:rsidRDefault="006D663D" w:rsidP="006D663D">
      <w:pPr>
        <w:pStyle w:val="Heading4"/>
        <w:numPr>
          <w:ilvl w:val="3"/>
          <w:numId w:val="3"/>
        </w:numPr>
      </w:pPr>
      <w:bookmarkStart w:id="209" w:name="how-does-it-work"/>
      <w:bookmarkEnd w:id="209"/>
      <w:r>
        <w:t>How does it work?</w:t>
      </w:r>
    </w:p>
    <w:p w:rsidR="006D663D" w:rsidRDefault="006D663D">
      <w:r>
        <w:rPr>
          <w:noProof/>
          <w:lang w:val="en-US" w:eastAsia="en-US"/>
        </w:rPr>
        <w:drawing>
          <wp:inline distT="0" distB="0" distL="0" distR="0">
            <wp:extent cx="5753100" cy="4293673"/>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54" cstate="print"/>
                    <a:stretch>
                      <a:fillRect/>
                    </a:stretch>
                  </pic:blipFill>
                  <pic:spPr bwMode="auto">
                    <a:xfrm>
                      <a:off x="0" y="0"/>
                      <a:ext cx="5753100" cy="4293673"/>
                    </a:xfrm>
                    <a:prstGeom prst="rect">
                      <a:avLst/>
                    </a:prstGeom>
                    <a:noFill/>
                    <a:ln w="9525">
                      <a:noFill/>
                      <a:headEnd/>
                      <a:tailEnd/>
                    </a:ln>
                  </pic:spPr>
                </pic:pic>
              </a:graphicData>
            </a:graphic>
          </wp:inline>
        </w:drawing>
      </w:r>
    </w:p>
    <w:p w:rsidR="006D663D" w:rsidRDefault="006D663D">
      <w:r>
        <w:t>Runtime Browser</w:t>
      </w:r>
    </w:p>
    <w:p w:rsidR="006D663D" w:rsidRDefault="006D663D" w:rsidP="006D663D">
      <w:pPr>
        <w:pStyle w:val="Heading4"/>
        <w:numPr>
          <w:ilvl w:val="3"/>
          <w:numId w:val="3"/>
        </w:numPr>
      </w:pPr>
      <w:bookmarkStart w:id="210" w:name="runtimeuastub-responsibilities"/>
      <w:bookmarkEnd w:id="210"/>
      <w:r>
        <w:t>RuntimeUAStub responsibilities:</w:t>
      </w:r>
    </w:p>
    <w:p w:rsidR="006D663D" w:rsidRDefault="006D663D" w:rsidP="00A036CF">
      <w:pPr>
        <w:numPr>
          <w:ilvl w:val="0"/>
          <w:numId w:val="38"/>
        </w:numPr>
      </w:pPr>
      <w:r>
        <w:t xml:space="preserve">Expose loadHyperty and loadProtoStub to </w:t>
      </w:r>
      <w:r>
        <w:rPr>
          <w:b/>
        </w:rPr>
        <w:t>client app</w:t>
      </w:r>
      <w:r>
        <w:t>.</w:t>
      </w:r>
    </w:p>
    <w:p w:rsidR="006D663D" w:rsidRDefault="006D663D" w:rsidP="00A036CF">
      <w:pPr>
        <w:numPr>
          <w:ilvl w:val="0"/>
          <w:numId w:val="38"/>
        </w:numPr>
      </w:pPr>
      <w:proofErr w:type="gramStart"/>
      <w:r>
        <w:t>if</w:t>
      </w:r>
      <w:proofErr w:type="gramEnd"/>
      <w:r>
        <w:t xml:space="preserve"> Core Sandbox doesn’t exist it creates Core Sandbox.</w:t>
      </w:r>
    </w:p>
    <w:p w:rsidR="006D663D" w:rsidRDefault="006D663D" w:rsidP="00A036CF">
      <w:pPr>
        <w:numPr>
          <w:ilvl w:val="0"/>
          <w:numId w:val="38"/>
        </w:numPr>
      </w:pPr>
      <w:r>
        <w:t>Route messages from client app to core and vice versa.</w:t>
      </w:r>
    </w:p>
    <w:p w:rsidR="006D663D" w:rsidRDefault="006D663D" w:rsidP="00A036CF">
      <w:pPr>
        <w:numPr>
          <w:ilvl w:val="0"/>
          <w:numId w:val="38"/>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6D663D" w:rsidRDefault="006D663D" w:rsidP="006D663D">
      <w:pPr>
        <w:pStyle w:val="Heading4"/>
        <w:numPr>
          <w:ilvl w:val="3"/>
          <w:numId w:val="3"/>
        </w:numPr>
      </w:pPr>
      <w:bookmarkStart w:id="211" w:name="coreservice-provider-sandbox-responsibil"/>
      <w:bookmarkEnd w:id="211"/>
      <w:r>
        <w:t>Core/Service Provider Sandbox responsibilities:</w:t>
      </w:r>
    </w:p>
    <w:p w:rsidR="006D663D" w:rsidRDefault="006D663D" w:rsidP="00A036CF">
      <w:pPr>
        <w:numPr>
          <w:ilvl w:val="0"/>
          <w:numId w:val="39"/>
        </w:numPr>
      </w:pPr>
      <w:r>
        <w:t>Isolate RuntimeUA from client app.</w:t>
      </w:r>
    </w:p>
    <w:p w:rsidR="006D663D" w:rsidRDefault="006D663D" w:rsidP="00A036CF">
      <w:pPr>
        <w:numPr>
          <w:ilvl w:val="0"/>
          <w:numId w:val="39"/>
        </w:numPr>
      </w:pPr>
      <w:r>
        <w:t>Manage all the communication from and to internal components.</w:t>
      </w:r>
    </w:p>
    <w:p w:rsidR="006D663D" w:rsidRDefault="006D663D" w:rsidP="006D663D">
      <w:pPr>
        <w:pStyle w:val="Heading4"/>
        <w:numPr>
          <w:ilvl w:val="3"/>
          <w:numId w:val="3"/>
        </w:numPr>
      </w:pPr>
      <w:bookmarkStart w:id="212" w:name="appsandbox"/>
      <w:bookmarkEnd w:id="212"/>
      <w:r>
        <w:t>AppSandbox</w:t>
      </w:r>
    </w:p>
    <w:p w:rsidR="006D663D" w:rsidRDefault="006D663D" w:rsidP="00A036CF">
      <w:pPr>
        <w:numPr>
          <w:ilvl w:val="0"/>
          <w:numId w:val="40"/>
        </w:numPr>
      </w:pPr>
      <w:r>
        <w:t>Manage all the communication from and to internal components.</w:t>
      </w:r>
    </w:p>
    <w:p w:rsidR="006D663D" w:rsidRDefault="006D663D" w:rsidP="006D663D">
      <w:pPr>
        <w:pStyle w:val="Heading4"/>
        <w:numPr>
          <w:ilvl w:val="3"/>
          <w:numId w:val="3"/>
        </w:numPr>
      </w:pPr>
      <w:bookmarkStart w:id="213" w:name="unit-testing-1"/>
      <w:bookmarkEnd w:id="213"/>
      <w:r>
        <w:t>Unit Testing</w:t>
      </w:r>
    </w:p>
    <w:p w:rsidR="006D663D" w:rsidRDefault="006D663D">
      <w:r>
        <w:t xml:space="preserve">Unit testing can be launched manually with </w:t>
      </w:r>
      <w:r>
        <w:rPr>
          <w:b/>
        </w:rPr>
        <w:t>npm test</w:t>
      </w:r>
      <w:r>
        <w:t>.</w:t>
      </w:r>
    </w:p>
    <w:p w:rsidR="006D663D" w:rsidRDefault="006D663D" w:rsidP="006D663D">
      <w:pPr>
        <w:pStyle w:val="Heading4"/>
        <w:numPr>
          <w:ilvl w:val="3"/>
          <w:numId w:val="3"/>
        </w:numPr>
      </w:pPr>
      <w:bookmarkStart w:id="214" w:name="javascript-environment-1"/>
      <w:bookmarkEnd w:id="214"/>
      <w:r>
        <w:lastRenderedPageBreak/>
        <w:t>Javascript Environment</w:t>
      </w:r>
    </w:p>
    <w:p w:rsidR="006D663D" w:rsidRDefault="006D663D">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55">
        <w:r>
          <w:rPr>
            <w:rStyle w:val="Hyperlink"/>
          </w:rPr>
          <w:t>nvm</w:t>
        </w:r>
      </w:hyperlink>
    </w:p>
    <w:p w:rsidR="006D663D" w:rsidRDefault="006D663D" w:rsidP="006D663D">
      <w:pPr>
        <w:pStyle w:val="Heading4"/>
        <w:numPr>
          <w:ilvl w:val="3"/>
          <w:numId w:val="3"/>
        </w:numPr>
      </w:pPr>
      <w:bookmarkStart w:id="215" w:name="dependencies-1"/>
      <w:bookmarkEnd w:id="215"/>
      <w:r>
        <w:t>Dependencies</w:t>
      </w:r>
    </w:p>
    <w:p w:rsidR="006D663D" w:rsidRDefault="006D663D" w:rsidP="00A036CF">
      <w:pPr>
        <w:numPr>
          <w:ilvl w:val="0"/>
          <w:numId w:val="34"/>
        </w:numPr>
      </w:pPr>
      <w:r>
        <w:t>nodejs</w:t>
      </w:r>
    </w:p>
    <w:p w:rsidR="006D663D" w:rsidRDefault="006D663D" w:rsidP="00A036CF">
      <w:pPr>
        <w:numPr>
          <w:ilvl w:val="0"/>
          <w:numId w:val="34"/>
        </w:numPr>
      </w:pPr>
      <w:r>
        <w:t>npm</w:t>
      </w:r>
    </w:p>
    <w:p w:rsidR="006D663D" w:rsidRDefault="006D663D" w:rsidP="00A036CF">
      <w:pPr>
        <w:numPr>
          <w:ilvl w:val="0"/>
          <w:numId w:val="34"/>
        </w:numPr>
      </w:pPr>
      <w:proofErr w:type="gramStart"/>
      <w:r>
        <w:t>karma</w:t>
      </w:r>
      <w:proofErr w:type="gramEnd"/>
      <w:r>
        <w:t xml:space="preserve"> - Make the communication between unit test tool and jenkins. See more on </w:t>
      </w:r>
      <w:hyperlink r:id="rId156">
        <w:r>
          <w:rPr>
            <w:rStyle w:val="Hyperlink"/>
          </w:rPr>
          <w:t>karma</w:t>
        </w:r>
      </w:hyperlink>
    </w:p>
    <w:p w:rsidR="006D663D" w:rsidRDefault="006D663D" w:rsidP="00A036CF">
      <w:pPr>
        <w:numPr>
          <w:ilvl w:val="0"/>
          <w:numId w:val="34"/>
        </w:numPr>
      </w:pPr>
      <w:proofErr w:type="gramStart"/>
      <w:r>
        <w:t>mocha</w:t>
      </w:r>
      <w:proofErr w:type="gramEnd"/>
      <w:r>
        <w:t xml:space="preserve"> - Unit test tool. See more on </w:t>
      </w:r>
      <w:hyperlink r:id="rId157">
        <w:r>
          <w:rPr>
            <w:rStyle w:val="Hyperlink"/>
          </w:rPr>
          <w:t>http://mochajs.org</w:t>
        </w:r>
      </w:hyperlink>
    </w:p>
    <w:p w:rsidR="006D663D" w:rsidRDefault="006D663D" w:rsidP="00A036CF">
      <w:pPr>
        <w:numPr>
          <w:ilvl w:val="0"/>
          <w:numId w:val="34"/>
        </w:numPr>
      </w:pPr>
      <w:proofErr w:type="gramStart"/>
      <w:r>
        <w:t>jspm</w:t>
      </w:r>
      <w:proofErr w:type="gramEnd"/>
      <w:r>
        <w:t xml:space="preserve"> - Don’t need compile the code, it uses babel (or traucer or typescript) to run ES6 code on browser. Know more in </w:t>
      </w:r>
      <w:hyperlink r:id="rId158">
        <w:r>
          <w:rPr>
            <w:rStyle w:val="Hyperlink"/>
          </w:rPr>
          <w:t>jspm.io</w:t>
        </w:r>
      </w:hyperlink>
    </w:p>
    <w:p w:rsidR="006D663D" w:rsidRDefault="006D663D" w:rsidP="00A036CF">
      <w:pPr>
        <w:numPr>
          <w:ilvl w:val="0"/>
          <w:numId w:val="34"/>
        </w:numPr>
      </w:pPr>
      <w:proofErr w:type="gramStart"/>
      <w:r>
        <w:t>gulp</w:t>
      </w:r>
      <w:proofErr w:type="gramEnd"/>
      <w:r>
        <w:t xml:space="preserve"> - Automate and enhance your workflow. See more about gulp on </w:t>
      </w:r>
      <w:hyperlink r:id="rId159">
        <w:r>
          <w:rPr>
            <w:rStyle w:val="Hyperlink"/>
          </w:rPr>
          <w:t>gulp</w:t>
        </w:r>
      </w:hyperlink>
    </w:p>
    <w:p w:rsidR="006D663D" w:rsidRDefault="006D663D" w:rsidP="006D663D">
      <w:pPr>
        <w:pStyle w:val="Heading4"/>
        <w:numPr>
          <w:ilvl w:val="3"/>
          <w:numId w:val="3"/>
        </w:numPr>
      </w:pPr>
      <w:bookmarkStart w:id="216" w:name="code-style-and-hinting-1"/>
      <w:bookmarkEnd w:id="216"/>
      <w:r>
        <w:t>Code Style and Hinting</w:t>
      </w:r>
    </w:p>
    <w:p w:rsidR="006D663D" w:rsidRDefault="006D663D">
      <w:r>
        <w:t xml:space="preserve">On the root directory you will find </w:t>
      </w:r>
      <w:r>
        <w:rPr>
          <w:b/>
        </w:rPr>
        <w:t>.jshintrc</w:t>
      </w:r>
      <w:r>
        <w:t>, this file is a helper to maintain syntax consistency, it signals syntax mistakes and makes the code equal for all developers.</w:t>
      </w:r>
    </w:p>
    <w:p w:rsidR="006D663D" w:rsidRDefault="006D663D" w:rsidP="00A036CF">
      <w:pPr>
        <w:numPr>
          <w:ilvl w:val="0"/>
          <w:numId w:val="34"/>
        </w:numPr>
      </w:pPr>
      <w:hyperlink r:id="rId160">
        <w:proofErr w:type="gramStart"/>
        <w:r>
          <w:rPr>
            <w:rStyle w:val="Hyperlink"/>
          </w:rPr>
          <w:t>jshint</w:t>
        </w:r>
        <w:proofErr w:type="gramEnd"/>
      </w:hyperlink>
      <w:r>
        <w:t xml:space="preserve"> - Detect errors and potential problems in JavaScript code.</w:t>
      </w:r>
    </w:p>
    <w:p w:rsidR="006D663D" w:rsidRDefault="006D663D">
      <w:r>
        <w:t>All IDE’s and Text Editors can handle these tools.</w:t>
      </w:r>
    </w:p>
    <w:p w:rsidR="006D663D" w:rsidRDefault="006D663D" w:rsidP="006D663D">
      <w:pPr>
        <w:pStyle w:val="Heading2"/>
        <w:numPr>
          <w:ilvl w:val="1"/>
          <w:numId w:val="3"/>
        </w:numPr>
        <w:pBdr>
          <w:bottom w:val="none" w:sz="0" w:space="0" w:color="auto"/>
        </w:pBdr>
      </w:pPr>
      <w:bookmarkStart w:id="217" w:name="standalone-runtime-application"/>
      <w:bookmarkStart w:id="218" w:name="_Toc444285909"/>
      <w:bookmarkEnd w:id="217"/>
      <w:r>
        <w:t>Standalone runtime application</w:t>
      </w:r>
      <w:bookmarkEnd w:id="218"/>
    </w:p>
    <w:p w:rsidR="006D663D" w:rsidRDefault="006D663D" w:rsidP="006D663D">
      <w:pPr>
        <w:pStyle w:val="Heading3"/>
        <w:numPr>
          <w:ilvl w:val="2"/>
          <w:numId w:val="3"/>
        </w:numPr>
        <w:pBdr>
          <w:bottom w:val="none" w:sz="0" w:space="0" w:color="auto"/>
        </w:pBdr>
      </w:pPr>
      <w:bookmarkStart w:id="219" w:name="introduction"/>
      <w:bookmarkStart w:id="220" w:name="_Toc444285910"/>
      <w:bookmarkEnd w:id="219"/>
      <w:r>
        <w:t>Introduction</w:t>
      </w:r>
      <w:bookmarkEnd w:id="220"/>
    </w:p>
    <w:p w:rsidR="006D663D" w:rsidRDefault="006D663D">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6D663D" w:rsidRDefault="006D663D">
      <w:r>
        <w:rPr>
          <w:noProof/>
          <w:lang w:val="en-US" w:eastAsia="en-US"/>
        </w:rPr>
        <w:drawing>
          <wp:inline distT="0" distB="0" distL="0" distR="0">
            <wp:extent cx="5753100" cy="2803014"/>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61" cstate="print"/>
                    <a:stretch>
                      <a:fillRect/>
                    </a:stretch>
                  </pic:blipFill>
                  <pic:spPr bwMode="auto">
                    <a:xfrm>
                      <a:off x="0" y="0"/>
                      <a:ext cx="5753100" cy="2803014"/>
                    </a:xfrm>
                    <a:prstGeom prst="rect">
                      <a:avLst/>
                    </a:prstGeom>
                    <a:noFill/>
                    <a:ln w="9525">
                      <a:noFill/>
                      <a:headEnd/>
                      <a:tailEnd/>
                    </a:ln>
                  </pic:spPr>
                </pic:pic>
              </a:graphicData>
            </a:graphic>
          </wp:inline>
        </w:drawing>
      </w:r>
    </w:p>
    <w:p w:rsidR="006D663D" w:rsidRDefault="006D663D">
      <w:r>
        <w:t>Web App executed in browser</w:t>
      </w:r>
    </w:p>
    <w:p w:rsidR="006D663D" w:rsidRDefault="006D663D">
      <w:pPr>
        <w:pStyle w:val="BodyText"/>
      </w:pPr>
      <w:r>
        <w:lastRenderedPageBreak/>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6D663D" w:rsidRDefault="006D663D">
      <w:r>
        <w:rPr>
          <w:noProof/>
          <w:lang w:val="en-US" w:eastAsia="en-US"/>
        </w:rPr>
        <w:drawing>
          <wp:inline distT="0" distB="0" distL="0" distR="0">
            <wp:extent cx="5753100" cy="2832431"/>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62" cstate="print"/>
                    <a:stretch>
                      <a:fillRect/>
                    </a:stretch>
                  </pic:blipFill>
                  <pic:spPr bwMode="auto">
                    <a:xfrm>
                      <a:off x="0" y="0"/>
                      <a:ext cx="5753100" cy="2832431"/>
                    </a:xfrm>
                    <a:prstGeom prst="rect">
                      <a:avLst/>
                    </a:prstGeom>
                    <a:noFill/>
                    <a:ln w="9525">
                      <a:noFill/>
                      <a:headEnd/>
                      <a:tailEnd/>
                    </a:ln>
                  </pic:spPr>
                </pic:pic>
              </a:graphicData>
            </a:graphic>
          </wp:inline>
        </w:drawing>
      </w:r>
    </w:p>
    <w:p w:rsidR="006D663D" w:rsidRDefault="006D663D">
      <w:r>
        <w:t>Hybrid App</w:t>
      </w:r>
    </w:p>
    <w:p w:rsidR="006D663D" w:rsidRDefault="006D663D">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6D663D" w:rsidRDefault="006D663D" w:rsidP="006D663D">
      <w:pPr>
        <w:pStyle w:val="Heading3"/>
        <w:numPr>
          <w:ilvl w:val="2"/>
          <w:numId w:val="3"/>
        </w:numPr>
        <w:pBdr>
          <w:bottom w:val="none" w:sz="0" w:space="0" w:color="auto"/>
        </w:pBdr>
      </w:pPr>
      <w:bookmarkStart w:id="221" w:name="crosswalk-project"/>
      <w:bookmarkStart w:id="222" w:name="_Toc444285911"/>
      <w:bookmarkEnd w:id="221"/>
      <w:r>
        <w:t>Crosswalk Project</w:t>
      </w:r>
      <w:bookmarkEnd w:id="222"/>
    </w:p>
    <w:p w:rsidR="006D663D" w:rsidRDefault="006D663D">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the </w:t>
      </w:r>
      <w:hyperlink r:id="rId163">
        <w:r>
          <w:rPr>
            <w:rStyle w:val="Hyperlink"/>
          </w:rPr>
          <w:t>Crosswalk Project</w:t>
        </w:r>
      </w:hyperlink>
      <w:r>
        <w:t xml:space="preserve"> from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6D663D" w:rsidRDefault="006D663D">
      <w:pPr>
        <w:pStyle w:val="BodyText"/>
      </w:pPr>
      <w:r>
        <w:t>WebRTC APIs are available in Crosswalk 5 or later on ARM; and Crosswalk 7.36.154.6 or later for x86. Web workers (also required for the browser runtime) is also supported by Crosswalk since previous versions.</w:t>
      </w:r>
    </w:p>
    <w:p w:rsidR="006D663D" w:rsidRDefault="006D663D" w:rsidP="006D663D">
      <w:pPr>
        <w:pStyle w:val="Heading3"/>
        <w:numPr>
          <w:ilvl w:val="2"/>
          <w:numId w:val="3"/>
        </w:numPr>
        <w:pBdr>
          <w:bottom w:val="none" w:sz="0" w:space="0" w:color="auto"/>
        </w:pBdr>
      </w:pPr>
      <w:bookmarkStart w:id="223" w:name="android-standalone-application"/>
      <w:bookmarkStart w:id="224" w:name="_Toc444285912"/>
      <w:bookmarkEnd w:id="223"/>
      <w:r>
        <w:t>Android standalone application</w:t>
      </w:r>
      <w:bookmarkEnd w:id="224"/>
    </w:p>
    <w:p w:rsidR="006D663D" w:rsidRDefault="006D663D">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6D663D" w:rsidRDefault="006D663D">
      <w:r>
        <w:rPr>
          <w:noProof/>
          <w:lang w:val="en-US" w:eastAsia="en-US"/>
        </w:rPr>
        <w:lastRenderedPageBreak/>
        <w:drawing>
          <wp:inline distT="0" distB="0" distL="0" distR="0">
            <wp:extent cx="5753100" cy="4314825"/>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64"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6D663D">
      <w:r>
        <w:t>Standalone Android App</w:t>
      </w:r>
    </w:p>
    <w:p w:rsidR="006D663D" w:rsidRDefault="006D663D" w:rsidP="006D663D">
      <w:pPr>
        <w:pStyle w:val="Heading3"/>
        <w:numPr>
          <w:ilvl w:val="2"/>
          <w:numId w:val="3"/>
        </w:numPr>
        <w:pBdr>
          <w:bottom w:val="none" w:sz="0" w:space="0" w:color="auto"/>
        </w:pBdr>
      </w:pPr>
      <w:bookmarkStart w:id="225" w:name="building-the-rethink-android-application"/>
      <w:bookmarkStart w:id="226" w:name="_Toc444285913"/>
      <w:bookmarkEnd w:id="225"/>
      <w:r>
        <w:t>Building the reTHINK Android application</w:t>
      </w:r>
      <w:bookmarkEnd w:id="226"/>
    </w:p>
    <w:p w:rsidR="006D663D" w:rsidRDefault="006D663D" w:rsidP="006D663D">
      <w:pPr>
        <w:pStyle w:val="Heading4"/>
        <w:numPr>
          <w:ilvl w:val="3"/>
          <w:numId w:val="3"/>
        </w:numPr>
      </w:pPr>
      <w:bookmarkStart w:id="227" w:name="installing-prerequisites"/>
      <w:bookmarkEnd w:id="227"/>
      <w:r>
        <w:t>Installing prerequisites</w:t>
      </w:r>
    </w:p>
    <w:p w:rsidR="006D663D" w:rsidRDefault="006D663D">
      <w:proofErr w:type="gramStart"/>
      <w:r>
        <w:rPr>
          <w:b/>
        </w:rPr>
        <w:t>openjdk-7</w:t>
      </w:r>
      <w:proofErr w:type="gramEnd"/>
      <w:r>
        <w:rPr>
          <w:b/>
        </w:rPr>
        <w:t>:</w:t>
      </w:r>
    </w:p>
    <w:p w:rsidR="006D663D" w:rsidRDefault="006D663D">
      <w:pPr>
        <w:pStyle w:val="BodyText"/>
      </w:pPr>
      <w:proofErr w:type="gramStart"/>
      <w:r>
        <w:t>sudo</w:t>
      </w:r>
      <w:proofErr w:type="gramEnd"/>
      <w:r>
        <w:t xml:space="preserve"> apt-get install openjdk-7-jdk</w:t>
      </w:r>
    </w:p>
    <w:p w:rsidR="006D663D" w:rsidRDefault="006D663D">
      <w:pPr>
        <w:pStyle w:val="BodyText"/>
      </w:pPr>
      <w:proofErr w:type="gramStart"/>
      <w:r>
        <w:rPr>
          <w:b/>
        </w:rPr>
        <w:t>ant</w:t>
      </w:r>
      <w:proofErr w:type="gramEnd"/>
      <w:r>
        <w:rPr>
          <w:b/>
        </w:rPr>
        <w:t>:</w:t>
      </w:r>
    </w:p>
    <w:p w:rsidR="006D663D" w:rsidRDefault="006D663D">
      <w:pPr>
        <w:pStyle w:val="BodyText"/>
      </w:pPr>
      <w:proofErr w:type="gramStart"/>
      <w:r>
        <w:t>sudo</w:t>
      </w:r>
      <w:proofErr w:type="gramEnd"/>
      <w:r>
        <w:t xml:space="preserve"> apt-get install ant</w:t>
      </w:r>
    </w:p>
    <w:p w:rsidR="006D663D" w:rsidRPr="006D663D" w:rsidRDefault="006D663D">
      <w:pPr>
        <w:pStyle w:val="BodyText"/>
        <w:rPr>
          <w:lang w:val="pt-PT"/>
        </w:rPr>
      </w:pPr>
      <w:proofErr w:type="gramStart"/>
      <w:r w:rsidRPr="006D663D">
        <w:rPr>
          <w:b/>
          <w:lang w:val="pt-PT"/>
        </w:rPr>
        <w:t>android</w:t>
      </w:r>
      <w:proofErr w:type="gramEnd"/>
      <w:r w:rsidRPr="006D663D">
        <w:rPr>
          <w:b/>
          <w:lang w:val="pt-PT"/>
        </w:rPr>
        <w:t xml:space="preserve"> sdk:</w:t>
      </w:r>
    </w:p>
    <w:p w:rsidR="006D663D" w:rsidRPr="006D663D" w:rsidRDefault="006D663D">
      <w:pPr>
        <w:pStyle w:val="BodyText"/>
        <w:rPr>
          <w:lang w:val="pt-PT"/>
        </w:rPr>
      </w:pPr>
      <w:proofErr w:type="gramStart"/>
      <w:r w:rsidRPr="006D663D">
        <w:rPr>
          <w:lang w:val="pt-PT"/>
        </w:rPr>
        <w:t>cd</w:t>
      </w:r>
      <w:proofErr w:type="gramEnd"/>
      <w:r w:rsidRPr="006D663D">
        <w:rPr>
          <w:lang w:val="pt-PT"/>
        </w:rPr>
        <w:t xml:space="preserve"> /opt/</w:t>
      </w:r>
    </w:p>
    <w:p w:rsidR="006D663D" w:rsidRPr="006D663D" w:rsidRDefault="006D663D">
      <w:pPr>
        <w:pStyle w:val="BodyText"/>
        <w:rPr>
          <w:lang w:val="pt-PT"/>
        </w:rPr>
      </w:pPr>
      <w:proofErr w:type="gramStart"/>
      <w:r w:rsidRPr="006D663D">
        <w:rPr>
          <w:lang w:val="pt-PT"/>
        </w:rPr>
        <w:t>curl</w:t>
      </w:r>
      <w:proofErr w:type="gramEnd"/>
      <w:r w:rsidRPr="006D663D">
        <w:rPr>
          <w:lang w:val="pt-PT"/>
        </w:rPr>
        <w:t xml:space="preserve"> -O http://dl.google.com/android/android-sdk_r22.6.2-linux.tgz</w:t>
      </w:r>
    </w:p>
    <w:p w:rsidR="006D663D" w:rsidRDefault="006D663D">
      <w:pPr>
        <w:pStyle w:val="BodyText"/>
      </w:pPr>
      <w:r>
        <w:t>./android-sdk-linux/tools./android</w:t>
      </w:r>
    </w:p>
    <w:p w:rsidR="006D663D" w:rsidRDefault="006D663D">
      <w:pPr>
        <w:pStyle w:val="BodyText"/>
      </w:pPr>
      <w:r>
        <w:t>This last command will install the default list of packages. This process may take quite a while.</w:t>
      </w:r>
    </w:p>
    <w:p w:rsidR="006D663D" w:rsidRDefault="006D663D" w:rsidP="006D663D">
      <w:pPr>
        <w:pStyle w:val="Heading4"/>
        <w:numPr>
          <w:ilvl w:val="3"/>
          <w:numId w:val="3"/>
        </w:numPr>
      </w:pPr>
      <w:bookmarkStart w:id="228" w:name="building-the-application"/>
      <w:bookmarkEnd w:id="228"/>
      <w:r>
        <w:t>Building the application</w:t>
      </w:r>
    </w:p>
    <w:p w:rsidR="006D663D" w:rsidRDefault="006D663D">
      <w:r>
        <w:t>It is necessary to indicate the public URL of the Web App which is going to be loaded in the hybrid App. In next releases it may be possible to load the HTML5/CSS/JS files in the own App.</w:t>
      </w:r>
    </w:p>
    <w:p w:rsidR="006D663D" w:rsidRDefault="006D663D">
      <w:pPr>
        <w:pStyle w:val="BodyText"/>
      </w:pPr>
      <w:proofErr w:type="gramStart"/>
      <w:r>
        <w:t>make</w:t>
      </w:r>
      <w:proofErr w:type="gramEnd"/>
      <w:r>
        <w:t xml:space="preserve"> RETHINKWEBAPPURI=“http://…”</w:t>
      </w:r>
    </w:p>
    <w:p w:rsidR="006D663D" w:rsidRDefault="006D663D">
      <w:pPr>
        <w:pStyle w:val="BodyText"/>
      </w:pPr>
      <w:proofErr w:type="gramStart"/>
      <w:r>
        <w:t>source</w:t>
      </w:r>
      <w:proofErr w:type="gramEnd"/>
      <w:r>
        <w:t xml:space="preserve"> build.env</w:t>
      </w:r>
    </w:p>
    <w:p w:rsidR="006D663D" w:rsidRDefault="006D663D">
      <w:pPr>
        <w:pStyle w:val="BodyText"/>
      </w:pPr>
      <w:proofErr w:type="gramStart"/>
      <w:r>
        <w:t>make</w:t>
      </w:r>
      <w:proofErr w:type="gramEnd"/>
      <w:r>
        <w:t xml:space="preserve"> </w:t>
      </w:r>
    </w:p>
    <w:p w:rsidR="006D663D" w:rsidRDefault="006D663D" w:rsidP="006D663D">
      <w:pPr>
        <w:pStyle w:val="Heading4"/>
        <w:numPr>
          <w:ilvl w:val="3"/>
          <w:numId w:val="3"/>
        </w:numPr>
      </w:pPr>
      <w:bookmarkStart w:id="229" w:name="build-the-standalone-application-with-ec"/>
      <w:bookmarkEnd w:id="229"/>
      <w:r>
        <w:lastRenderedPageBreak/>
        <w:t>Build the standalone application with Eclipse</w:t>
      </w:r>
    </w:p>
    <w:p w:rsidR="006D663D" w:rsidRDefault="006D663D">
      <w:r>
        <w:t>It is also possible to build the standalone application using Eclipse. The general steps to build the application are included below:</w:t>
      </w:r>
    </w:p>
    <w:p w:rsidR="006D663D" w:rsidRDefault="006D663D" w:rsidP="00A036CF">
      <w:pPr>
        <w:numPr>
          <w:ilvl w:val="0"/>
          <w:numId w:val="41"/>
        </w:numPr>
      </w:pPr>
      <w:r>
        <w:t>Launch eclipse</w:t>
      </w:r>
    </w:p>
    <w:p w:rsidR="006D663D" w:rsidRDefault="006D663D" w:rsidP="00A036CF">
      <w:pPr>
        <w:numPr>
          <w:ilvl w:val="0"/>
          <w:numId w:val="41"/>
        </w:numPr>
      </w:pPr>
      <w:r>
        <w:t>Import xwalk-core-library project (3rdparty/xwalk_core_library/)</w:t>
      </w:r>
    </w:p>
    <w:p w:rsidR="006D663D" w:rsidRDefault="006D663D" w:rsidP="00A036CF">
      <w:pPr>
        <w:numPr>
          <w:ilvl w:val="0"/>
          <w:numId w:val="41"/>
        </w:numPr>
      </w:pPr>
      <w:r>
        <w:t>Import Cordova project (3rdparty/crosswalk-cordova-android/framework/)</w:t>
      </w:r>
    </w:p>
    <w:p w:rsidR="006D663D" w:rsidRDefault="006D663D" w:rsidP="00A036CF">
      <w:pPr>
        <w:numPr>
          <w:ilvl w:val="0"/>
          <w:numId w:val="41"/>
        </w:numPr>
      </w:pPr>
      <w:r>
        <w:t>Import standalone-ios project</w:t>
      </w:r>
    </w:p>
    <w:p w:rsidR="006D663D" w:rsidRDefault="006D663D" w:rsidP="00A036CF">
      <w:pPr>
        <w:numPr>
          <w:ilvl w:val="0"/>
          <w:numId w:val="41"/>
        </w:numPr>
      </w:pPr>
      <w:r>
        <w:t>Set the URL of the web application using reTHINK framework to be executed in the runtime application.</w:t>
      </w:r>
    </w:p>
    <w:p w:rsidR="006D663D" w:rsidRDefault="006D663D" w:rsidP="00A036CF">
      <w:pPr>
        <w:numPr>
          <w:ilvl w:val="0"/>
          <w:numId w:val="41"/>
        </w:numPr>
      </w:pPr>
      <w:r>
        <w:t>Build standalon-ios project as an Android application</w:t>
      </w:r>
    </w:p>
    <w:p w:rsidR="006D663D" w:rsidRDefault="006D663D" w:rsidP="006D663D">
      <w:pPr>
        <w:pStyle w:val="Heading3"/>
        <w:numPr>
          <w:ilvl w:val="2"/>
          <w:numId w:val="3"/>
        </w:numPr>
        <w:pBdr>
          <w:bottom w:val="none" w:sz="0" w:space="0" w:color="auto"/>
        </w:pBdr>
      </w:pPr>
      <w:bookmarkStart w:id="230" w:name="ios-standalone-application"/>
      <w:bookmarkStart w:id="231" w:name="_Toc444285914"/>
      <w:bookmarkEnd w:id="230"/>
      <w:proofErr w:type="gramStart"/>
      <w:r>
        <w:t>iOS</w:t>
      </w:r>
      <w:proofErr w:type="gramEnd"/>
      <w:r>
        <w:t xml:space="preserve"> standalone application</w:t>
      </w:r>
      <w:bookmarkEnd w:id="231"/>
    </w:p>
    <w:p w:rsidR="006D663D" w:rsidRDefault="006D663D">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fldChar w:fldCharType="begin"/>
      </w:r>
      <w:r>
        <w:instrText>HYPERLINK "https://github.com/eface2face/cordova-plugin-iosrtc" \h</w:instrText>
      </w:r>
      <w:r>
        <w:fldChar w:fldCharType="separate"/>
      </w:r>
      <w:r>
        <w:rPr>
          <w:rStyle w:val="Hyperlink"/>
        </w:rPr>
        <w:t>!cordova-plugin-iosrtc</w:t>
      </w:r>
      <w:r>
        <w:fldChar w:fldCharType="end"/>
      </w:r>
      <w:r>
        <w:t xml:space="preserve">. It implementes the </w:t>
      </w:r>
      <w:proofErr w:type="gramStart"/>
      <w:r>
        <w:t xml:space="preserve">official </w:t>
      </w:r>
      <w:hyperlink r:id="rId165">
        <w:r>
          <w:rPr>
            <w:rStyle w:val="Hyperlink"/>
          </w:rPr>
          <w:t>!WebRTC</w:t>
        </w:r>
        <w:proofErr w:type="gramEnd"/>
        <w:r>
          <w:rPr>
            <w:rStyle w:val="Hyperlink"/>
          </w:rPr>
          <w:t xml:space="preserve"> W3C API</w:t>
        </w:r>
      </w:hyperlink>
      <w:r>
        <w:t xml:space="preserve"> and includes a compiled library with all the WebRTC code. The rest of the Javascript APIs that are required to execute the reTHINK runtime will be provided by Cordova.</w:t>
      </w:r>
    </w:p>
    <w:p w:rsidR="006D663D" w:rsidRDefault="006D663D">
      <w:r>
        <w:rPr>
          <w:noProof/>
          <w:lang w:val="en-US" w:eastAsia="en-US"/>
        </w:rPr>
        <w:drawing>
          <wp:inline distT="0" distB="0" distL="0" distR="0">
            <wp:extent cx="5753100" cy="4314825"/>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66" cstate="print"/>
                    <a:stretch>
                      <a:fillRect/>
                    </a:stretch>
                  </pic:blipFill>
                  <pic:spPr bwMode="auto">
                    <a:xfrm>
                      <a:off x="0" y="0"/>
                      <a:ext cx="5753100" cy="4314825"/>
                    </a:xfrm>
                    <a:prstGeom prst="rect">
                      <a:avLst/>
                    </a:prstGeom>
                    <a:noFill/>
                    <a:ln w="9525">
                      <a:noFill/>
                      <a:headEnd/>
                      <a:tailEnd/>
                    </a:ln>
                  </pic:spPr>
                </pic:pic>
              </a:graphicData>
            </a:graphic>
          </wp:inline>
        </w:drawing>
      </w:r>
    </w:p>
    <w:p w:rsidR="006D663D" w:rsidRDefault="006D663D">
      <w:r>
        <w:t>Standalone iOS App</w:t>
      </w:r>
    </w:p>
    <w:p w:rsidR="006D663D" w:rsidRDefault="006D663D" w:rsidP="006D663D">
      <w:pPr>
        <w:pStyle w:val="Heading4"/>
        <w:numPr>
          <w:ilvl w:val="3"/>
          <w:numId w:val="3"/>
        </w:numPr>
      </w:pPr>
      <w:bookmarkStart w:id="232" w:name="building-rethink-ios-standalone-applicat"/>
      <w:bookmarkEnd w:id="232"/>
      <w:r>
        <w:lastRenderedPageBreak/>
        <w:t>Building reTHINK iOS standalone application</w:t>
      </w:r>
    </w:p>
    <w:p w:rsidR="006D663D" w:rsidRDefault="006D663D" w:rsidP="006D663D">
      <w:pPr>
        <w:pStyle w:val="Heading5"/>
        <w:numPr>
          <w:ilvl w:val="4"/>
          <w:numId w:val="6"/>
        </w:numPr>
        <w:jc w:val="both"/>
      </w:pPr>
      <w:bookmarkStart w:id="233" w:name="requirements"/>
      <w:bookmarkEnd w:id="233"/>
      <w:r>
        <w:t>Requirements</w:t>
      </w:r>
    </w:p>
    <w:p w:rsidR="006D663D" w:rsidRDefault="006D663D" w:rsidP="00A036CF">
      <w:pPr>
        <w:numPr>
          <w:ilvl w:val="0"/>
          <w:numId w:val="42"/>
        </w:numPr>
      </w:pPr>
      <w:r>
        <w:t>OSX with XCode 5.</w:t>
      </w:r>
    </w:p>
    <w:p w:rsidR="006D663D" w:rsidRDefault="006D663D" w:rsidP="00A036CF">
      <w:pPr>
        <w:numPr>
          <w:ilvl w:val="0"/>
          <w:numId w:val="42"/>
        </w:numPr>
      </w:pPr>
      <w:r>
        <w:t>A valid Apple ID must be used (load associated certificates and profiles).</w:t>
      </w:r>
    </w:p>
    <w:p w:rsidR="006D663D" w:rsidRDefault="006D663D" w:rsidP="006D663D">
      <w:pPr>
        <w:pStyle w:val="Heading5"/>
        <w:numPr>
          <w:ilvl w:val="4"/>
          <w:numId w:val="6"/>
        </w:numPr>
        <w:jc w:val="both"/>
      </w:pPr>
      <w:bookmarkStart w:id="234" w:name="build-process"/>
      <w:bookmarkEnd w:id="234"/>
      <w:r>
        <w:t>Build process</w:t>
      </w:r>
    </w:p>
    <w:p w:rsidR="006D663D" w:rsidRDefault="006D663D" w:rsidP="00A036CF">
      <w:pPr>
        <w:numPr>
          <w:ilvl w:val="0"/>
          <w:numId w:val="43"/>
        </w:numPr>
      </w:pPr>
      <w:r>
        <w:t>It is necessary to clone ios-rethink-standalone repository (this repository has not been yet created at the time of this writing</w:t>
      </w:r>
      <w:proofErr w:type="gramStart"/>
      <w:r>
        <w:t>) .</w:t>
      </w:r>
      <w:proofErr w:type="gramEnd"/>
    </w:p>
    <w:p w:rsidR="006D663D" w:rsidRDefault="006D663D" w:rsidP="00A036CF">
      <w:pPr>
        <w:numPr>
          <w:ilvl w:val="0"/>
          <w:numId w:val="43"/>
        </w:numPr>
      </w:pPr>
      <w:r>
        <w:t>Open application project with XCode: sippo-ios/app/Sippo.xcodeproj.</w:t>
      </w:r>
    </w:p>
    <w:p w:rsidR="006D663D" w:rsidRDefault="006D663D" w:rsidP="00A036CF">
      <w:pPr>
        <w:numPr>
          <w:ilvl w:val="0"/>
          <w:numId w:val="43"/>
        </w:numPr>
      </w:pPr>
      <w:r>
        <w:t>Set the target location: change default values defined at Root.plist file (Settings.bundle-&gt;Root.plist in XCode project explorer).</w:t>
      </w:r>
    </w:p>
    <w:p w:rsidR="006D663D" w:rsidRDefault="006D663D" w:rsidP="00A036CF">
      <w:pPr>
        <w:numPr>
          <w:ilvl w:val="0"/>
          <w:numId w:val="43"/>
        </w:numPr>
      </w:pPr>
      <w:r>
        <w:t>Build application.</w:t>
      </w:r>
    </w:p>
    <w:p w:rsidR="006D663D" w:rsidRDefault="006D663D" w:rsidP="006D663D">
      <w:pPr>
        <w:pStyle w:val="Heading2"/>
        <w:numPr>
          <w:ilvl w:val="1"/>
          <w:numId w:val="3"/>
        </w:numPr>
        <w:pBdr>
          <w:bottom w:val="none" w:sz="0" w:space="0" w:color="auto"/>
        </w:pBdr>
      </w:pPr>
      <w:bookmarkStart w:id="235" w:name="vertx.io-based-message-node-vertxmn"/>
      <w:bookmarkStart w:id="236" w:name="_Toc444285915"/>
      <w:bookmarkEnd w:id="235"/>
      <w:proofErr w:type="gramStart"/>
      <w:r>
        <w:t>vertx.io</w:t>
      </w:r>
      <w:proofErr w:type="gramEnd"/>
      <w:r>
        <w:t xml:space="preserve"> based Message Node (VertxMN)</w:t>
      </w:r>
      <w:bookmarkEnd w:id="236"/>
    </w:p>
    <w:p w:rsidR="006D663D" w:rsidRDefault="006D663D" w:rsidP="006D663D">
      <w:pPr>
        <w:pStyle w:val="Heading3"/>
        <w:numPr>
          <w:ilvl w:val="2"/>
          <w:numId w:val="3"/>
        </w:numPr>
        <w:pBdr>
          <w:bottom w:val="none" w:sz="0" w:space="0" w:color="auto"/>
        </w:pBdr>
      </w:pPr>
      <w:bookmarkStart w:id="237" w:name="overview-1"/>
      <w:bookmarkStart w:id="238" w:name="_Toc444285916"/>
      <w:bookmarkEnd w:id="237"/>
      <w:r>
        <w:t>Overview</w:t>
      </w:r>
      <w:bookmarkEnd w:id="238"/>
    </w:p>
    <w:p w:rsidR="006D663D" w:rsidRDefault="006D663D" w:rsidP="006D663D">
      <w:pPr>
        <w:pStyle w:val="Heading4"/>
        <w:numPr>
          <w:ilvl w:val="3"/>
          <w:numId w:val="3"/>
        </w:numPr>
      </w:pPr>
      <w:r>
        <w:t>Functional location in the reTHINK Architecture</w:t>
      </w:r>
    </w:p>
    <w:p w:rsidR="006D663D" w:rsidRDefault="006D663D">
      <w:r>
        <w:t xml:space="preserve">The vertx.io based Message Node is one of the reference implementations of the Message Node component in the reTHINK Architecture. The overall role of Message Nodes in the reTHINK Architecture is described in detail in </w:t>
      </w:r>
      <w:hyperlink r:id="rId167">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68">
        <w:r>
          <w:rPr>
            <w:rStyle w:val="Hyperlink"/>
          </w:rPr>
          <w:t>Message Nodes and Protostubs Development</w:t>
        </w:r>
      </w:hyperlink>
      <w:r>
        <w:t>.</w:t>
      </w:r>
    </w:p>
    <w:p w:rsidR="006D663D" w:rsidRDefault="006D663D" w:rsidP="006D663D">
      <w:pPr>
        <w:pStyle w:val="Heading4"/>
        <w:numPr>
          <w:ilvl w:val="3"/>
          <w:numId w:val="3"/>
        </w:numPr>
      </w:pPr>
      <w:bookmarkStart w:id="239" w:name="dependencies-2"/>
      <w:bookmarkEnd w:id="239"/>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There is a need to have the domain registry running and configured. However, there is no specific initiation sequence. The procedures to achieve this are described in the following section.</w:t>
      </w:r>
    </w:p>
    <w:p w:rsidR="006D663D" w:rsidRDefault="006D663D" w:rsidP="006D663D">
      <w:pPr>
        <w:pStyle w:val="Heading3"/>
        <w:numPr>
          <w:ilvl w:val="2"/>
          <w:numId w:val="3"/>
        </w:numPr>
        <w:pBdr>
          <w:bottom w:val="none" w:sz="0" w:space="0" w:color="auto"/>
        </w:pBdr>
      </w:pPr>
      <w:bookmarkStart w:id="240" w:name="user-view-1"/>
      <w:bookmarkStart w:id="241" w:name="_Toc444285917"/>
      <w:bookmarkEnd w:id="240"/>
      <w:r>
        <w:t>User View</w:t>
      </w:r>
      <w:bookmarkEnd w:id="241"/>
    </w:p>
    <w:p w:rsidR="006D663D" w:rsidRDefault="006D663D">
      <w:r>
        <w:t>This chapter provides instructions for the setup, configuration and operation of the Vertx Message Node as a docker container. The Docker file is already available in the repository.</w:t>
      </w:r>
    </w:p>
    <w:p w:rsidR="006D663D" w:rsidRDefault="006D663D" w:rsidP="006D663D">
      <w:pPr>
        <w:pStyle w:val="Heading4"/>
        <w:numPr>
          <w:ilvl w:val="3"/>
          <w:numId w:val="3"/>
        </w:numPr>
      </w:pPr>
      <w:bookmarkStart w:id="242" w:name="installation-of-git-and-docker"/>
      <w:bookmarkEnd w:id="242"/>
      <w:r>
        <w:t>1. Installation of Git and Docker</w:t>
      </w:r>
    </w:p>
    <w:p w:rsidR="006D663D" w:rsidRDefault="006D663D">
      <w:r>
        <w:t xml:space="preserve">You need to set up the following requirements. - </w:t>
      </w:r>
      <w:hyperlink r:id="rId169">
        <w:proofErr w:type="gramStart"/>
        <w:r>
          <w:rPr>
            <w:rStyle w:val="Hyperlink"/>
          </w:rPr>
          <w:t>docker</w:t>
        </w:r>
        <w:proofErr w:type="gramEnd"/>
      </w:hyperlink>
      <w:r>
        <w:t xml:space="preserve"> - </w:t>
      </w:r>
      <w:hyperlink r:id="rId170">
        <w:r>
          <w:rPr>
            <w:rStyle w:val="Hyperlink"/>
          </w:rPr>
          <w:t>git client tool</w:t>
        </w:r>
      </w:hyperlink>
      <w:r>
        <w:t xml:space="preserve"> This is already a Docker dependency. If already installed you may skip it. - Test Docker setup. Fire the Docker shell and run docker run hello-world</w:t>
      </w:r>
    </w:p>
    <w:p w:rsidR="006D663D" w:rsidRDefault="006D663D" w:rsidP="006D663D">
      <w:pPr>
        <w:pStyle w:val="Heading4"/>
        <w:numPr>
          <w:ilvl w:val="3"/>
          <w:numId w:val="3"/>
        </w:numPr>
      </w:pPr>
      <w:bookmarkStart w:id="243" w:name="cloning-the-repository-and-running-docke"/>
      <w:bookmarkEnd w:id="243"/>
      <w:r>
        <w:t>2. Cloning the repository and running Docker image</w:t>
      </w:r>
    </w:p>
    <w:p w:rsidR="006D663D" w:rsidRDefault="006D663D">
      <w:pPr>
        <w:pStyle w:val="SourceCode"/>
      </w:pPr>
      <w:proofErr w:type="gramStart"/>
      <w:r>
        <w:t>git</w:t>
      </w:r>
      <w:proofErr w:type="gramEnd"/>
      <w:r>
        <w:t xml:space="preserve"> clone https://github.com/reTHINK-project/dev-msg-node-vertx.git</w:t>
      </w:r>
      <w:r>
        <w:br/>
        <w:t>cd dev-msg-node-vertx</w:t>
      </w:r>
    </w:p>
    <w:p w:rsidR="006D663D" w:rsidRDefault="006D663D" w:rsidP="006D663D">
      <w:pPr>
        <w:pStyle w:val="Heading4"/>
        <w:numPr>
          <w:ilvl w:val="3"/>
          <w:numId w:val="3"/>
        </w:numPr>
      </w:pPr>
      <w:bookmarkStart w:id="244" w:name="config-vertxmn-domain"/>
      <w:bookmarkEnd w:id="244"/>
      <w:r>
        <w:lastRenderedPageBreak/>
        <w:t>3. Config VertxMN domain</w:t>
      </w:r>
    </w:p>
    <w:p w:rsidR="006D663D" w:rsidRDefault="006D663D">
      <w:r>
        <w:t>The VertxMN is pointing at default domain ua.pt, but if other domain is needed it can be configured in node.config.json. Change an already entry, like dev, or create a new one. Config entry is selected with an environment variable MSG_NODE_CONFIG.</w:t>
      </w:r>
    </w:p>
    <w:p w:rsidR="006D663D" w:rsidRDefault="006D663D" w:rsidP="006D663D">
      <w:pPr>
        <w:pStyle w:val="Heading4"/>
        <w:numPr>
          <w:ilvl w:val="3"/>
          <w:numId w:val="3"/>
        </w:numPr>
      </w:pPr>
      <w:bookmarkStart w:id="245" w:name="build-and-run-docker"/>
      <w:bookmarkEnd w:id="245"/>
      <w:r>
        <w:t>4. Build and run Docker</w:t>
      </w:r>
    </w:p>
    <w:p w:rsidR="006D663D" w:rsidRDefault="006D663D">
      <w:pPr>
        <w:pStyle w:val="SourceCode"/>
      </w:pPr>
      <w:proofErr w:type="gramStart"/>
      <w:r>
        <w:t>docker</w:t>
      </w:r>
      <w:proofErr w:type="gramEnd"/>
      <w:r>
        <w:t xml:space="preserve"> build -t vertx-msg-node .</w:t>
      </w:r>
      <w:r>
        <w:br/>
      </w:r>
      <w:proofErr w:type="gramStart"/>
      <w:r>
        <w:t>docker</w:t>
      </w:r>
      <w:proofErr w:type="gramEnd"/>
      <w:r>
        <w:t xml:space="preserve"> run -it -e "MSG_NODE_CONFIG=dev" -p 9090:9090 vertx-msg-node</w:t>
      </w:r>
    </w:p>
    <w:p w:rsidR="006D663D" w:rsidRDefault="006D663D">
      <w:r>
        <w:rPr>
          <w:b/>
        </w:rPr>
        <w:t>Verify</w:t>
      </w:r>
      <w:r>
        <w:t xml:space="preserve"> if the VertxMN is running at docker host port map https://192.168.99.100:9090/, should return </w:t>
      </w:r>
      <w:r>
        <w:rPr>
          <w:b/>
        </w:rPr>
        <w:t>Hello</w:t>
      </w:r>
      <w:r>
        <w:t xml:space="preserve">. It’s ok at first to have an invalid certificate. The pre-configured self-signed certificate is pointing at host msg-node.ua.pt </w:t>
      </w:r>
      <w:proofErr w:type="gramStart"/>
      <w:r>
        <w:t>You</w:t>
      </w:r>
      <w:proofErr w:type="gramEnd"/>
      <w:r>
        <w:t xml:space="preserve"> can config your host OS file and add a new line for 192.168.99.100   msg-node.ua.pt.</w:t>
      </w:r>
    </w:p>
    <w:p w:rsidR="006D663D" w:rsidRDefault="006D663D" w:rsidP="006D663D">
      <w:pPr>
        <w:pStyle w:val="Heading4"/>
        <w:numPr>
          <w:ilvl w:val="3"/>
          <w:numId w:val="3"/>
        </w:numPr>
      </w:pPr>
      <w:bookmarkStart w:id="246" w:name="testing"/>
      <w:bookmarkEnd w:id="246"/>
      <w:r>
        <w:t>5. Testing</w:t>
      </w:r>
    </w:p>
    <w:p w:rsidR="006D663D" w:rsidRDefault="006D663D">
      <w:r>
        <w:t xml:space="preserve">To fire the test suite you need </w:t>
      </w:r>
      <w:r>
        <w:rPr>
          <w:b/>
        </w:rPr>
        <w:t>NPM</w:t>
      </w:r>
      <w:r>
        <w:t xml:space="preserve"> and all installed dependencies. - </w:t>
      </w:r>
      <w:hyperlink r:id="rId171">
        <w:r>
          <w:rPr>
            <w:rStyle w:val="Hyperlink"/>
          </w:rPr>
          <w:t>NodeJS</w:t>
        </w:r>
      </w:hyperlink>
      <w:r>
        <w:t xml:space="preserve"> will install NPM.npm install - Run 2 instances of the VertxMN to test cluster modes. You can run 2 dockers with diferent 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6D663D" w:rsidRDefault="006D663D">
      <w:pPr>
        <w:pStyle w:val="BodyText"/>
      </w:pPr>
      <w:proofErr w:type="gramStart"/>
      <w:r>
        <w:rPr>
          <w:b/>
        </w:rPr>
        <w:t>create</w:t>
      </w:r>
      <w:proofErr w:type="gramEnd"/>
      <w:r>
        <w:rPr>
          <w:b/>
        </w:rPr>
        <w:t xml:space="preserve"> user</w:t>
      </w:r>
      <w:r>
        <w:t xml:space="preserve"> and </w:t>
      </w:r>
      <w:r>
        <w:rPr>
          <w:b/>
        </w:rPr>
        <w:t>read user</w:t>
      </w:r>
      <w:r>
        <w:t xml:space="preserve"> will fail if there is no domain registry running.</w:t>
      </w:r>
    </w:p>
    <w:p w:rsidR="006D663D" w:rsidRDefault="006D663D" w:rsidP="006D663D">
      <w:pPr>
        <w:pStyle w:val="Heading3"/>
        <w:numPr>
          <w:ilvl w:val="2"/>
          <w:numId w:val="3"/>
        </w:numPr>
        <w:pBdr>
          <w:bottom w:val="none" w:sz="0" w:space="0" w:color="auto"/>
        </w:pBdr>
      </w:pPr>
      <w:bookmarkStart w:id="247" w:name="developer-view-1"/>
      <w:bookmarkStart w:id="248" w:name="_Toc444285918"/>
      <w:bookmarkEnd w:id="247"/>
      <w:r>
        <w:t>Developer view</w:t>
      </w:r>
      <w:bookmarkEnd w:id="248"/>
    </w:p>
    <w:p w:rsidR="006D663D" w:rsidRDefault="006D663D">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6D663D" w:rsidRDefault="006D663D">
      <w:pPr>
        <w:pStyle w:val="BodyText"/>
      </w:pPr>
      <w:r>
        <w:t>With this it’s possible to send messages between runtimes, but Hyperty registration is something that should be done externally.</w:t>
      </w:r>
    </w:p>
    <w:p w:rsidR="006D663D" w:rsidRDefault="006D663D">
      <w:pPr>
        <w:pStyle w:val="BodyText"/>
      </w:pPr>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6D663D" w:rsidRDefault="006D663D" w:rsidP="006D663D">
      <w:pPr>
        <w:pStyle w:val="Heading4"/>
        <w:numPr>
          <w:ilvl w:val="3"/>
          <w:numId w:val="3"/>
        </w:numPr>
      </w:pPr>
      <w:bookmarkStart w:id="249" w:name="development-dependencies"/>
      <w:bookmarkEnd w:id="249"/>
      <w:r>
        <w:t>1. Development dependencies</w:t>
      </w:r>
    </w:p>
    <w:p w:rsidR="006D663D" w:rsidRDefault="006D663D">
      <w:r>
        <w:t xml:space="preserve">If the development is made without Docker, aditional dependencies are needed. - </w:t>
      </w:r>
      <w:hyperlink r:id="rId172">
        <w:r>
          <w:rPr>
            <w:rStyle w:val="Hyperlink"/>
          </w:rPr>
          <w:t>Maven</w:t>
        </w:r>
      </w:hyperlink>
      <w:r>
        <w:t xml:space="preserve">. - </w:t>
      </w:r>
      <w:hyperlink r:id="rId173">
        <w:r>
          <w:rPr>
            <w:rStyle w:val="Hyperlink"/>
          </w:rPr>
          <w:t>Java 8 SDK</w:t>
        </w:r>
      </w:hyperlink>
      <w:r>
        <w:t>. - JAVA_HOME environment variable pointing to java path</w:t>
      </w:r>
    </w:p>
    <w:p w:rsidR="006D663D" w:rsidRDefault="006D663D" w:rsidP="006D663D">
      <w:pPr>
        <w:pStyle w:val="Heading4"/>
        <w:numPr>
          <w:ilvl w:val="3"/>
          <w:numId w:val="3"/>
        </w:numPr>
      </w:pPr>
      <w:bookmarkStart w:id="250" w:name="structure-of-the-project"/>
      <w:bookmarkEnd w:id="250"/>
      <w:r>
        <w:t>2. Structure of the project</w:t>
      </w:r>
    </w:p>
    <w:p w:rsidR="006D663D" w:rsidRDefault="006D663D">
      <w:r>
        <w:t>The “dev-msg-node-vertx” GitHub repository is structured as follows:</w:t>
      </w:r>
    </w:p>
    <w:p w:rsidR="006D663D" w:rsidRDefault="006D663D" w:rsidP="00A036CF">
      <w:pPr>
        <w:numPr>
          <w:ilvl w:val="0"/>
          <w:numId w:val="34"/>
        </w:numPr>
      </w:pPr>
      <w:proofErr w:type="gramStart"/>
      <w:r>
        <w:t>./</w:t>
      </w:r>
      <w:proofErr w:type="gramEnd"/>
      <w:r>
        <w:t>Dockerfile … Docker file to build image.</w:t>
      </w:r>
    </w:p>
    <w:p w:rsidR="006D663D" w:rsidRPr="006D663D" w:rsidRDefault="006D663D" w:rsidP="00A036CF">
      <w:pPr>
        <w:numPr>
          <w:ilvl w:val="0"/>
          <w:numId w:val="34"/>
        </w:numPr>
        <w:rPr>
          <w:lang w:val="fr-FR"/>
        </w:rPr>
      </w:pPr>
      <w:r w:rsidRPr="006D663D">
        <w:rPr>
          <w:lang w:val="fr-FR"/>
        </w:rPr>
        <w:t>./src/main/java/** … The VertxMN source code</w:t>
      </w:r>
    </w:p>
    <w:p w:rsidR="006D663D" w:rsidRDefault="006D663D" w:rsidP="00A036CF">
      <w:pPr>
        <w:numPr>
          <w:ilvl w:val="0"/>
          <w:numId w:val="34"/>
        </w:numPr>
      </w:pPr>
      <w:r>
        <w:t>./src/js/client/** … The sources for the Protocol stub</w:t>
      </w:r>
    </w:p>
    <w:p w:rsidR="006D663D" w:rsidRDefault="006D663D" w:rsidP="00A036CF">
      <w:pPr>
        <w:numPr>
          <w:ilvl w:val="0"/>
          <w:numId w:val="34"/>
        </w:numPr>
      </w:pPr>
      <w:r>
        <w:t>./test/** … Test cases for the VertxMN</w:t>
      </w:r>
    </w:p>
    <w:p w:rsidR="006D663D" w:rsidRDefault="006D663D" w:rsidP="00A036CF">
      <w:pPr>
        <w:numPr>
          <w:ilvl w:val="0"/>
          <w:numId w:val="34"/>
        </w:numPr>
      </w:pPr>
      <w:r>
        <w:t>./target/ … Output for distribution files</w:t>
      </w:r>
    </w:p>
    <w:p w:rsidR="006D663D" w:rsidRDefault="006D663D" w:rsidP="006D663D">
      <w:pPr>
        <w:pStyle w:val="Heading4"/>
        <w:numPr>
          <w:ilvl w:val="3"/>
          <w:numId w:val="3"/>
        </w:numPr>
      </w:pPr>
      <w:bookmarkStart w:id="251" w:name="build-and-run"/>
      <w:bookmarkEnd w:id="251"/>
      <w:r>
        <w:lastRenderedPageBreak/>
        <w:t>3. Build and run</w:t>
      </w:r>
    </w:p>
    <w:p w:rsidR="006D663D" w:rsidRDefault="006D663D">
      <w:r>
        <w:t>Build a VertxMN distribution jar, executing mvn package. Build a VertxProtoStub distribution file, executing gulp build.</w:t>
      </w:r>
    </w:p>
    <w:p w:rsidR="006D663D" w:rsidRDefault="006D663D">
      <w:pPr>
        <w:pStyle w:val="BodyText"/>
      </w:pPr>
      <w:r>
        <w:t>Run VertxMN with mvn exec</w:t>
      </w:r>
      <w:proofErr w:type="gramStart"/>
      <w:r>
        <w:t>:java</w:t>
      </w:r>
      <w:proofErr w:type="gramEnd"/>
      <w:r>
        <w:t xml:space="preserve"> -Dexec.args="9090". This will download all jar dependencies and run.</w:t>
      </w:r>
    </w:p>
    <w:p w:rsidR="006D663D" w:rsidRDefault="006D663D" w:rsidP="006D663D">
      <w:pPr>
        <w:pStyle w:val="Heading4"/>
        <w:numPr>
          <w:ilvl w:val="3"/>
          <w:numId w:val="3"/>
        </w:numPr>
      </w:pPr>
      <w:bookmarkStart w:id="252" w:name="internal-architecture-and-components"/>
      <w:bookmarkEnd w:id="252"/>
      <w:r>
        <w:t>4. Internal Architecture and components</w:t>
      </w:r>
    </w:p>
    <w:p w:rsidR="006D663D" w:rsidRDefault="006D663D">
      <w:r>
        <w:rPr>
          <w:noProof/>
          <w:lang w:val="en-US" w:eastAsia="en-US"/>
        </w:rPr>
        <w:drawing>
          <wp:inline distT="0" distB="0" distL="0" distR="0">
            <wp:extent cx="5101389" cy="5226517"/>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74" cstate="print"/>
                    <a:stretch>
                      <a:fillRect/>
                    </a:stretch>
                  </pic:blipFill>
                  <pic:spPr bwMode="auto">
                    <a:xfrm>
                      <a:off x="0" y="0"/>
                      <a:ext cx="5101389" cy="5226517"/>
                    </a:xfrm>
                    <a:prstGeom prst="rect">
                      <a:avLst/>
                    </a:prstGeom>
                    <a:noFill/>
                    <a:ln w="9525">
                      <a:noFill/>
                      <a:headEnd/>
                      <a:tailEnd/>
                    </a:ln>
                  </pic:spPr>
                </pic:pic>
              </a:graphicData>
            </a:graphic>
          </wp:inline>
        </w:drawing>
      </w:r>
    </w:p>
    <w:p w:rsidR="006D663D" w:rsidRDefault="006D663D">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6D663D" w:rsidRDefault="006D663D" w:rsidP="006D663D">
      <w:pPr>
        <w:pStyle w:val="Heading5"/>
        <w:numPr>
          <w:ilvl w:val="4"/>
          <w:numId w:val="6"/>
        </w:numPr>
        <w:jc w:val="both"/>
      </w:pPr>
      <w:bookmarkStart w:id="253" w:name="addressable-components"/>
      <w:bookmarkEnd w:id="253"/>
      <w:r>
        <w:t>Addressable Components</w:t>
      </w:r>
    </w:p>
    <w:p w:rsidR="006D663D" w:rsidRDefault="006D663D">
      <w:r>
        <w:t xml:space="preserve">These are implementations of the interface IComponent extends Handler&lt;PipeContext&gt;, and are added to the MessageNode with the method </w:t>
      </w:r>
      <w:proofErr w:type="gramStart"/>
      <w:r>
        <w:t>PipeRegistry.installComponent(</w:t>
      </w:r>
      <w:proofErr w:type="gramEnd"/>
      <w:r>
        <w:t>IComponent component). The only difference on the interface (between IComponent and Handler&lt;PipeContext&gt;) is an additional method to get the component address name, used for EventBus registration.</w:t>
      </w:r>
    </w:p>
    <w:p w:rsidR="006D663D" w:rsidRDefault="006D663D" w:rsidP="006D663D">
      <w:pPr>
        <w:pStyle w:val="Heading5"/>
        <w:numPr>
          <w:ilvl w:val="4"/>
          <w:numId w:val="6"/>
        </w:numPr>
        <w:jc w:val="both"/>
      </w:pPr>
      <w:bookmarkStart w:id="254" w:name="interceptor-components"/>
      <w:bookmarkEnd w:id="254"/>
      <w:r>
        <w:lastRenderedPageBreak/>
        <w:t>Interceptor Components</w:t>
      </w:r>
    </w:p>
    <w:p w:rsidR="006D663D" w:rsidRDefault="006D663D">
      <w:r>
        <w:t xml:space="preserve">These are implementations of Handler&lt;PipeContext&gt;, and are added to the pipeline with </w:t>
      </w:r>
      <w:proofErr w:type="gramStart"/>
      <w:r>
        <w:t>Pipeline.addHandler(</w:t>
      </w:r>
      <w:proofErr w:type="gramEnd"/>
      <w:r>
        <w:t>Handler&lt;PipeContext&gt; handler).</w:t>
      </w:r>
    </w:p>
    <w:p w:rsidR="006D663D" w:rsidRDefault="006D663D" w:rsidP="006D663D">
      <w:pPr>
        <w:pStyle w:val="Heading4"/>
        <w:numPr>
          <w:ilvl w:val="3"/>
          <w:numId w:val="3"/>
        </w:numPr>
      </w:pPr>
      <w:bookmarkStart w:id="255" w:name="use-of-pipecontext"/>
      <w:bookmarkEnd w:id="255"/>
      <w:r>
        <w:t>Use of PipeContext</w:t>
      </w:r>
    </w:p>
    <w:p w:rsidR="006D663D" w:rsidRDefault="006D663D">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w:t>
      </w:r>
      <w:proofErr w:type="gramStart"/>
      <w:r>
        <w:t>reply(</w:t>
      </w:r>
      <w:proofErr w:type="gramEnd"/>
      <w:r>
        <w:t xml:space="preserve">PipeMessage reply) does nothing to the pipeline flow and sends a reply back to original resource channel. Other similar and useful methods exists: </w:t>
      </w:r>
      <w:proofErr w:type="gramStart"/>
      <w:r>
        <w:t>replyOK(</w:t>
      </w:r>
      <w:proofErr w:type="gramEnd"/>
      <w:r>
        <w:t>String from) and replyError(String from, String error)* disconnect() order the underlying resource channel to disconnect.</w:t>
      </w:r>
    </w:p>
    <w:p w:rsidR="006D663D" w:rsidRDefault="006D663D" w:rsidP="006D663D">
      <w:pPr>
        <w:pStyle w:val="Heading2"/>
        <w:numPr>
          <w:ilvl w:val="1"/>
          <w:numId w:val="3"/>
        </w:numPr>
        <w:pBdr>
          <w:bottom w:val="none" w:sz="0" w:space="0" w:color="auto"/>
        </w:pBdr>
      </w:pPr>
      <w:bookmarkStart w:id="256" w:name="matrix.org-based-message-node-matrixmn"/>
      <w:bookmarkStart w:id="257" w:name="_Toc444285919"/>
      <w:bookmarkEnd w:id="256"/>
      <w:r>
        <w:t>Matrix.org based Message Node (MatrixMN)</w:t>
      </w:r>
      <w:bookmarkEnd w:id="257"/>
    </w:p>
    <w:p w:rsidR="006D663D" w:rsidRDefault="006D663D" w:rsidP="006D663D">
      <w:pPr>
        <w:pStyle w:val="Heading3"/>
        <w:numPr>
          <w:ilvl w:val="2"/>
          <w:numId w:val="3"/>
        </w:numPr>
        <w:pBdr>
          <w:bottom w:val="none" w:sz="0" w:space="0" w:color="auto"/>
        </w:pBdr>
      </w:pPr>
      <w:bookmarkStart w:id="258" w:name="overview-2"/>
      <w:bookmarkStart w:id="259" w:name="_Toc444285920"/>
      <w:bookmarkEnd w:id="258"/>
      <w:r>
        <w:t>Overview</w:t>
      </w:r>
      <w:bookmarkEnd w:id="259"/>
    </w:p>
    <w:p w:rsidR="006D663D" w:rsidRDefault="006D663D" w:rsidP="006D663D">
      <w:pPr>
        <w:pStyle w:val="Heading4"/>
        <w:numPr>
          <w:ilvl w:val="3"/>
          <w:numId w:val="3"/>
        </w:numPr>
      </w:pPr>
      <w:bookmarkStart w:id="260" w:name="functional-location-in-the-rethink-archi"/>
      <w:bookmarkEnd w:id="260"/>
      <w:r>
        <w:t>Functional location in the reTHINK Architecture</w:t>
      </w:r>
    </w:p>
    <w:p w:rsidR="006D663D" w:rsidRDefault="006D663D">
      <w:r>
        <w:t xml:space="preserve">The Matrix.org based Message Node is one of the reference implementations of the Message Node component in the reTHINK Architecture. The overall role of Message Nodes in the reTHINK Architecture is described in detail in </w:t>
      </w:r>
      <w:hyperlink r:id="rId175">
        <w:r>
          <w:rPr>
            <w:rStyle w:val="Hyperlink"/>
          </w:rPr>
          <w:t>Hyperty Messaging Framework</w:t>
        </w:r>
      </w:hyperlink>
      <w:r>
        <w:t>.</w:t>
      </w:r>
    </w:p>
    <w:p w:rsidR="006D663D" w:rsidRDefault="006D663D">
      <w:pPr>
        <w:pStyle w:val="BodyText"/>
      </w:pPr>
      <w:r>
        <w:t xml:space="preserve">A general documentation and guideline for the development of Message nodes is given in </w:t>
      </w:r>
      <w:hyperlink r:id="rId176">
        <w:r>
          <w:rPr>
            <w:rStyle w:val="Hyperlink"/>
          </w:rPr>
          <w:t>Message Nodes and Protostubs Development</w:t>
        </w:r>
      </w:hyperlink>
      <w:r>
        <w:t>.</w:t>
      </w:r>
    </w:p>
    <w:p w:rsidR="006D663D" w:rsidRDefault="006D663D" w:rsidP="006D663D">
      <w:pPr>
        <w:pStyle w:val="Heading4"/>
        <w:numPr>
          <w:ilvl w:val="3"/>
          <w:numId w:val="3"/>
        </w:numPr>
      </w:pPr>
      <w:bookmarkStart w:id="261" w:name="dependencies-3"/>
      <w:bookmarkEnd w:id="261"/>
      <w:r>
        <w:t>Dependencies</w:t>
      </w:r>
    </w:p>
    <w:p w:rsidR="006D663D" w:rsidRDefault="006D663D">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6D663D" w:rsidRDefault="006D663D">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6D663D" w:rsidRDefault="006D663D" w:rsidP="006D663D">
      <w:pPr>
        <w:pStyle w:val="Heading3"/>
        <w:numPr>
          <w:ilvl w:val="2"/>
          <w:numId w:val="3"/>
        </w:numPr>
        <w:pBdr>
          <w:bottom w:val="none" w:sz="0" w:space="0" w:color="auto"/>
        </w:pBdr>
      </w:pPr>
      <w:bookmarkStart w:id="262" w:name="user-view-2"/>
      <w:bookmarkStart w:id="263" w:name="_Toc444285921"/>
      <w:bookmarkEnd w:id="262"/>
      <w:r>
        <w:t>User View</w:t>
      </w:r>
      <w:bookmarkEnd w:id="263"/>
    </w:p>
    <w:p w:rsidR="006D663D" w:rsidRDefault="006D663D">
      <w:r>
        <w:t xml:space="preserve">This chapter provides instructions for the setup, configuration and operation of the Matrix Message Node as a docker container. Assuming you are running a standard Debian 8 Jessie the following steps can be used to setup the environment. </w:t>
      </w:r>
      <w:proofErr w:type="gramStart"/>
      <w:r>
        <w:t>Other distributions my need a different setup.</w:t>
      </w:r>
      <w:proofErr w:type="gramEnd"/>
    </w:p>
    <w:p w:rsidR="006D663D" w:rsidRDefault="006D663D" w:rsidP="006D663D">
      <w:pPr>
        <w:pStyle w:val="Heading4"/>
        <w:numPr>
          <w:ilvl w:val="3"/>
          <w:numId w:val="3"/>
        </w:numPr>
      </w:pPr>
      <w:bookmarkStart w:id="264" w:name="installation-of-nodejs-and-docker"/>
      <w:bookmarkEnd w:id="264"/>
      <w:r>
        <w:t>1. Installation of NodeJS and Docker</w:t>
      </w:r>
    </w:p>
    <w:p w:rsidR="006D663D" w:rsidRDefault="006D663D">
      <w:r>
        <w:t xml:space="preserve">You need to set up the following requirements. - </w:t>
      </w:r>
      <w:hyperlink r:id="rId177" w:anchor="debian-and-ubuntu-based-linux-distributions">
        <w:proofErr w:type="gramStart"/>
        <w:r>
          <w:rPr>
            <w:rStyle w:val="Hyperlink"/>
          </w:rPr>
          <w:t>nodejs</w:t>
        </w:r>
        <w:proofErr w:type="gramEnd"/>
        <w:r>
          <w:rPr>
            <w:rStyle w:val="Hyperlink"/>
          </w:rPr>
          <w:t xml:space="preserve"> 5.x</w:t>
        </w:r>
      </w:hyperlink>
      <w:r>
        <w:t xml:space="preserve"> - nodejs-legacy for Debian (Ubuntu might not need this) - </w:t>
      </w:r>
      <w:hyperlink r:id="rId178">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6D663D" w:rsidRDefault="006D663D" w:rsidP="006D663D">
      <w:pPr>
        <w:pStyle w:val="Heading4"/>
        <w:numPr>
          <w:ilvl w:val="3"/>
          <w:numId w:val="3"/>
        </w:numPr>
      </w:pPr>
      <w:bookmarkStart w:id="265" w:name="installation-of-repository-tools-and-clo"/>
      <w:bookmarkEnd w:id="265"/>
      <w:r>
        <w:lastRenderedPageBreak/>
        <w:t>2. Installation of repository-tools and cloning the repository</w:t>
      </w:r>
    </w:p>
    <w:p w:rsidR="006D663D" w:rsidRDefault="006D663D">
      <w:r>
        <w:t>Execute these commands to install the needed tools and dependencies.</w:t>
      </w:r>
    </w:p>
    <w:p w:rsidR="006D663D" w:rsidRDefault="006D663D">
      <w:pPr>
        <w:pStyle w:val="SourceCode"/>
      </w:pPr>
      <w:proofErr w:type="gramStart"/>
      <w:r>
        <w:t>sudo</w:t>
      </w:r>
      <w:proofErr w:type="gramEnd"/>
      <w:r>
        <w:t xml:space="preserve"> npm install -g gulp</w:t>
      </w:r>
      <w:r>
        <w:br/>
        <w:t>git clone https://github.com/reTHINK-project/dev-msg-node-matrix.git</w:t>
      </w:r>
      <w:r>
        <w:br/>
        <w:t>cd dev-msg-node-matrix</w:t>
      </w:r>
      <w:r>
        <w:br/>
        <w:t>npm install</w:t>
      </w:r>
    </w:p>
    <w:p w:rsidR="006D663D" w:rsidRDefault="006D663D" w:rsidP="006D663D">
      <w:pPr>
        <w:pStyle w:val="Heading4"/>
        <w:numPr>
          <w:ilvl w:val="3"/>
          <w:numId w:val="3"/>
        </w:numPr>
      </w:pPr>
      <w:bookmarkStart w:id="266" w:name="building-the-matrixmn"/>
      <w:bookmarkEnd w:id="266"/>
      <w:r>
        <w:t>3. Building the MatrixMN</w:t>
      </w:r>
    </w:p>
    <w:p w:rsidR="006D663D" w:rsidRDefault="006D663D">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6D663D" w:rsidRDefault="006D663D">
      <w:pPr>
        <w:pStyle w:val="SourceCode"/>
      </w:pPr>
      <w:proofErr w:type="gramStart"/>
      <w:r>
        <w:t>rm</w:t>
      </w:r>
      <w:proofErr w:type="gramEnd"/>
      <w:r>
        <w:t xml:space="preserve"> -rf dist &amp;&amp; gulp build &amp;&amp; gulp dist</w:t>
      </w:r>
      <w:r>
        <w:br/>
        <w:t>cd dist/docker</w:t>
      </w:r>
      <w:r>
        <w:br/>
        <w:t>./build-docker-image.sh matrix1.rethink</w:t>
      </w:r>
    </w:p>
    <w:p w:rsidR="006D663D" w:rsidRDefault="006D663D">
      <w:r>
        <w:t>The last parameter matrix1.rethink specifies the domain name for MatrixMN.</w:t>
      </w:r>
    </w:p>
    <w:p w:rsidR="006D663D" w:rsidRDefault="006D663D">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6D663D" w:rsidRDefault="006D663D">
      <w:pPr>
        <w:pStyle w:val="BodyText"/>
      </w:pPr>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6D663D" w:rsidRDefault="006D663D" w:rsidP="006D663D">
      <w:pPr>
        <w:pStyle w:val="Heading4"/>
        <w:numPr>
          <w:ilvl w:val="3"/>
          <w:numId w:val="3"/>
        </w:numPr>
      </w:pPr>
      <w:bookmarkStart w:id="267" w:name="building-the-registry"/>
      <w:bookmarkEnd w:id="267"/>
      <w:r>
        <w:t>4. Building the Registry</w:t>
      </w:r>
    </w:p>
    <w:p w:rsidR="006D663D" w:rsidRDefault="006D663D">
      <w:r>
        <w:t>As described in the Overview section, the MatrixMN has a dependency to a domain registry, because it needs to interact with this Registry to register and read hyperties and data objects for user-ids.</w:t>
      </w:r>
    </w:p>
    <w:p w:rsidR="006D663D" w:rsidRDefault="006D663D">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6D663D" w:rsidRDefault="006D663D">
      <w:pPr>
        <w:pStyle w:val="SourceCode"/>
      </w:pPr>
      <w:proofErr w:type="gramStart"/>
      <w:r>
        <w:t>docker</w:t>
      </w:r>
      <w:proofErr w:type="gramEnd"/>
      <w:r>
        <w:t xml:space="preserve"> build -t dev-registry-domain .</w:t>
      </w:r>
      <w:r>
        <w:br/>
      </w:r>
      <w:proofErr w:type="gramStart"/>
      <w:r>
        <w:t>docker</w:t>
      </w:r>
      <w:proofErr w:type="gramEnd"/>
      <w:r>
        <w:t xml:space="preserve"> images</w:t>
      </w:r>
    </w:p>
    <w:p w:rsidR="006D663D" w:rsidRDefault="006D663D">
      <w:r>
        <w:t>Now you should see the 2 docker images which were built.</w:t>
      </w:r>
    </w:p>
    <w:p w:rsidR="006D663D" w:rsidRDefault="006D663D" w:rsidP="006D663D">
      <w:pPr>
        <w:pStyle w:val="Heading4"/>
        <w:numPr>
          <w:ilvl w:val="3"/>
          <w:numId w:val="3"/>
        </w:numPr>
      </w:pPr>
      <w:bookmarkStart w:id="268" w:name="starting-the-registry"/>
      <w:bookmarkEnd w:id="268"/>
      <w:r>
        <w:t>5. Starting the Registry</w:t>
      </w:r>
    </w:p>
    <w:p w:rsidR="006D663D" w:rsidRDefault="006D663D">
      <w:r>
        <w:t>The first image to be started is the registry.</w:t>
      </w:r>
    </w:p>
    <w:p w:rsidR="006D663D" w:rsidRDefault="006D663D">
      <w:pPr>
        <w:pStyle w:val="SourceCode"/>
      </w:pPr>
      <w:r>
        <w:t>#cd to dev-msg-node-matrix/dist/docker</w:t>
      </w:r>
      <w:r>
        <w:br/>
        <w:t>./startregistry.sh</w:t>
      </w:r>
    </w:p>
    <w:p w:rsidR="006D663D" w:rsidRDefault="006D663D" w:rsidP="006D663D">
      <w:pPr>
        <w:pStyle w:val="Heading4"/>
        <w:numPr>
          <w:ilvl w:val="3"/>
          <w:numId w:val="3"/>
        </w:numPr>
      </w:pPr>
      <w:bookmarkStart w:id="269" w:name="starting-the-matrixmn"/>
      <w:bookmarkEnd w:id="269"/>
      <w:r>
        <w:t>6. Starting the MatrixMN</w:t>
      </w:r>
    </w:p>
    <w:p w:rsidR="006D663D" w:rsidRDefault="006D663D">
      <w:r>
        <w:t>Open another terminal and execute the following.</w:t>
      </w:r>
    </w:p>
    <w:p w:rsidR="006D663D" w:rsidRDefault="006D663D">
      <w:pPr>
        <w:pStyle w:val="SourceCode"/>
      </w:pPr>
      <w:r>
        <w:t>#cd to dev-msg-node-matrix/dist/docker</w:t>
      </w:r>
      <w:r>
        <w:br/>
        <w:t>./start.sh</w:t>
      </w:r>
    </w:p>
    <w:p w:rsidR="006D663D" w:rsidRDefault="006D663D">
      <w:r>
        <w:t>The MatrixMN will now start which might take a while. You can check whether it is finished by executing &gt; docker logs dev-msg-node-matrix</w:t>
      </w:r>
    </w:p>
    <w:p w:rsidR="006D663D" w:rsidRDefault="006D663D">
      <w:pPr>
        <w:pStyle w:val="BodyText"/>
      </w:pPr>
      <w:proofErr w:type="gramStart"/>
      <w:r>
        <w:t>and</w:t>
      </w:r>
      <w:proofErr w:type="gramEnd"/>
      <w:r>
        <w:t xml:space="preserve"> looking for the last line being similar to: &gt; synapse.storage.TIME - 212 - INFO - - Total database time: 0.000% {get_all_pushers(0): 0.000%,</w:t>
      </w:r>
    </w:p>
    <w:p w:rsidR="006D663D" w:rsidRDefault="006D663D" w:rsidP="006D663D">
      <w:pPr>
        <w:pStyle w:val="Heading5"/>
        <w:numPr>
          <w:ilvl w:val="4"/>
          <w:numId w:val="6"/>
        </w:numPr>
        <w:jc w:val="both"/>
      </w:pPr>
      <w:bookmarkStart w:id="270" w:name="testing-1"/>
      <w:bookmarkEnd w:id="270"/>
      <w:r>
        <w:lastRenderedPageBreak/>
        <w:t>7. Testing</w:t>
      </w:r>
    </w:p>
    <w:p w:rsidR="006D663D" w:rsidRDefault="006D663D">
      <w:r>
        <w:t>Finally you can test the correctness of the setup.</w:t>
      </w:r>
    </w:p>
    <w:p w:rsidR="006D663D" w:rsidRDefault="006D663D">
      <w:pPr>
        <w:pStyle w:val="SourceCode"/>
      </w:pPr>
      <w:r>
        <w:t>#cd to dev-msg-node-matrix or a subdirectory</w:t>
      </w:r>
      <w:r>
        <w:br/>
        <w:t>gulp test</w:t>
      </w:r>
    </w:p>
    <w:p w:rsidR="006D663D" w:rsidRDefault="006D663D">
      <w:r>
        <w:t>The test will attempt to open the google chrome browser. If none of the test are executed you might need to install it with sudo apt-get install chromium-browser.</w:t>
      </w:r>
    </w:p>
    <w:p w:rsidR="006D663D" w:rsidRDefault="006D663D" w:rsidP="006D663D">
      <w:pPr>
        <w:pStyle w:val="Heading3"/>
        <w:numPr>
          <w:ilvl w:val="2"/>
          <w:numId w:val="3"/>
        </w:numPr>
        <w:pBdr>
          <w:bottom w:val="none" w:sz="0" w:space="0" w:color="auto"/>
        </w:pBdr>
      </w:pPr>
      <w:bookmarkStart w:id="271" w:name="developer-view-2"/>
      <w:bookmarkStart w:id="272" w:name="_Toc444285922"/>
      <w:bookmarkEnd w:id="271"/>
      <w:r>
        <w:t>Developer view</w:t>
      </w:r>
      <w:bookmarkEnd w:id="272"/>
    </w:p>
    <w:p w:rsidR="006D663D" w:rsidRDefault="006D663D">
      <w:r>
        <w:t>The MatrixMN code does not modify any Matrix.org specific code. It only implements additional components that can be attached to an untouched Matrix Homeserver (HS). This additional code is written in JavaScript, which is executed in a nodejs runtime.</w:t>
      </w:r>
    </w:p>
    <w:p w:rsidR="006D663D" w:rsidRDefault="006D663D" w:rsidP="006D663D">
      <w:pPr>
        <w:pStyle w:val="Heading4"/>
        <w:numPr>
          <w:ilvl w:val="3"/>
          <w:numId w:val="3"/>
        </w:numPr>
      </w:pPr>
      <w:bookmarkStart w:id="273" w:name="suggested-documentation"/>
      <w:bookmarkEnd w:id="273"/>
      <w:r>
        <w:t>Suggested documentation</w:t>
      </w:r>
    </w:p>
    <w:p w:rsidR="006D663D" w:rsidRDefault="006D663D">
      <w:r>
        <w:t xml:space="preserve">Detailed information about the main concepts of the Matrix.org infrastructure can be found in this high-level </w:t>
      </w:r>
      <w:hyperlink r:id="rId179">
        <w:r>
          <w:rPr>
            <w:rStyle w:val="Hyperlink"/>
            <w:b/>
          </w:rPr>
          <w:t>Matrix-Overview</w:t>
        </w:r>
      </w:hyperlink>
      <w:r>
        <w:t>.</w:t>
      </w:r>
    </w:p>
    <w:p w:rsidR="006D663D" w:rsidRDefault="006D663D">
      <w:pPr>
        <w:pStyle w:val="BodyText"/>
      </w:pPr>
      <w:r>
        <w:t xml:space="preserve">In order to understand the internal architecture of the MatrixMN the documentation at </w:t>
      </w:r>
      <w:hyperlink r:id="rId180">
        <w:r>
          <w:rPr>
            <w:rStyle w:val="Hyperlink"/>
            <w:b/>
          </w:rPr>
          <w:t>MatrixMN-internal-architecture</w:t>
        </w:r>
      </w:hyperlink>
      <w:r>
        <w:t xml:space="preserve"> is suggested.</w:t>
      </w:r>
    </w:p>
    <w:p w:rsidR="006D663D" w:rsidRDefault="006D663D" w:rsidP="006D663D">
      <w:pPr>
        <w:pStyle w:val="Heading4"/>
        <w:numPr>
          <w:ilvl w:val="3"/>
          <w:numId w:val="3"/>
        </w:numPr>
      </w:pPr>
      <w:bookmarkStart w:id="274" w:name="structure-of-the-github-repository"/>
      <w:bookmarkEnd w:id="274"/>
      <w:r>
        <w:t>Structure of the GitHub repository</w:t>
      </w:r>
    </w:p>
    <w:p w:rsidR="006D663D" w:rsidRDefault="006D663D">
      <w:r>
        <w:t>The “dev-msg-node-matrix” GitHub repository is structured as follows:</w:t>
      </w:r>
    </w:p>
    <w:p w:rsidR="006D663D" w:rsidRDefault="006D663D" w:rsidP="00A036CF">
      <w:pPr>
        <w:numPr>
          <w:ilvl w:val="0"/>
          <w:numId w:val="34"/>
        </w:numPr>
      </w:pPr>
      <w:r>
        <w:rPr>
          <w:b/>
        </w:rPr>
        <w:t>./src/mn</w:t>
      </w:r>
      <w:r>
        <w:t xml:space="preserve"> … The node.js sources for the MatrixMN</w:t>
      </w:r>
    </w:p>
    <w:p w:rsidR="006D663D" w:rsidRDefault="006D663D" w:rsidP="00A036CF">
      <w:pPr>
        <w:numPr>
          <w:ilvl w:val="0"/>
          <w:numId w:val="34"/>
        </w:numPr>
      </w:pPr>
      <w:r>
        <w:rPr>
          <w:b/>
        </w:rPr>
        <w:t>./src/stub</w:t>
      </w:r>
      <w:r>
        <w:t xml:space="preserve"> … The sources for the Protocol stub</w:t>
      </w:r>
    </w:p>
    <w:p w:rsidR="006D663D" w:rsidRDefault="006D663D" w:rsidP="00A036CF">
      <w:pPr>
        <w:numPr>
          <w:ilvl w:val="0"/>
          <w:numId w:val="34"/>
        </w:numPr>
      </w:pPr>
      <w:r>
        <w:rPr>
          <w:b/>
        </w:rPr>
        <w:t>./src/docker</w:t>
      </w:r>
      <w:r>
        <w:t xml:space="preserve"> … Scripts and additional files required for the setup of a dockerized version of the Matrix Message Node</w:t>
      </w:r>
    </w:p>
    <w:p w:rsidR="006D663D" w:rsidRDefault="006D663D" w:rsidP="00A036CF">
      <w:pPr>
        <w:numPr>
          <w:ilvl w:val="0"/>
          <w:numId w:val="34"/>
        </w:numPr>
      </w:pPr>
      <w:r>
        <w:rPr>
          <w:b/>
        </w:rPr>
        <w:t>./test</w:t>
      </w:r>
      <w:r>
        <w:t xml:space="preserve"> … Test cases for the Matrix Message Node</w:t>
      </w:r>
    </w:p>
    <w:p w:rsidR="006D663D" w:rsidRDefault="006D663D" w:rsidP="006D663D">
      <w:pPr>
        <w:pStyle w:val="Heading4"/>
        <w:numPr>
          <w:ilvl w:val="3"/>
          <w:numId w:val="3"/>
        </w:numPr>
      </w:pPr>
      <w:bookmarkStart w:id="275" w:name="development-setup"/>
      <w:bookmarkEnd w:id="275"/>
      <w:r>
        <w:t>Development setup</w:t>
      </w:r>
    </w:p>
    <w:p w:rsidR="006D663D" w:rsidRDefault="006D663D">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6D663D" w:rsidRDefault="006D663D">
      <w:pPr>
        <w:pStyle w:val="BodyText"/>
      </w:pPr>
      <w:r>
        <w:t>To improve this situation, the MatrixMN can also be operated as a stand-alone NodeJS process outside of the docker container. However, this requires some manipulations on the setup of the container.</w:t>
      </w:r>
    </w:p>
    <w:p w:rsidR="006D663D" w:rsidRDefault="006D663D">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6D663D" w:rsidRDefault="006D663D">
      <w:pPr>
        <w:pStyle w:val="BodyText"/>
      </w:pPr>
      <w:r>
        <w:t>Following steps must be performed to make it work:</w:t>
      </w:r>
    </w:p>
    <w:p w:rsidR="006D663D" w:rsidRDefault="006D663D" w:rsidP="00A036CF">
      <w:pPr>
        <w:numPr>
          <w:ilvl w:val="0"/>
          <w:numId w:val="44"/>
        </w:numPr>
      </w:pPr>
      <w:r>
        <w:t>Identify the hosts address on the docker bridge. Execute:</w:t>
      </w:r>
    </w:p>
    <w:p w:rsidR="006D663D" w:rsidRDefault="006D663D" w:rsidP="00A036CF">
      <w:pPr>
        <w:pStyle w:val="SourceCode"/>
        <w:numPr>
          <w:ilvl w:val="0"/>
          <w:numId w:val="33"/>
        </w:numPr>
      </w:pPr>
      <w:r>
        <w:t>ip a</w:t>
      </w:r>
    </w:p>
    <w:p w:rsidR="006D663D" w:rsidRDefault="006D663D" w:rsidP="00A036CF">
      <w:pPr>
        <w:numPr>
          <w:ilvl w:val="0"/>
          <w:numId w:val="33"/>
        </w:numPr>
      </w:pPr>
      <w:r>
        <w:t>and search for the ip address corresponding to the “docker0” bridge interface (may be named similar)</w:t>
      </w:r>
    </w:p>
    <w:p w:rsidR="006D663D" w:rsidRDefault="006D663D" w:rsidP="00A036CF">
      <w:pPr>
        <w:numPr>
          <w:ilvl w:val="0"/>
          <w:numId w:val="44"/>
        </w:numPr>
      </w:pPr>
      <w:r>
        <w:t>Edit ./src/mn/rethink-mn-registration.yaml. Replace localhost with this ip-address.</w:t>
      </w:r>
    </w:p>
    <w:p w:rsidR="006D663D" w:rsidRDefault="006D663D" w:rsidP="00A036CF">
      <w:pPr>
        <w:numPr>
          <w:ilvl w:val="0"/>
          <w:numId w:val="44"/>
        </w:numPr>
      </w:pPr>
      <w:r>
        <w:lastRenderedPageBreak/>
        <w:t>Execute step 3 (Building the MN) of the installation instructions</w:t>
      </w:r>
    </w:p>
    <w:p w:rsidR="006D663D" w:rsidRDefault="006D663D" w:rsidP="00A036CF">
      <w:pPr>
        <w:numPr>
          <w:ilvl w:val="0"/>
          <w:numId w:val="44"/>
        </w:numPr>
      </w:pPr>
      <w:r>
        <w:t>Start the Matrix docker container without the MatrixMN code</w:t>
      </w:r>
    </w:p>
    <w:p w:rsidR="006D663D" w:rsidRDefault="006D663D" w:rsidP="00A036CF">
      <w:pPr>
        <w:pStyle w:val="SourceCode"/>
        <w:numPr>
          <w:ilvl w:val="0"/>
          <w:numId w:val="33"/>
        </w:numPr>
      </w:pPr>
      <w:r>
        <w:t>#cd to dist/docker</w:t>
      </w:r>
      <w:r>
        <w:br/>
        <w:t>./startdevelopment.sh</w:t>
      </w:r>
    </w:p>
    <w:p w:rsidR="006D663D" w:rsidRDefault="006D663D" w:rsidP="00A036CF">
      <w:pPr>
        <w:numPr>
          <w:ilvl w:val="0"/>
          <w:numId w:val="44"/>
        </w:numPr>
      </w:pPr>
      <w:r>
        <w:t>execute the MatrixMN stand-alone</w:t>
      </w:r>
    </w:p>
    <w:p w:rsidR="006D663D" w:rsidRDefault="006D663D" w:rsidP="00A036CF">
      <w:pPr>
        <w:pStyle w:val="SourceCode"/>
        <w:numPr>
          <w:ilvl w:val="0"/>
          <w:numId w:val="33"/>
        </w:numPr>
      </w:pPr>
      <w:r>
        <w:t>gulp startmn</w:t>
      </w:r>
    </w:p>
    <w:p w:rsidR="006D663D" w:rsidRDefault="006D663D">
      <w:r>
        <w:t xml:space="preserve">Now you can perform changes and extension on the Matrix MN implementation (below </w:t>
      </w:r>
      <w:proofErr w:type="gramStart"/>
      <w:r>
        <w:t>directory ./</w:t>
      </w:r>
      <w:proofErr w:type="gramEnd"/>
      <w:r>
        <w:t>src/mn) and do a</w:t>
      </w:r>
    </w:p>
    <w:p w:rsidR="006D663D" w:rsidRDefault="006D663D">
      <w:pPr>
        <w:pStyle w:val="SourceCode"/>
      </w:pPr>
      <w:proofErr w:type="gramStart"/>
      <w:r>
        <w:t>gulp</w:t>
      </w:r>
      <w:proofErr w:type="gramEnd"/>
      <w:r>
        <w:t xml:space="preserve"> build &amp;&amp; gulp dist &amp;&amp; gulp startmn</w:t>
      </w:r>
    </w:p>
    <w:p w:rsidR="006D663D" w:rsidRDefault="006D663D">
      <w:proofErr w:type="gramStart"/>
      <w:r>
        <w:t>whenever</w:t>
      </w:r>
      <w:proofErr w:type="gramEnd"/>
      <w:r>
        <w:t xml:space="preserve"> you want to test your changes without the need to restart the full docker container.</w:t>
      </w:r>
    </w:p>
    <w:p w:rsidR="006D663D" w:rsidRDefault="006D663D">
      <w:pPr>
        <w:pStyle w:val="BodyText"/>
      </w:pPr>
      <w:r>
        <w:t>If your development is done, change the configuration in rethink-mn-registration.yaml back to “localhost”, stop the docker container, perform step 3 again and start the container with the built-in MatrixMN code.</w:t>
      </w:r>
    </w:p>
    <w:p w:rsidR="006D663D" w:rsidRDefault="006D663D" w:rsidP="006D663D">
      <w:pPr>
        <w:pStyle w:val="Heading3"/>
        <w:numPr>
          <w:ilvl w:val="2"/>
          <w:numId w:val="3"/>
        </w:numPr>
        <w:pBdr>
          <w:bottom w:val="none" w:sz="0" w:space="0" w:color="auto"/>
        </w:pBdr>
      </w:pPr>
      <w:bookmarkStart w:id="276" w:name="matrix.org---overview-and-core-concepts"/>
      <w:bookmarkStart w:id="277" w:name="_Toc444285923"/>
      <w:bookmarkEnd w:id="276"/>
      <w:r>
        <w:t>Matrix.org - Overview and core concepts</w:t>
      </w:r>
      <w:bookmarkEnd w:id="277"/>
    </w:p>
    <w:p w:rsidR="006D663D" w:rsidRDefault="006D663D">
      <w:r>
        <w:t xml:space="preserve">The Matrix mission statement (from </w:t>
      </w:r>
      <w:hyperlink r:id="rId181">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6D663D" w:rsidRDefault="006D663D" w:rsidP="006D663D">
      <w:pPr>
        <w:pStyle w:val="Heading5"/>
        <w:numPr>
          <w:ilvl w:val="4"/>
          <w:numId w:val="6"/>
        </w:numPr>
        <w:jc w:val="both"/>
      </w:pPr>
      <w:bookmarkStart w:id="278" w:name="homeservers"/>
      <w:bookmarkEnd w:id="278"/>
      <w:r>
        <w:t>Homeservers</w:t>
      </w:r>
    </w:p>
    <w:p w:rsidR="006D663D" w:rsidRDefault="006D663D">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6D663D" w:rsidRDefault="006D663D">
      <w:pPr>
        <w:pStyle w:val="BodyText"/>
      </w:pPr>
      <w:r>
        <w:t xml:space="preserve">The reference implementation of a Matrix HS, called </w:t>
      </w:r>
      <w:r>
        <w:rPr>
          <w:i/>
        </w:rPr>
        <w:t>Synapse</w:t>
      </w:r>
      <w:r>
        <w:t xml:space="preserve">, is written in Python and available on GitHub </w:t>
      </w:r>
      <w:hyperlink r:id="rId182">
        <w:r>
          <w:rPr>
            <w:rStyle w:val="Hyperlink"/>
          </w:rPr>
          <w:t>Synapse</w:t>
        </w:r>
      </w:hyperlink>
      <w:r>
        <w:t>.</w:t>
      </w:r>
    </w:p>
    <w:p w:rsidR="006D663D" w:rsidRDefault="006D663D" w:rsidP="006D663D">
      <w:pPr>
        <w:pStyle w:val="Heading5"/>
        <w:numPr>
          <w:ilvl w:val="4"/>
          <w:numId w:val="6"/>
        </w:numPr>
        <w:jc w:val="both"/>
      </w:pPr>
      <w:bookmarkStart w:id="279" w:name="clients"/>
      <w:bookmarkEnd w:id="279"/>
      <w:r>
        <w:t>Clients</w:t>
      </w:r>
    </w:p>
    <w:p w:rsidR="006D663D" w:rsidRDefault="006D663D">
      <w:r>
        <w:t xml:space="preserve">Matrix clients connect to a HomeServer by using a REST-based </w:t>
      </w:r>
      <w:hyperlink r:id="rId183">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6D663D" w:rsidRDefault="006D663D">
      <w:pPr>
        <w:pStyle w:val="BodyText"/>
      </w:pPr>
      <w:r>
        <w:t>Following picture shows the main data flow in a federated matrix architecture.</w:t>
      </w:r>
    </w:p>
    <w:p w:rsidR="006D663D" w:rsidRDefault="006D663D">
      <w:r>
        <w:rPr>
          <w:noProof/>
          <w:lang w:val="en-US" w:eastAsia="en-US"/>
        </w:rPr>
        <w:lastRenderedPageBreak/>
        <w:drawing>
          <wp:inline distT="0" distB="0" distL="0" distR="0">
            <wp:extent cx="4724400" cy="2066925"/>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84" cstate="print"/>
                    <a:stretch>
                      <a:fillRect/>
                    </a:stretch>
                  </pic:blipFill>
                  <pic:spPr bwMode="auto">
                    <a:xfrm>
                      <a:off x="0" y="0"/>
                      <a:ext cx="4724400" cy="2066925"/>
                    </a:xfrm>
                    <a:prstGeom prst="rect">
                      <a:avLst/>
                    </a:prstGeom>
                    <a:noFill/>
                    <a:ln w="9525">
                      <a:noFill/>
                      <a:headEnd/>
                      <a:tailEnd/>
                    </a:ln>
                  </pic:spPr>
                </pic:pic>
              </a:graphicData>
            </a:graphic>
          </wp:inline>
        </w:drawing>
      </w:r>
    </w:p>
    <w:p w:rsidR="006D663D" w:rsidRDefault="006D663D">
      <w:r>
        <w:t>Figure @sota-messaging-matrix-dataflows: Main data flow in a matrix architecture</w:t>
      </w:r>
    </w:p>
    <w:p w:rsidR="006D663D" w:rsidRDefault="006D663D">
      <w:pPr>
        <w:pStyle w:val="BodyText"/>
      </w:pPr>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6D663D" w:rsidRDefault="006D663D" w:rsidP="006D663D">
      <w:pPr>
        <w:pStyle w:val="Heading5"/>
        <w:numPr>
          <w:ilvl w:val="4"/>
          <w:numId w:val="6"/>
        </w:numPr>
        <w:jc w:val="both"/>
      </w:pPr>
      <w:bookmarkStart w:id="280" w:name="the-matrix-room-concept"/>
      <w:bookmarkEnd w:id="280"/>
      <w:r>
        <w:t>The Matrix Room concept</w:t>
      </w:r>
    </w:p>
    <w:p w:rsidR="006D663D" w:rsidRDefault="006D663D">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6D663D" w:rsidRDefault="006D663D" w:rsidP="006D663D">
      <w:pPr>
        <w:pStyle w:val="Heading5"/>
        <w:numPr>
          <w:ilvl w:val="4"/>
          <w:numId w:val="6"/>
        </w:numPr>
        <w:jc w:val="both"/>
      </w:pPr>
      <w:bookmarkStart w:id="281" w:name="application-services"/>
      <w:bookmarkEnd w:id="281"/>
      <w:r>
        <w:t>Application services</w:t>
      </w:r>
    </w:p>
    <w:p w:rsidR="006D663D" w:rsidRDefault="006D663D">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6D663D" w:rsidRDefault="006D663D">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6D663D" w:rsidRDefault="006D663D" w:rsidP="006D663D">
      <w:pPr>
        <w:pStyle w:val="Heading4"/>
        <w:numPr>
          <w:ilvl w:val="3"/>
          <w:numId w:val="3"/>
        </w:numPr>
      </w:pPr>
      <w:bookmarkStart w:id="282" w:name="matrixmn-internal-architecture"/>
      <w:bookmarkEnd w:id="282"/>
      <w:r>
        <w:t>MatrixMN internal architecture</w:t>
      </w:r>
    </w:p>
    <w:p w:rsidR="006D663D" w:rsidRDefault="006D663D" w:rsidP="006D663D">
      <w:pPr>
        <w:pStyle w:val="Heading5"/>
        <w:numPr>
          <w:ilvl w:val="4"/>
          <w:numId w:val="6"/>
        </w:numPr>
        <w:jc w:val="both"/>
      </w:pPr>
      <w:bookmarkStart w:id="283" w:name="general-considerations-requirements-and-"/>
      <w:bookmarkEnd w:id="283"/>
      <w:r>
        <w:t>General considerations, requirements and decisions</w:t>
      </w:r>
    </w:p>
    <w:p w:rsidR="006D663D" w:rsidRDefault="006D663D">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6D663D" w:rsidRDefault="006D663D">
      <w:pPr>
        <w:pStyle w:val="BodyText"/>
      </w:pPr>
      <w:r>
        <w:lastRenderedPageBreak/>
        <w:t>If the reTHINK concepts of Protocol Stubs and Messaging Nodes are translated to the Matrix.org concepts, it seems like the Stubs map well to Matrix clients and the Messaging Nodes to Matrix Homeservers.</w:t>
      </w:r>
    </w:p>
    <w:p w:rsidR="006D663D" w:rsidRDefault="006D663D">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6D663D" w:rsidRDefault="006D663D">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6D663D" w:rsidRDefault="006D663D">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6D663D" w:rsidRDefault="006D663D">
      <w:pPr>
        <w:pStyle w:val="BodyText"/>
      </w:pPr>
      <w:r>
        <w:t>Therefore following requirements for the design of the Matrix based Messaging Node were identified:</w:t>
      </w:r>
    </w:p>
    <w:p w:rsidR="006D663D" w:rsidRDefault="006D663D" w:rsidP="00A036CF">
      <w:pPr>
        <w:numPr>
          <w:ilvl w:val="0"/>
          <w:numId w:val="34"/>
        </w:numPr>
      </w:pPr>
      <w:r>
        <w:t>The Messaging node must support an automatic provisioning of Matrix users on-the-fly.</w:t>
      </w:r>
    </w:p>
    <w:p w:rsidR="006D663D" w:rsidRDefault="006D663D" w:rsidP="00A036CF">
      <w:pPr>
        <w:numPr>
          <w:ilvl w:val="0"/>
          <w:numId w:val="34"/>
        </w:numPr>
      </w:pPr>
      <w:r>
        <w:t>The message routing must not depend on fully established room relationships between the matrix users that correspond with the “from” and “to” addresses of a retHINK message.</w:t>
      </w:r>
    </w:p>
    <w:p w:rsidR="006D663D" w:rsidRDefault="006D663D">
      <w:r>
        <w:t>These 5 decisions guided the architecture approach that is described in the following section.</w:t>
      </w:r>
    </w:p>
    <w:p w:rsidR="006D663D" w:rsidRDefault="006D663D" w:rsidP="006D663D">
      <w:pPr>
        <w:pStyle w:val="Heading5"/>
        <w:numPr>
          <w:ilvl w:val="4"/>
          <w:numId w:val="6"/>
        </w:numPr>
        <w:jc w:val="both"/>
      </w:pPr>
      <w:bookmarkStart w:id="284" w:name="matrix-messaging-node-architecture"/>
      <w:bookmarkEnd w:id="284"/>
      <w:r>
        <w:t>Matrix Messaging Node architecture</w:t>
      </w:r>
    </w:p>
    <w:p w:rsidR="006D663D" w:rsidRDefault="006D663D">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6D663D" w:rsidRDefault="006D663D">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6D663D" w:rsidRDefault="006D663D">
      <w:r>
        <w:rPr>
          <w:noProof/>
          <w:lang w:val="en-US" w:eastAsia="en-US"/>
        </w:rPr>
        <w:lastRenderedPageBreak/>
        <w:drawing>
          <wp:inline distT="0" distB="0" distL="0" distR="0">
            <wp:extent cx="5753100" cy="602470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85" cstate="print"/>
                    <a:stretch>
                      <a:fillRect/>
                    </a:stretch>
                  </pic:blipFill>
                  <pic:spPr bwMode="auto">
                    <a:xfrm>
                      <a:off x="0" y="0"/>
                      <a:ext cx="5753100" cy="6024705"/>
                    </a:xfrm>
                    <a:prstGeom prst="rect">
                      <a:avLst/>
                    </a:prstGeom>
                    <a:noFill/>
                    <a:ln w="9525">
                      <a:noFill/>
                      <a:headEnd/>
                      <a:tailEnd/>
                    </a:ln>
                  </pic:spPr>
                </pic:pic>
              </a:graphicData>
            </a:graphic>
          </wp:inline>
        </w:drawing>
      </w:r>
    </w:p>
    <w:p w:rsidR="006D663D" w:rsidRDefault="006D663D">
      <w:r>
        <w:t>Figure @matrix-address-allocation</w:t>
      </w:r>
    </w:p>
    <w:p w:rsidR="006D663D" w:rsidRDefault="006D663D">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6D663D" w:rsidRDefault="006D663D">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6D663D" w:rsidRDefault="006D663D">
      <w:pPr>
        <w:pStyle w:val="BodyText"/>
      </w:pPr>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6D663D" w:rsidRDefault="006D663D" w:rsidP="006D663D">
      <w:pPr>
        <w:pStyle w:val="Heading5"/>
        <w:numPr>
          <w:ilvl w:val="4"/>
          <w:numId w:val="6"/>
        </w:numPr>
        <w:jc w:val="both"/>
      </w:pPr>
      <w:bookmarkStart w:id="285" w:name="dynamic-views"/>
      <w:bookmarkEnd w:id="285"/>
      <w:r>
        <w:lastRenderedPageBreak/>
        <w:t>Dynamic Views</w:t>
      </w:r>
    </w:p>
    <w:p w:rsidR="006D663D" w:rsidRDefault="006D663D">
      <w:r>
        <w:t>The following sequence chart shows the processes for the connection of a Protocol Stub at the Messaging Node, the allocation of a hyperty address and the registratio of this address at the domain registry.</w:t>
      </w:r>
    </w:p>
    <w:p w:rsidR="006D663D" w:rsidRDefault="006D663D">
      <w:pPr>
        <w:pStyle w:val="BodyText"/>
      </w:pPr>
      <w:r>
        <w:rPr>
          <w:noProof/>
          <w:lang w:val="en-US" w:eastAsia="en-US"/>
        </w:rPr>
        <w:drawing>
          <wp:inline distT="0" distB="0" distL="0" distR="0">
            <wp:extent cx="5753100" cy="47784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86"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6D663D" w:rsidRDefault="006D663D" w:rsidP="00A036CF">
      <w:pPr>
        <w:numPr>
          <w:ilvl w:val="0"/>
          <w:numId w:val="34"/>
        </w:numPr>
      </w:pPr>
      <w:r>
        <w:t>3: The Stub connects with the WS-Server for the first time and provides the RuntimeID as identifier.</w:t>
      </w:r>
    </w:p>
    <w:p w:rsidR="006D663D" w:rsidRDefault="006D663D" w:rsidP="00A036CF">
      <w:pPr>
        <w:numPr>
          <w:ilvl w:val="0"/>
          <w:numId w:val="34"/>
        </w:numPr>
      </w:pPr>
      <w:r>
        <w:t>4: The WS-Server assigns the given RuntimeID to the Websocket.</w:t>
      </w:r>
    </w:p>
    <w:p w:rsidR="006D663D" w:rsidRDefault="006D663D" w:rsidP="00A036CF">
      <w:pPr>
        <w:numPr>
          <w:ilvl w:val="0"/>
          <w:numId w:val="34"/>
        </w:numPr>
      </w:pPr>
      <w:r>
        <w:t>5-6: The Client Manager creates and inititializes a Matrix Client for the given RuntimeID.</w:t>
      </w:r>
    </w:p>
    <w:p w:rsidR="006D663D" w:rsidRDefault="006D663D" w:rsidP="00A036CF">
      <w:pPr>
        <w:numPr>
          <w:ilvl w:val="0"/>
          <w:numId w:val="34"/>
        </w:numPr>
      </w:pPr>
      <w:r>
        <w:t>7-8: The Matrix Client inititializes (connects to the HS, syncs etc.) and creates its individual room.</w:t>
      </w:r>
    </w:p>
    <w:p w:rsidR="006D663D" w:rsidRDefault="006D663D" w:rsidP="00A036CF">
      <w:pPr>
        <w:numPr>
          <w:ilvl w:val="0"/>
          <w:numId w:val="34"/>
        </w:numPr>
      </w:pPr>
      <w:r>
        <w:t>10: In case of a re-connection, the Client Manager only updates the relation between the existing client and the new Websocket</w:t>
      </w:r>
    </w:p>
    <w:p w:rsidR="006D663D" w:rsidRDefault="006D663D" w:rsidP="00A036CF">
      <w:pPr>
        <w:numPr>
          <w:ilvl w:val="0"/>
          <w:numId w:val="34"/>
        </w:numPr>
      </w:pPr>
      <w:r>
        <w:t>11: The WS-Server receives the address allocation request from the Stub</w:t>
      </w:r>
    </w:p>
    <w:p w:rsidR="006D663D" w:rsidRDefault="006D663D" w:rsidP="00A036CF">
      <w:pPr>
        <w:numPr>
          <w:ilvl w:val="0"/>
          <w:numId w:val="34"/>
        </w:numPr>
      </w:pPr>
      <w:r>
        <w:t>12 -15: The Address Allocation Manager is invoked to create a new address, which is returned to the Runtime via the Protocol Stub</w:t>
      </w:r>
    </w:p>
    <w:p w:rsidR="006D663D" w:rsidRDefault="006D663D" w:rsidP="00A036CF">
      <w:pPr>
        <w:numPr>
          <w:ilvl w:val="0"/>
          <w:numId w:val="34"/>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6D663D" w:rsidRDefault="006D663D">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6D663D" w:rsidRDefault="006D663D">
      <w:pPr>
        <w:pStyle w:val="BodyText"/>
      </w:pPr>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6D663D" w:rsidRDefault="006D663D">
      <w:pPr>
        <w:pStyle w:val="BodyText"/>
      </w:pPr>
      <w:r>
        <w:t>The following sequence chart illustrates this routing principle.</w:t>
      </w:r>
    </w:p>
    <w:p w:rsidR="006D663D" w:rsidRDefault="006D663D">
      <w:r>
        <w:rPr>
          <w:noProof/>
          <w:lang w:val="en-US" w:eastAsia="en-US"/>
        </w:rPr>
        <w:drawing>
          <wp:inline distT="0" distB="0" distL="0" distR="0">
            <wp:extent cx="5753100" cy="368358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87" cstate="print"/>
                    <a:stretch>
                      <a:fillRect/>
                    </a:stretch>
                  </pic:blipFill>
                  <pic:spPr bwMode="auto">
                    <a:xfrm>
                      <a:off x="0" y="0"/>
                      <a:ext cx="5753100" cy="3683582"/>
                    </a:xfrm>
                    <a:prstGeom prst="rect">
                      <a:avLst/>
                    </a:prstGeom>
                    <a:noFill/>
                    <a:ln w="9525">
                      <a:noFill/>
                      <a:headEnd/>
                      <a:tailEnd/>
                    </a:ln>
                  </pic:spPr>
                </pic:pic>
              </a:graphicData>
            </a:graphic>
          </wp:inline>
        </w:drawing>
      </w:r>
    </w:p>
    <w:p w:rsidR="006D663D" w:rsidRDefault="006D663D">
      <w:r>
        <w:t>Figure @matrix-message-routing</w:t>
      </w:r>
    </w:p>
    <w:p w:rsidR="006D663D" w:rsidRDefault="006D663D">
      <w:pPr>
        <w:pStyle w:val="BodyText"/>
      </w:pPr>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6D663D" w:rsidRDefault="006D663D" w:rsidP="00A036CF">
      <w:pPr>
        <w:numPr>
          <w:ilvl w:val="0"/>
          <w:numId w:val="34"/>
        </w:numPr>
      </w:pPr>
      <w:r>
        <w:t>1-2: Runtime B sends a message (e.g. an call invitation) via the Stub to the Websocket Server</w:t>
      </w:r>
    </w:p>
    <w:p w:rsidR="006D663D" w:rsidRDefault="006D663D" w:rsidP="00A036CF">
      <w:pPr>
        <w:numPr>
          <w:ilvl w:val="0"/>
          <w:numId w:val="34"/>
        </w:numPr>
      </w:pPr>
      <w:r>
        <w:t>3: The Client Manager looks up the Matrix-Client that is responsible for this Runtime</w:t>
      </w:r>
    </w:p>
    <w:p w:rsidR="006D663D" w:rsidRDefault="006D663D" w:rsidP="00A036CF">
      <w:pPr>
        <w:numPr>
          <w:ilvl w:val="0"/>
          <w:numId w:val="34"/>
        </w:numPr>
      </w:pPr>
      <w:r>
        <w:t>4: If the “from”-field is not for the own domain, a mapping of this “from” address to the Matrix Client is created. This is required to investigate the return route in requests that have been initiated from a foreign domain.</w:t>
      </w:r>
    </w:p>
    <w:p w:rsidR="006D663D" w:rsidRDefault="006D663D" w:rsidP="00A036CF">
      <w:pPr>
        <w:numPr>
          <w:ilvl w:val="0"/>
          <w:numId w:val="34"/>
        </w:numPr>
      </w:pPr>
      <w:r>
        <w:t>6: The client Manager forwards the message to the client that is responsible for B’s connected Stub and this one sends it to its own individual room.</w:t>
      </w:r>
    </w:p>
    <w:p w:rsidR="006D663D" w:rsidRDefault="006D663D" w:rsidP="00A036CF">
      <w:pPr>
        <w:numPr>
          <w:ilvl w:val="0"/>
          <w:numId w:val="34"/>
        </w:numPr>
      </w:pPr>
      <w:r>
        <w:lastRenderedPageBreak/>
        <w:t>7-9: The reTHINK Application Server receives the message, because it monitors the individual rooms and invokes the policy component to get a decision about the further handling of the message.</w:t>
      </w:r>
    </w:p>
    <w:p w:rsidR="006D663D" w:rsidRDefault="006D663D" w:rsidP="00A036CF">
      <w:pPr>
        <w:numPr>
          <w:ilvl w:val="0"/>
          <w:numId w:val="34"/>
        </w:numPr>
      </w:pPr>
      <w:r>
        <w:t>10: In case of a positive decision, the AS sends the message to client A’s individual room.</w:t>
      </w:r>
    </w:p>
    <w:p w:rsidR="006D663D" w:rsidRDefault="006D663D" w:rsidP="00A036CF">
      <w:pPr>
        <w:numPr>
          <w:ilvl w:val="0"/>
          <w:numId w:val="34"/>
        </w:numPr>
      </w:pPr>
      <w:r>
        <w:t>11-12: The message is forwarded via A’s Protocol stub to Runtime A</w:t>
      </w:r>
    </w:p>
    <w:p w:rsidR="006D663D" w:rsidRDefault="006D663D" w:rsidP="006D663D">
      <w:pPr>
        <w:pStyle w:val="Heading4"/>
        <w:numPr>
          <w:ilvl w:val="3"/>
          <w:numId w:val="3"/>
        </w:numPr>
      </w:pPr>
      <w:bookmarkStart w:id="286" w:name="matrix-messaging-stub"/>
      <w:bookmarkEnd w:id="286"/>
      <w:r>
        <w:t>Matrix Messaging Stub</w:t>
      </w:r>
    </w:p>
    <w:p w:rsidR="006D663D" w:rsidRDefault="006D663D">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6D663D" w:rsidRDefault="006D663D">
      <w:pPr>
        <w:pStyle w:val="BodyText"/>
      </w:pPr>
      <w:r>
        <w:t>The Messaging Stub is integrated with the Runtimes Messaging Bus. Each message that is received via the Websocket is forwarded to the bus and will be routed there to the correct receiver.</w:t>
      </w:r>
    </w:p>
    <w:p w:rsidR="006D663D" w:rsidRDefault="006D663D">
      <w:pPr>
        <w:pStyle w:val="BodyText"/>
      </w:pPr>
      <w:r>
        <w:t>Furthermore the Stub uses the Bus to publish events about its internal status, especially on changes of its connection state.</w:t>
      </w:r>
    </w:p>
    <w:p w:rsidR="006D663D" w:rsidRDefault="006D663D" w:rsidP="006D663D">
      <w:pPr>
        <w:pStyle w:val="Heading2"/>
        <w:numPr>
          <w:ilvl w:val="1"/>
          <w:numId w:val="3"/>
        </w:numPr>
        <w:pBdr>
          <w:bottom w:val="none" w:sz="0" w:space="0" w:color="auto"/>
        </w:pBdr>
      </w:pPr>
      <w:bookmarkStart w:id="287" w:name="dev-msg-node-nodejs"/>
      <w:bookmarkStart w:id="288" w:name="_Toc444285924"/>
      <w:bookmarkEnd w:id="287"/>
      <w:proofErr w:type="gramStart"/>
      <w:r>
        <w:t>dev-msg-node-nodejs</w:t>
      </w:r>
      <w:bookmarkEnd w:id="288"/>
      <w:proofErr w:type="gramEnd"/>
    </w:p>
    <w:p w:rsidR="006D663D" w:rsidRDefault="006D663D" w:rsidP="006D663D">
      <w:pPr>
        <w:pStyle w:val="Heading3"/>
        <w:numPr>
          <w:ilvl w:val="2"/>
          <w:numId w:val="3"/>
        </w:numPr>
        <w:pBdr>
          <w:bottom w:val="none" w:sz="0" w:space="0" w:color="auto"/>
        </w:pBdr>
      </w:pPr>
      <w:bookmarkStart w:id="289" w:name="overview-3"/>
      <w:bookmarkStart w:id="290" w:name="_Toc444285925"/>
      <w:bookmarkEnd w:id="289"/>
      <w:r>
        <w:t>Overview</w:t>
      </w:r>
      <w:bookmarkEnd w:id="290"/>
    </w:p>
    <w:p w:rsidR="006D663D" w:rsidRDefault="006D663D">
      <w:r>
        <w:t>The NodeJS based Message Node is one of the reference implementations of the Message Node component in the reTHINK Architecture.</w:t>
      </w:r>
    </w:p>
    <w:p w:rsidR="006D663D" w:rsidRDefault="006D663D">
      <w:pPr>
        <w:pStyle w:val="BodyText"/>
      </w:pPr>
      <w:r>
        <w:t xml:space="preserve">Like other Message Nodes, it has responsibilities to perform messages delivering between different hyperties. And by design, it </w:t>
      </w:r>
      <w:proofErr w:type="gramStart"/>
      <w:r>
        <w:t>interact</w:t>
      </w:r>
      <w:proofErr w:type="gramEnd"/>
      <w:r>
        <w:t xml:space="preserve"> with other Rethink components like the domain registry or runtime.</w:t>
      </w:r>
    </w:p>
    <w:p w:rsidR="006D663D" w:rsidRDefault="006D663D">
      <w:pPr>
        <w:pStyle w:val="BodyText"/>
      </w:pPr>
      <w:r>
        <w:t xml:space="preserve">So, that implies to have </w:t>
      </w:r>
      <w:proofErr w:type="gramStart"/>
      <w:r>
        <w:t>an</w:t>
      </w:r>
      <w:proofErr w:type="gramEnd"/>
      <w:r>
        <w:t xml:space="preserve"> running instance of the domain registry to get the nodejs message node running correctly.</w:t>
      </w:r>
    </w:p>
    <w:p w:rsidR="006D663D" w:rsidRDefault="006D663D">
      <w:pPr>
        <w:pStyle w:val="BodyText"/>
      </w:pPr>
      <w:r>
        <w:t xml:space="preserve">You will find a general documentation and guideline Message nodes Development in </w:t>
      </w:r>
      <w:hyperlink r:id="rId188">
        <w:r>
          <w:rPr>
            <w:rStyle w:val="Hyperlink"/>
          </w:rPr>
          <w:t>Message Nodes and Protostubs Development</w:t>
        </w:r>
      </w:hyperlink>
      <w:r>
        <w:t>.</w:t>
      </w:r>
    </w:p>
    <w:p w:rsidR="006D663D" w:rsidRDefault="006D663D" w:rsidP="006D663D">
      <w:pPr>
        <w:pStyle w:val="Heading3"/>
        <w:numPr>
          <w:ilvl w:val="2"/>
          <w:numId w:val="3"/>
        </w:numPr>
        <w:pBdr>
          <w:bottom w:val="none" w:sz="0" w:space="0" w:color="auto"/>
        </w:pBdr>
      </w:pPr>
      <w:bookmarkStart w:id="291" w:name="user-view-3"/>
      <w:bookmarkStart w:id="292" w:name="_Toc444285926"/>
      <w:bookmarkEnd w:id="291"/>
      <w:r>
        <w:t>User View</w:t>
      </w:r>
      <w:bookmarkEnd w:id="292"/>
    </w:p>
    <w:p w:rsidR="006D663D" w:rsidRDefault="006D663D" w:rsidP="006D663D">
      <w:pPr>
        <w:pStyle w:val="Heading4"/>
        <w:numPr>
          <w:ilvl w:val="3"/>
          <w:numId w:val="3"/>
        </w:numPr>
      </w:pPr>
      <w:bookmarkStart w:id="293" w:name="setup-environment-2"/>
      <w:bookmarkEnd w:id="293"/>
      <w:r>
        <w:t>Setup Environment</w:t>
      </w:r>
    </w:p>
    <w:p w:rsidR="006D663D" w:rsidRDefault="006D663D">
      <w:r>
        <w:t xml:space="preserve">This documentation does not provide a OS dependant </w:t>
      </w:r>
      <w:proofErr w:type="gramStart"/>
      <w:r>
        <w:t>instructions :</w:t>
      </w:r>
      <w:proofErr w:type="gramEnd"/>
      <w:r>
        <w:t xml:space="preserve"> NodeJS message node can be used on any OS compatible with redis &amp; nodejs tools. A dockerfile is provided, so it can be integrated in a docker instance as well.</w:t>
      </w:r>
    </w:p>
    <w:p w:rsidR="006D663D" w:rsidRDefault="006D663D" w:rsidP="006D663D">
      <w:pPr>
        <w:pStyle w:val="Heading5"/>
        <w:numPr>
          <w:ilvl w:val="4"/>
          <w:numId w:val="6"/>
        </w:numPr>
        <w:jc w:val="both"/>
      </w:pPr>
      <w:bookmarkStart w:id="294" w:name="javascript-environment-2"/>
      <w:bookmarkEnd w:id="294"/>
      <w:r>
        <w:t>Javascript Environment</w:t>
      </w:r>
    </w:p>
    <w:p w:rsidR="006D663D" w:rsidRDefault="006D663D">
      <w:r>
        <w:t>JavaScript code should be written in ES6.</w:t>
      </w:r>
    </w:p>
    <w:p w:rsidR="006D663D" w:rsidRDefault="006D663D">
      <w:pPr>
        <w:pStyle w:val="BodyText"/>
      </w:pPr>
      <w:r>
        <w:t xml:space="preserve">Please follow instructions on </w:t>
      </w:r>
      <w:hyperlink r:id="rId189">
        <w:r>
          <w:rPr>
            <w:rStyle w:val="Hyperlink"/>
          </w:rP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6D663D" w:rsidRDefault="006D663D" w:rsidP="006D663D">
      <w:pPr>
        <w:pStyle w:val="Heading5"/>
        <w:numPr>
          <w:ilvl w:val="4"/>
          <w:numId w:val="6"/>
        </w:numPr>
        <w:jc w:val="both"/>
      </w:pPr>
      <w:bookmarkStart w:id="295" w:name="dependencies-4"/>
      <w:bookmarkEnd w:id="295"/>
      <w:proofErr w:type="gramStart"/>
      <w:r>
        <w:t>dependencies</w:t>
      </w:r>
      <w:proofErr w:type="gramEnd"/>
      <w:r>
        <w:t>:</w:t>
      </w:r>
    </w:p>
    <w:p w:rsidR="006D663D" w:rsidRDefault="006D663D" w:rsidP="00A036CF">
      <w:pPr>
        <w:numPr>
          <w:ilvl w:val="0"/>
          <w:numId w:val="34"/>
        </w:numPr>
      </w:pPr>
      <w:r>
        <w:t>nodejs</w:t>
      </w:r>
    </w:p>
    <w:p w:rsidR="006D663D" w:rsidRDefault="006D663D" w:rsidP="00A036CF">
      <w:pPr>
        <w:numPr>
          <w:ilvl w:val="0"/>
          <w:numId w:val="34"/>
        </w:numPr>
      </w:pPr>
      <w:r>
        <w:lastRenderedPageBreak/>
        <w:t>npm</w:t>
      </w:r>
    </w:p>
    <w:p w:rsidR="006D663D" w:rsidRDefault="006D663D" w:rsidP="00A036CF">
      <w:pPr>
        <w:numPr>
          <w:ilvl w:val="0"/>
          <w:numId w:val="34"/>
        </w:numPr>
      </w:pPr>
      <w:proofErr w:type="gramStart"/>
      <w:r>
        <w:t>karma</w:t>
      </w:r>
      <w:proofErr w:type="gramEnd"/>
      <w:r>
        <w:t xml:space="preserve"> - A simple tool that allows you to execute JavaScript code in multiple real browsers. See more on </w:t>
      </w:r>
      <w:hyperlink r:id="rId190">
        <w:r>
          <w:rPr>
            <w:rStyle w:val="Hyperlink"/>
          </w:rPr>
          <w:t>karma</w:t>
        </w:r>
      </w:hyperlink>
    </w:p>
    <w:p w:rsidR="006D663D" w:rsidRDefault="006D663D" w:rsidP="00A036CF">
      <w:pPr>
        <w:numPr>
          <w:ilvl w:val="0"/>
          <w:numId w:val="34"/>
        </w:numPr>
      </w:pPr>
      <w:proofErr w:type="gramStart"/>
      <w:r>
        <w:t>mocha</w:t>
      </w:r>
      <w:proofErr w:type="gramEnd"/>
      <w:r>
        <w:t xml:space="preserve"> - Unit test tool. See more on </w:t>
      </w:r>
      <w:hyperlink r:id="rId191">
        <w:r>
          <w:rPr>
            <w:rStyle w:val="Hyperlink"/>
          </w:rPr>
          <w:t>http://mochajs.org</w:t>
        </w:r>
      </w:hyperlink>
    </w:p>
    <w:p w:rsidR="006D663D" w:rsidRDefault="006D663D" w:rsidP="00A036CF">
      <w:pPr>
        <w:numPr>
          <w:ilvl w:val="0"/>
          <w:numId w:val="34"/>
        </w:numPr>
      </w:pPr>
      <w:proofErr w:type="gramStart"/>
      <w:r>
        <w:t>gulp</w:t>
      </w:r>
      <w:proofErr w:type="gramEnd"/>
      <w:r>
        <w:t xml:space="preserve"> - Automate and enhance your workflow. See more about gulp on </w:t>
      </w:r>
      <w:hyperlink r:id="rId192">
        <w:r>
          <w:rPr>
            <w:rStyle w:val="Hyperlink"/>
          </w:rPr>
          <w:t>gulp</w:t>
        </w:r>
      </w:hyperlink>
    </w:p>
    <w:p w:rsidR="006D663D" w:rsidRDefault="006D663D" w:rsidP="006D663D">
      <w:pPr>
        <w:pStyle w:val="Heading5"/>
        <w:numPr>
          <w:ilvl w:val="4"/>
          <w:numId w:val="6"/>
        </w:numPr>
        <w:jc w:val="both"/>
      </w:pPr>
      <w:bookmarkStart w:id="296" w:name="quick-start"/>
      <w:bookmarkEnd w:id="296"/>
      <w:r>
        <w:t>Quick start</w:t>
      </w:r>
    </w:p>
    <w:p w:rsidR="006D663D" w:rsidRDefault="006D663D">
      <w:r>
        <w:t>On the first time you are cloning this repository, you need to run the command</w:t>
      </w:r>
      <w:r>
        <w:br/>
        <w:t xml:space="preserve">$ </w:t>
      </w:r>
      <w:r>
        <w:rPr>
          <w:b/>
        </w:rPr>
        <w:t>npm run init-setup</w:t>
      </w:r>
      <w:r>
        <w:t>;</w:t>
      </w:r>
    </w:p>
    <w:p w:rsidR="006D663D" w:rsidRDefault="006D663D">
      <w:pPr>
        <w:pStyle w:val="BodyText"/>
      </w:pPr>
      <w:r>
        <w:t>After running successfully this command you will have 2 folders (node_modules and vendor), these folders are excluded from the commit process, and are only for development.</w:t>
      </w:r>
    </w:p>
    <w:p w:rsidR="006D663D" w:rsidRDefault="006D663D">
      <w:pPr>
        <w:pStyle w:val="BodyText"/>
      </w:pPr>
      <w:r>
        <w:t xml:space="preserve">Check the server configuration file for custom setting (url, </w:t>
      </w:r>
      <w:proofErr w:type="gramStart"/>
      <w:r>
        <w:t>port, …)</w:t>
      </w:r>
      <w:proofErr w:type="gramEnd"/>
      <w:r>
        <w:t xml:space="preserve"> :</w:t>
      </w:r>
    </w:p>
    <w:p w:rsidR="006D663D" w:rsidRDefault="006D663D">
      <w:pPr>
        <w:pStyle w:val="BodyText"/>
      </w:pPr>
      <w:r>
        <w:t xml:space="preserve">Now start server </w:t>
      </w:r>
      <w:proofErr w:type="gramStart"/>
      <w:r>
        <w:t>with command :</w:t>
      </w:r>
      <w:proofErr w:type="gramEnd"/>
      <w:r>
        <w:br/>
        <w:t xml:space="preserve">$ </w:t>
      </w:r>
      <w:r>
        <w:rPr>
          <w:b/>
        </w:rPr>
        <w:t>node src/main/server.js</w:t>
      </w:r>
      <w:r>
        <w:t>;</w:t>
      </w:r>
    </w:p>
    <w:p w:rsidR="006D663D" w:rsidRDefault="006D663D">
      <w:pPr>
        <w:pStyle w:val="BodyText"/>
      </w:pPr>
      <w:r>
        <w:t xml:space="preserve">You should see a notice </w:t>
      </w:r>
      <w:proofErr w:type="gramStart"/>
      <w:r>
        <w:t>like that :</w:t>
      </w:r>
      <w:proofErr w:type="gramEnd"/>
      <w:r>
        <w:br/>
        <w:t>[Date] [INFO] server - [S] HTTP &amp; WS server listening on 9090</w:t>
      </w:r>
    </w:p>
    <w:p w:rsidR="006D663D" w:rsidRDefault="006D663D">
      <w:pPr>
        <w:pStyle w:val="BodyText"/>
      </w:pPr>
      <w:proofErr w:type="gramStart"/>
      <w:r>
        <w:t>if</w:t>
      </w:r>
      <w:proofErr w:type="gramEnd"/>
      <w:r>
        <w:t xml:space="preserve"> you already have the project configured on your machine, you only need run the command npm install to update package &amp; new dependencies.</w:t>
      </w:r>
    </w:p>
    <w:p w:rsidR="006D663D" w:rsidRDefault="006D663D" w:rsidP="006D663D">
      <w:pPr>
        <w:pStyle w:val="Heading4"/>
        <w:numPr>
          <w:ilvl w:val="3"/>
          <w:numId w:val="3"/>
        </w:numPr>
      </w:pPr>
      <w:bookmarkStart w:id="297" w:name="service-architecture"/>
      <w:bookmarkEnd w:id="297"/>
      <w:r>
        <w:t>Service architecture</w:t>
      </w:r>
    </w:p>
    <w:p w:rsidR="006D663D" w:rsidRDefault="006D663D">
      <w:r>
        <w:t>The figure below illustrates the service architecture of the NodeJS Messaging Node.</w:t>
      </w:r>
    </w:p>
    <w:p w:rsidR="006D663D" w:rsidRDefault="006D663D">
      <w:pPr>
        <w:pStyle w:val="BodyText"/>
      </w:pPr>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6D663D" w:rsidRDefault="006D663D">
      <w:r>
        <w:rPr>
          <w:noProof/>
          <w:lang w:val="en-US" w:eastAsia="en-US"/>
        </w:rPr>
        <w:drawing>
          <wp:inline distT="0" distB="0" distL="0" distR="0">
            <wp:extent cx="5753100" cy="3355215"/>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93" cstate="print"/>
                    <a:stretch>
                      <a:fillRect/>
                    </a:stretch>
                  </pic:blipFill>
                  <pic:spPr bwMode="auto">
                    <a:xfrm>
                      <a:off x="0" y="0"/>
                      <a:ext cx="5753100" cy="3355215"/>
                    </a:xfrm>
                    <a:prstGeom prst="rect">
                      <a:avLst/>
                    </a:prstGeom>
                    <a:noFill/>
                    <a:ln w="9525">
                      <a:noFill/>
                      <a:headEnd/>
                      <a:tailEnd/>
                    </a:ln>
                  </pic:spPr>
                </pic:pic>
              </a:graphicData>
            </a:graphic>
          </wp:inline>
        </w:drawing>
      </w:r>
    </w:p>
    <w:p w:rsidR="006D663D" w:rsidRDefault="006D663D">
      <w:r>
        <w:t>NodeJS &amp; Redis clustering using Redis-Sentinel</w:t>
      </w:r>
    </w:p>
    <w:p w:rsidR="006D663D" w:rsidRDefault="006D663D">
      <w:pPr>
        <w:pStyle w:val="BodyText"/>
      </w:pPr>
      <w:r>
        <w:lastRenderedPageBreak/>
        <w:t>For security consideration, it’s advized to use a proxy (as describe in the following scheme) in front of node instance to not give direct access to nodejs instance. It’s recommanded to use NGinx server for that (</w:t>
      </w:r>
      <w:hyperlink r:id="rId194">
        <w:r>
          <w:rPr>
            <w:rStyle w:val="Hyperlink"/>
          </w:rPr>
          <w:t>from NGiNX</w:t>
        </w:r>
      </w:hyperlink>
      <w:r>
        <w:t xml:space="preserve">, </w:t>
      </w:r>
      <w:hyperlink r:id="rId195">
        <w:r>
          <w:rPr>
            <w:rStyle w:val="Hyperlink"/>
          </w:rPr>
          <w:t>from Socket.io</w:t>
        </w:r>
      </w:hyperlink>
      <w:r>
        <w:t>).</w:t>
      </w:r>
      <w:r>
        <w:br/>
        <w:t xml:space="preserve">By the way it also </w:t>
      </w:r>
      <w:proofErr w:type="gramStart"/>
      <w:r>
        <w:t>provide</w:t>
      </w:r>
      <w:proofErr w:type="gramEnd"/>
      <w:r>
        <w:t xml:space="preserve"> a good load balancer solution (HAProxy is another good one).</w:t>
      </w:r>
    </w:p>
    <w:p w:rsidR="006D663D" w:rsidRDefault="006D663D">
      <w:r>
        <w:rPr>
          <w:noProof/>
          <w:lang w:val="en-US" w:eastAsia="en-US"/>
        </w:rPr>
        <w:drawing>
          <wp:inline distT="0" distB="0" distL="0" distR="0">
            <wp:extent cx="5753100" cy="265780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96" cstate="print"/>
                    <a:stretch>
                      <a:fillRect/>
                    </a:stretch>
                  </pic:blipFill>
                  <pic:spPr bwMode="auto">
                    <a:xfrm>
                      <a:off x="0" y="0"/>
                      <a:ext cx="5753100" cy="2657800"/>
                    </a:xfrm>
                    <a:prstGeom prst="rect">
                      <a:avLst/>
                    </a:prstGeom>
                    <a:noFill/>
                    <a:ln w="9525">
                      <a:noFill/>
                      <a:headEnd/>
                      <a:tailEnd/>
                    </a:ln>
                  </pic:spPr>
                </pic:pic>
              </a:graphicData>
            </a:graphic>
          </wp:inline>
        </w:drawing>
      </w:r>
    </w:p>
    <w:p w:rsidR="006D663D" w:rsidRDefault="006D663D">
      <w:r>
        <w:t>Web proxy in front of node instances</w:t>
      </w:r>
    </w:p>
    <w:p w:rsidR="006D663D" w:rsidRDefault="006D663D" w:rsidP="006D663D">
      <w:pPr>
        <w:pStyle w:val="Heading4"/>
        <w:numPr>
          <w:ilvl w:val="3"/>
          <w:numId w:val="3"/>
        </w:numPr>
      </w:pPr>
      <w:r>
        <w:t>Hyperty development</w:t>
      </w:r>
    </w:p>
    <w:p w:rsidR="006D663D" w:rsidRDefault="006D663D">
      <w:r>
        <w:t xml:space="preserve">To use the message nodes in client side, please refer to </w:t>
      </w:r>
      <w:hyperlink r:id="rId197">
        <w:r>
          <w:rPr>
            <w:rStyle w:val="Hyperlink"/>
          </w:rPr>
          <w:t>Hyperty development tutorial</w:t>
        </w:r>
      </w:hyperlink>
    </w:p>
    <w:p w:rsidR="006D663D" w:rsidRDefault="006D663D" w:rsidP="006D663D">
      <w:pPr>
        <w:pStyle w:val="Heading3"/>
        <w:numPr>
          <w:ilvl w:val="2"/>
          <w:numId w:val="3"/>
        </w:numPr>
        <w:pBdr>
          <w:bottom w:val="none" w:sz="0" w:space="0" w:color="auto"/>
        </w:pBdr>
      </w:pPr>
      <w:bookmarkStart w:id="298" w:name="developer-view-3"/>
      <w:bookmarkStart w:id="299" w:name="_Toc444285927"/>
      <w:bookmarkEnd w:id="298"/>
      <w:r>
        <w:t>Developer View</w:t>
      </w:r>
      <w:bookmarkEnd w:id="299"/>
    </w:p>
    <w:p w:rsidR="006D663D" w:rsidRDefault="006D663D" w:rsidP="006D663D">
      <w:pPr>
        <w:pStyle w:val="Heading4"/>
        <w:numPr>
          <w:ilvl w:val="3"/>
          <w:numId w:val="3"/>
        </w:numPr>
      </w:pPr>
      <w:bookmarkStart w:id="300" w:name="repository-structure"/>
      <w:bookmarkEnd w:id="300"/>
      <w:r>
        <w:t>Repository structure</w:t>
      </w:r>
    </w:p>
    <w:p w:rsidR="006D663D" w:rsidRDefault="006D663D">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6D663D" w:rsidRDefault="006D663D">
      <w:pPr>
        <w:pStyle w:val="BodyText"/>
      </w:pPr>
      <w:r>
        <w:t xml:space="preserve">The unit tests will be on </w:t>
      </w:r>
      <w:r>
        <w:rPr>
          <w:b/>
        </w:rPr>
        <w:t>test</w:t>
      </w:r>
      <w:r>
        <w:t xml:space="preserve"> folder, following the name standard .spec.js</w:t>
      </w:r>
    </w:p>
    <w:p w:rsidR="006D663D" w:rsidRDefault="006D663D">
      <w:pPr>
        <w:pStyle w:val="BodyText"/>
      </w:pPr>
      <w:r>
        <w:t>Server (config.js) &amp; tools (gulp, karma, etc…) configuration is located in root folder.</w:t>
      </w:r>
    </w:p>
    <w:p w:rsidR="006D663D" w:rsidRDefault="006D663D" w:rsidP="006D663D">
      <w:pPr>
        <w:pStyle w:val="Heading4"/>
        <w:numPr>
          <w:ilvl w:val="3"/>
          <w:numId w:val="3"/>
        </w:numPr>
      </w:pPr>
      <w:bookmarkStart w:id="301" w:name="code-style-and-hinting-2"/>
      <w:bookmarkEnd w:id="301"/>
      <w:r>
        <w:t>Code Style and Hinting</w:t>
      </w:r>
    </w:p>
    <w:p w:rsidR="006D663D" w:rsidRDefault="006D663D">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6D663D" w:rsidRDefault="006D663D" w:rsidP="00A036CF">
      <w:pPr>
        <w:numPr>
          <w:ilvl w:val="0"/>
          <w:numId w:val="34"/>
        </w:numPr>
      </w:pPr>
      <w:hyperlink r:id="rId198">
        <w:r>
          <w:rPr>
            <w:rStyle w:val="Hyperlink"/>
          </w:rPr>
          <w:t>jscs</w:t>
        </w:r>
      </w:hyperlink>
      <w:r>
        <w:t xml:space="preserve"> - Maintain JavaScript Code Style</w:t>
      </w:r>
    </w:p>
    <w:p w:rsidR="006D663D" w:rsidRDefault="006D663D" w:rsidP="00A036CF">
      <w:pPr>
        <w:numPr>
          <w:ilvl w:val="0"/>
          <w:numId w:val="34"/>
        </w:numPr>
      </w:pPr>
      <w:hyperlink r:id="rId199">
        <w:proofErr w:type="gramStart"/>
        <w:r>
          <w:rPr>
            <w:rStyle w:val="Hyperlink"/>
          </w:rPr>
          <w:t>jshint</w:t>
        </w:r>
        <w:proofErr w:type="gramEnd"/>
      </w:hyperlink>
      <w:r>
        <w:t xml:space="preserve"> - Detect errors and potential problems in JavaScript code.</w:t>
      </w:r>
    </w:p>
    <w:p w:rsidR="006D663D" w:rsidRDefault="006D663D">
      <w:r>
        <w:t>Most IDEs and Text Editors can handle these tools.</w:t>
      </w:r>
    </w:p>
    <w:p w:rsidR="006D663D" w:rsidRDefault="006D663D" w:rsidP="006D663D">
      <w:pPr>
        <w:pStyle w:val="Heading4"/>
        <w:numPr>
          <w:ilvl w:val="3"/>
          <w:numId w:val="3"/>
        </w:numPr>
      </w:pPr>
      <w:bookmarkStart w:id="302" w:name="documentation-2"/>
      <w:bookmarkEnd w:id="302"/>
      <w:r>
        <w:t>Documentation</w:t>
      </w:r>
    </w:p>
    <w:p w:rsidR="006D663D" w:rsidRDefault="006D663D">
      <w:r>
        <w:t xml:space="preserve">To generates api documentation you </w:t>
      </w:r>
      <w:proofErr w:type="gramStart"/>
      <w:r>
        <w:t>can run :</w:t>
      </w:r>
      <w:proofErr w:type="gramEnd"/>
      <w:r>
        <w:br/>
        <w:t xml:space="preserve">$ </w:t>
      </w:r>
      <w:r>
        <w:rPr>
          <w:b/>
        </w:rPr>
        <w:t>gulp doc</w:t>
      </w:r>
      <w:r>
        <w:br/>
        <w:t>This will generate HTML documentation in docs/ folder.</w:t>
      </w:r>
    </w:p>
    <w:p w:rsidR="006D663D" w:rsidRDefault="006D663D" w:rsidP="006D663D">
      <w:pPr>
        <w:pStyle w:val="Heading4"/>
        <w:numPr>
          <w:ilvl w:val="3"/>
          <w:numId w:val="3"/>
        </w:numPr>
      </w:pPr>
      <w:bookmarkStart w:id="303" w:name="unit-testing-2"/>
      <w:bookmarkEnd w:id="303"/>
      <w:r>
        <w:t>Unit Testing</w:t>
      </w:r>
    </w:p>
    <w:p w:rsidR="006D663D" w:rsidRDefault="006D663D">
      <w:r>
        <w:t>We use Karma test runner to execute mocha test.</w:t>
      </w:r>
    </w:p>
    <w:p w:rsidR="006D663D" w:rsidRDefault="006D663D">
      <w:pPr>
        <w:pStyle w:val="BodyText"/>
      </w:pPr>
      <w:r>
        <w:lastRenderedPageBreak/>
        <w:t xml:space="preserve">To run unit test, you need first to lauch a server node </w:t>
      </w:r>
      <w:proofErr w:type="gramStart"/>
      <w:r>
        <w:t>with command :</w:t>
      </w:r>
      <w:proofErr w:type="gramEnd"/>
      <w:r>
        <w:br/>
        <w:t xml:space="preserve">$ </w:t>
      </w:r>
      <w:r>
        <w:rPr>
          <w:b/>
        </w:rPr>
        <w:t>node src/main/server.js</w:t>
      </w:r>
      <w:r>
        <w:br/>
        <w:t>… then start karma test runner (from main directory) :</w:t>
      </w:r>
      <w:r>
        <w:br/>
        <w:t xml:space="preserve">$ </w:t>
      </w:r>
      <w:r>
        <w:rPr>
          <w:b/>
        </w:rPr>
        <w:t>karma start</w:t>
      </w:r>
    </w:p>
    <w:p w:rsidR="006D663D" w:rsidRDefault="006D663D">
      <w:pPr>
        <w:pStyle w:val="BodyText"/>
      </w:pPr>
      <w:r>
        <w:t>Karma will launch the browser (chromium in this case) to execute all tests in test/ folder and show result in console. Tests are automatically redone when code is modified.</w:t>
      </w:r>
    </w:p>
    <w:p w:rsidR="006D663D" w:rsidRDefault="006D663D" w:rsidP="006D663D">
      <w:pPr>
        <w:pStyle w:val="Heading4"/>
        <w:numPr>
          <w:ilvl w:val="3"/>
          <w:numId w:val="3"/>
        </w:numPr>
      </w:pPr>
      <w:bookmarkStart w:id="304" w:name="server-components"/>
      <w:bookmarkEnd w:id="304"/>
      <w:r>
        <w:t>Server components</w:t>
      </w:r>
    </w:p>
    <w:p w:rsidR="006D663D" w:rsidRDefault="006D663D" w:rsidP="006D663D">
      <w:pPr>
        <w:pStyle w:val="Heading5"/>
        <w:numPr>
          <w:ilvl w:val="4"/>
          <w:numId w:val="6"/>
        </w:numPr>
        <w:jc w:val="both"/>
      </w:pPr>
      <w:bookmarkStart w:id="305" w:name="nodejs-1"/>
      <w:bookmarkEnd w:id="305"/>
      <w:r>
        <w:t>NodeJS</w:t>
      </w:r>
    </w:p>
    <w:p w:rsidR="006D663D" w:rsidRDefault="006D663D">
      <w:pPr>
        <w:pStyle w:val="Heading6"/>
      </w:pPr>
      <w:bookmarkStart w:id="306" w:name="socket.io"/>
      <w:bookmarkEnd w:id="306"/>
      <w:r>
        <w:t>Socket.io</w:t>
      </w:r>
    </w:p>
    <w:p w:rsidR="006D663D" w:rsidRDefault="006D663D">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6D663D" w:rsidRDefault="006D663D" w:rsidP="00A036CF">
      <w:pPr>
        <w:numPr>
          <w:ilvl w:val="0"/>
          <w:numId w:val="34"/>
        </w:numPr>
      </w:pPr>
      <w:r>
        <w:t>the protocol negociation (long-polling, websocket,etc…) with client depending of network capabilities</w:t>
      </w:r>
    </w:p>
    <w:p w:rsidR="006D663D" w:rsidRDefault="006D663D" w:rsidP="00A036CF">
      <w:pPr>
        <w:numPr>
          <w:ilvl w:val="0"/>
          <w:numId w:val="34"/>
        </w:numPr>
      </w:pPr>
      <w:r>
        <w:t>connection always on with heartbeat packets</w:t>
      </w:r>
    </w:p>
    <w:p w:rsidR="006D663D" w:rsidRDefault="006D663D" w:rsidP="00A036CF">
      <w:pPr>
        <w:numPr>
          <w:ilvl w:val="0"/>
          <w:numId w:val="34"/>
        </w:numPr>
      </w:pPr>
      <w:r>
        <w:t>message broadcasting</w:t>
      </w:r>
    </w:p>
    <w:p w:rsidR="006D663D" w:rsidRDefault="006D663D" w:rsidP="00A036CF">
      <w:pPr>
        <w:numPr>
          <w:ilvl w:val="0"/>
          <w:numId w:val="34"/>
        </w:numPr>
      </w:pPr>
      <w:r>
        <w:t>session datas</w:t>
      </w:r>
    </w:p>
    <w:p w:rsidR="006D663D" w:rsidRDefault="006D663D" w:rsidP="00A036CF">
      <w:pPr>
        <w:numPr>
          <w:ilvl w:val="0"/>
          <w:numId w:val="34"/>
        </w:numPr>
      </w:pPr>
      <w:r>
        <w:t>clustering consideration with multiple data storage drivers</w:t>
      </w:r>
    </w:p>
    <w:p w:rsidR="006D663D" w:rsidRDefault="006D663D">
      <w:pPr>
        <w:pStyle w:val="Heading6"/>
      </w:pPr>
      <w:bookmarkStart w:id="307" w:name="expressjs"/>
      <w:bookmarkEnd w:id="307"/>
      <w:r>
        <w:t>ExpressJS</w:t>
      </w:r>
    </w:p>
    <w:p w:rsidR="006D663D" w:rsidRDefault="006D663D">
      <w:r>
        <w:t>Express.js is a minimalist web framework commonly used in front of socket.io server.</w:t>
      </w:r>
      <w:r>
        <w:br/>
        <w:t>It provide a robust set of features for web and mobile applications, like request routing, and a solid stack for third-party middleware.</w:t>
      </w:r>
    </w:p>
    <w:p w:rsidR="006D663D" w:rsidRDefault="006D663D" w:rsidP="006D663D">
      <w:pPr>
        <w:pStyle w:val="Heading5"/>
        <w:numPr>
          <w:ilvl w:val="4"/>
          <w:numId w:val="6"/>
        </w:numPr>
        <w:jc w:val="both"/>
      </w:pPr>
      <w:bookmarkStart w:id="308" w:name="redis"/>
      <w:bookmarkEnd w:id="308"/>
      <w:r>
        <w:t>Redis</w:t>
      </w:r>
    </w:p>
    <w:p w:rsidR="006D663D" w:rsidRDefault="006D663D">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6D663D" w:rsidRDefault="006D663D">
      <w:pPr>
        <w:pStyle w:val="BodyText"/>
      </w:pPr>
      <w:r>
        <w:t>Redis has built-in replication, and provides high availability via Redis Sentinel and automatic partitioning with Redis Cluster.</w:t>
      </w:r>
    </w:p>
    <w:p w:rsidR="006D663D" w:rsidRDefault="006D663D" w:rsidP="006D663D">
      <w:pPr>
        <w:pStyle w:val="Heading4"/>
        <w:numPr>
          <w:ilvl w:val="3"/>
          <w:numId w:val="3"/>
        </w:numPr>
      </w:pPr>
      <w:bookmarkStart w:id="309" w:name="core-components"/>
      <w:bookmarkEnd w:id="309"/>
      <w:r>
        <w:t>Core components</w:t>
      </w:r>
    </w:p>
    <w:p w:rsidR="006D663D" w:rsidRDefault="006D663D">
      <w:proofErr w:type="gramStart"/>
      <w:r>
        <w:t>This section describe</w:t>
      </w:r>
      <w:proofErr w:type="gramEnd"/>
      <w:r>
        <w:t xml:space="preserve"> the functional blocks of the Messaging Node architecture.</w:t>
      </w:r>
    </w:p>
    <w:p w:rsidR="006D663D" w:rsidRDefault="006D663D">
      <w:pPr>
        <w:pStyle w:val="BodyText"/>
      </w:pPr>
      <w:r>
        <w:lastRenderedPageBreak/>
        <w:t xml:space="preserve">The graphic below describe message event processing with components. </w:t>
      </w:r>
      <w:r>
        <w:rPr>
          <w:noProof/>
          <w:lang w:val="en-US" w:eastAsia="en-US"/>
        </w:rPr>
        <w:drawing>
          <wp:inline distT="0" distB="0" distL="0" distR="0">
            <wp:extent cx="5753100" cy="382759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200" cstate="print"/>
                    <a:stretch>
                      <a:fillRect/>
                    </a:stretch>
                  </pic:blipFill>
                  <pic:spPr bwMode="auto">
                    <a:xfrm>
                      <a:off x="0" y="0"/>
                      <a:ext cx="5753100" cy="3827596"/>
                    </a:xfrm>
                    <a:prstGeom prst="rect">
                      <a:avLst/>
                    </a:prstGeom>
                    <a:noFill/>
                    <a:ln w="9525">
                      <a:noFill/>
                      <a:headEnd/>
                      <a:tailEnd/>
                    </a:ln>
                  </pic:spPr>
                </pic:pic>
              </a:graphicData>
            </a:graphic>
          </wp:inline>
        </w:drawing>
      </w:r>
    </w:p>
    <w:p w:rsidR="006D663D" w:rsidRDefault="006D663D" w:rsidP="006D663D">
      <w:pPr>
        <w:pStyle w:val="Heading5"/>
        <w:numPr>
          <w:ilvl w:val="4"/>
          <w:numId w:val="6"/>
        </w:numPr>
        <w:jc w:val="both"/>
      </w:pPr>
      <w:bookmarkStart w:id="310" w:name="entry-point"/>
      <w:bookmarkEnd w:id="310"/>
      <w:r>
        <w:t>Entry point</w:t>
      </w:r>
    </w:p>
    <w:p w:rsidR="006D663D" w:rsidRDefault="006D663D">
      <w:proofErr w:type="gramStart"/>
      <w:r>
        <w:t>Msg node start with server.js script that read configuration from config.js and instanciate &lt;&gt; class.</w:t>
      </w:r>
      <w:proofErr w:type="gramEnd"/>
    </w:p>
    <w:p w:rsidR="006D663D" w:rsidRDefault="006D663D">
      <w:pPr>
        <w:pStyle w:val="BodyText"/>
      </w:pPr>
      <w:r>
        <w:t>This unique class initialize main components and start listening for incoming websocket client. On each new protostub connection, socket.io events are bind to &lt;&gt; instance associated with socket ressource.</w:t>
      </w:r>
    </w:p>
    <w:p w:rsidR="006D663D" w:rsidRDefault="006D663D" w:rsidP="006D663D">
      <w:pPr>
        <w:pStyle w:val="Heading5"/>
        <w:numPr>
          <w:ilvl w:val="4"/>
          <w:numId w:val="6"/>
        </w:numPr>
        <w:jc w:val="both"/>
      </w:pPr>
      <w:bookmarkStart w:id="311" w:name="registry"/>
      <w:bookmarkEnd w:id="311"/>
      <w:r>
        <w:t>Registry</w:t>
      </w:r>
    </w:p>
    <w:p w:rsidR="006D663D" w:rsidRDefault="006D663D">
      <w:r>
        <w:t>A global Registry class is used by MsgNode to manage internal components and configuration. It allow internal component to share reference to configuration and others components.</w:t>
      </w:r>
    </w:p>
    <w:p w:rsidR="006D663D" w:rsidRDefault="006D663D" w:rsidP="006D663D">
      <w:pPr>
        <w:pStyle w:val="Heading5"/>
        <w:numPr>
          <w:ilvl w:val="4"/>
          <w:numId w:val="6"/>
        </w:numPr>
        <w:jc w:val="both"/>
      </w:pPr>
      <w:bookmarkStart w:id="312" w:name="sessionmanager"/>
      <w:bookmarkEnd w:id="312"/>
      <w:r>
        <w:t>SessionManager</w:t>
      </w:r>
    </w:p>
    <w:p w:rsidR="006D663D" w:rsidRDefault="006D663D">
      <w:r>
        <w:t xml:space="preserve">The SessionManager class handle client connection state change. ###### Note Link with identity </w:t>
      </w:r>
      <w:proofErr w:type="gramStart"/>
      <w:r>
        <w:t>service ?</w:t>
      </w:r>
      <w:proofErr w:type="gramEnd"/>
    </w:p>
    <w:p w:rsidR="006D663D" w:rsidRDefault="006D663D" w:rsidP="006D663D">
      <w:pPr>
        <w:pStyle w:val="Heading5"/>
        <w:numPr>
          <w:ilvl w:val="4"/>
          <w:numId w:val="6"/>
        </w:numPr>
        <w:jc w:val="both"/>
      </w:pPr>
      <w:bookmarkStart w:id="313" w:name="message-bus"/>
      <w:bookmarkEnd w:id="313"/>
      <w:r>
        <w:t>Message bus</w:t>
      </w:r>
    </w:p>
    <w:p w:rsidR="006D663D" w:rsidRDefault="006D663D">
      <w:r>
        <w:t xml:space="preserve">MessageBus class provide </w:t>
      </w:r>
      <w:proofErr w:type="gramStart"/>
      <w:r>
        <w:t>a message system that publish</w:t>
      </w:r>
      <w:proofErr w:type="gramEnd"/>
      <w:r>
        <w:t xml:space="preserve"> information to all components.</w:t>
      </w:r>
    </w:p>
    <w:p w:rsidR="006D663D" w:rsidRDefault="006D663D">
      <w:pPr>
        <w:pStyle w:val="Heading6"/>
      </w:pPr>
      <w:bookmarkStart w:id="314" w:name="note-1"/>
      <w:bookmarkEnd w:id="314"/>
      <w:r>
        <w:t>Note</w:t>
      </w:r>
    </w:p>
    <w:p w:rsidR="006D663D" w:rsidRDefault="006D663D">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6D663D" w:rsidRDefault="006D663D" w:rsidP="006D663D">
      <w:pPr>
        <w:pStyle w:val="Heading5"/>
        <w:numPr>
          <w:ilvl w:val="4"/>
          <w:numId w:val="6"/>
        </w:numPr>
        <w:jc w:val="both"/>
      </w:pPr>
      <w:bookmarkStart w:id="315" w:name="address-allocation-management"/>
      <w:bookmarkEnd w:id="315"/>
      <w:r>
        <w:t>Address allocation management</w:t>
      </w:r>
    </w:p>
    <w:p w:rsidR="006D663D" w:rsidRDefault="006D663D">
      <w:r>
        <w:t>The class AddressAllocationManager handle hyperty URLs allocation once client ask for registration.</w:t>
      </w:r>
    </w:p>
    <w:p w:rsidR="006D663D" w:rsidRDefault="006D663D">
      <w:pPr>
        <w:pStyle w:val="Heading6"/>
      </w:pPr>
      <w:bookmarkStart w:id="316" w:name="note-2"/>
      <w:bookmarkEnd w:id="316"/>
      <w:r>
        <w:t>Note</w:t>
      </w:r>
    </w:p>
    <w:p w:rsidR="006D663D" w:rsidRDefault="006D663D">
      <w:r>
        <w:lastRenderedPageBreak/>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6D663D" w:rsidRDefault="006D663D" w:rsidP="006D663D">
      <w:pPr>
        <w:pStyle w:val="Heading5"/>
        <w:numPr>
          <w:ilvl w:val="4"/>
          <w:numId w:val="6"/>
        </w:numPr>
        <w:jc w:val="both"/>
      </w:pPr>
      <w:bookmarkStart w:id="317" w:name="message"/>
      <w:bookmarkEnd w:id="317"/>
      <w:r>
        <w:t>Message</w:t>
      </w:r>
    </w:p>
    <w:p w:rsidR="006D663D" w:rsidRDefault="006D663D">
      <w:r>
        <w:t>On each message received from protostub, MsgNode built a ClientMessage instance containing Message, and dispatch to Client instance. It’s also used as container to built reply on client.</w:t>
      </w:r>
    </w:p>
    <w:p w:rsidR="00E06980" w:rsidRDefault="00E06980" w:rsidP="00C21CF5">
      <w:pPr>
        <w:rPr>
          <w:rStyle w:val="EnlacedeInternet"/>
        </w:rPr>
      </w:pPr>
    </w:p>
    <w:p w:rsidR="006D663D" w:rsidRDefault="006D663D" w:rsidP="006D663D">
      <w:pPr>
        <w:pStyle w:val="Annex1"/>
        <w:rPr>
          <w:rStyle w:val="EnlacedeInternet"/>
          <w:color w:val="auto"/>
          <w:u w:val="none"/>
        </w:rPr>
      </w:pPr>
      <w:bookmarkStart w:id="318" w:name="_Toc444285928"/>
      <w:r w:rsidRPr="006D663D">
        <w:rPr>
          <w:rStyle w:val="EnlacedeInternet"/>
          <w:color w:val="auto"/>
          <w:u w:val="none"/>
        </w:rPr>
        <w:lastRenderedPageBreak/>
        <w:t>APIs Documentation</w:t>
      </w:r>
      <w:bookmarkEnd w:id="318"/>
    </w:p>
    <w:p w:rsidR="006D663D" w:rsidRDefault="006D663D">
      <w:hyperlink r:id="rId201" w:anchor="lineNumber6">
        <w:proofErr w:type="gramStart"/>
        <w:r>
          <w:rPr>
            <w:rStyle w:val="Hyperlink"/>
          </w:rPr>
          <w:t>source</w:t>
        </w:r>
        <w:proofErr w:type="gramEnd"/>
      </w:hyperlink>
    </w:p>
    <w:p w:rsidR="006D663D" w:rsidRDefault="006D663D" w:rsidP="006D663D">
      <w:pPr>
        <w:pStyle w:val="Heading1"/>
        <w:pageBreakBefore w:val="0"/>
        <w:numPr>
          <w:ilvl w:val="1"/>
          <w:numId w:val="3"/>
        </w:numPr>
        <w:pBdr>
          <w:bottom w:val="none" w:sz="0" w:space="0" w:color="auto"/>
        </w:pBdr>
      </w:pPr>
      <w:bookmarkStart w:id="319" w:name="addressallocation"/>
      <w:bookmarkStart w:id="320" w:name="_Toc444285929"/>
      <w:bookmarkEnd w:id="319"/>
      <w:r>
        <w:t>AddressAllocation</w:t>
      </w:r>
      <w:bookmarkEnd w:id="320"/>
    </w:p>
    <w:p w:rsidR="006D663D" w:rsidRDefault="006D663D">
      <w:r>
        <w:t>Class will ask to the message node for addresses</w:t>
      </w:r>
    </w:p>
    <w:p w:rsidR="006D663D" w:rsidRDefault="006D663D" w:rsidP="006D663D">
      <w:pPr>
        <w:pStyle w:val="Heading2"/>
        <w:numPr>
          <w:ilvl w:val="2"/>
          <w:numId w:val="3"/>
        </w:numPr>
        <w:pBdr>
          <w:bottom w:val="none" w:sz="0" w:space="0" w:color="auto"/>
        </w:pBdr>
      </w:pPr>
      <w:bookmarkStart w:id="321" w:name="constructor-summary"/>
      <w:bookmarkStart w:id="322" w:name="_Toc444285930"/>
      <w:bookmarkEnd w:id="321"/>
      <w:r>
        <w:t>Constructor Summary</w:t>
      </w:r>
      <w:bookmarkEnd w:id="322"/>
    </w:p>
    <w:p w:rsidR="006D663D" w:rsidRDefault="006D663D">
      <w:r>
        <w:t xml:space="preserve">Public Constructor public </w:t>
      </w:r>
    </w:p>
    <w:p w:rsidR="006D663D" w:rsidRDefault="006D663D">
      <w:pPr>
        <w:pStyle w:val="BodyText"/>
      </w:pPr>
      <w:hyperlink r:id="rId202" w:anchor="instance-constructor-constructor">
        <w:proofErr w:type="gramStart"/>
        <w:r>
          <w:rPr>
            <w:rStyle w:val="Hyperlink"/>
          </w:rPr>
          <w:t>constructor</w:t>
        </w:r>
        <w:proofErr w:type="gramEnd"/>
      </w:hyperlink>
      <w:r>
        <w:t xml:space="preserve">(url: URL.URL, bus: </w:t>
      </w:r>
      <w:hyperlink r:id="rId203">
        <w:r>
          <w:rPr>
            <w:rStyle w:val="Hyperlink"/>
          </w:rPr>
          <w:t>MiniBus</w:t>
        </w:r>
      </w:hyperlink>
      <w:r>
        <w:t>)</w:t>
      </w:r>
    </w:p>
    <w:p w:rsidR="006D663D" w:rsidRDefault="006D663D">
      <w:pPr>
        <w:pStyle w:val="BodyText"/>
      </w:pPr>
      <w:r>
        <w:t>Create an Address Allocation</w:t>
      </w:r>
    </w:p>
    <w:p w:rsidR="006D663D" w:rsidRDefault="006D663D" w:rsidP="006D663D">
      <w:pPr>
        <w:pStyle w:val="Heading2"/>
        <w:numPr>
          <w:ilvl w:val="2"/>
          <w:numId w:val="3"/>
        </w:numPr>
        <w:pBdr>
          <w:bottom w:val="none" w:sz="0" w:space="0" w:color="auto"/>
        </w:pBdr>
      </w:pPr>
      <w:bookmarkStart w:id="323" w:name="member-summary"/>
      <w:bookmarkStart w:id="324" w:name="_Toc444285931"/>
      <w:bookmarkEnd w:id="323"/>
      <w:r>
        <w:t>Member Summary</w:t>
      </w:r>
      <w:bookmarkEnd w:id="324"/>
    </w:p>
    <w:p w:rsidR="006D663D" w:rsidRDefault="006D663D">
      <w:r>
        <w:t xml:space="preserve">Public Members public get </w:t>
      </w:r>
    </w:p>
    <w:p w:rsidR="006D663D" w:rsidRDefault="006D663D">
      <w:pPr>
        <w:pStyle w:val="BodyText"/>
      </w:pPr>
      <w:hyperlink r:id="rId204" w:anchor="instance-get-url">
        <w:proofErr w:type="gramStart"/>
        <w:r>
          <w:rPr>
            <w:rStyle w:val="Hyperlink"/>
          </w:rPr>
          <w:t>url</w:t>
        </w:r>
        <w:proofErr w:type="gramEnd"/>
      </w:hyperlink>
      <w:r>
        <w:t xml:space="preserve">: </w:t>
      </w:r>
      <w:hyperlink r:id="rId205">
        <w:r>
          <w:rPr>
            <w:rStyle w:val="Hyperlink"/>
          </w:rPr>
          <w:t>string</w:t>
        </w:r>
      </w:hyperlink>
      <w:r>
        <w:t>: *</w:t>
      </w:r>
    </w:p>
    <w:p w:rsidR="006D663D" w:rsidRDefault="006D663D">
      <w:pPr>
        <w:pStyle w:val="BodyText"/>
      </w:pPr>
      <w:proofErr w:type="gramStart"/>
      <w:r>
        <w:t>get</w:t>
      </w:r>
      <w:proofErr w:type="gramEnd"/>
      <w:r>
        <w:t xml:space="preserve"> the URL value</w:t>
      </w:r>
    </w:p>
    <w:p w:rsidR="006D663D" w:rsidRDefault="006D663D" w:rsidP="006D663D">
      <w:pPr>
        <w:pStyle w:val="Heading2"/>
        <w:numPr>
          <w:ilvl w:val="2"/>
          <w:numId w:val="3"/>
        </w:numPr>
        <w:pBdr>
          <w:bottom w:val="none" w:sz="0" w:space="0" w:color="auto"/>
        </w:pBdr>
      </w:pPr>
      <w:bookmarkStart w:id="325" w:name="method-summary"/>
      <w:bookmarkStart w:id="326" w:name="_Toc444285932"/>
      <w:bookmarkEnd w:id="325"/>
      <w:r>
        <w:t>Method Summary</w:t>
      </w:r>
      <w:bookmarkEnd w:id="326"/>
    </w:p>
    <w:p w:rsidR="006D663D" w:rsidRDefault="006D663D">
      <w:r>
        <w:t xml:space="preserve">Public Methods public </w:t>
      </w:r>
    </w:p>
    <w:p w:rsidR="006D663D" w:rsidRDefault="006D663D">
      <w:pPr>
        <w:pStyle w:val="BodyText"/>
      </w:pPr>
      <w:hyperlink r:id="rId206" w:anchor="instance-method-create">
        <w:proofErr w:type="gramStart"/>
        <w:r>
          <w:rPr>
            <w:rStyle w:val="Hyperlink"/>
          </w:rPr>
          <w:t>create</w:t>
        </w:r>
        <w:proofErr w:type="gramEnd"/>
      </w:hyperlink>
      <w:r>
        <w:t xml:space="preserve">(domain: Domain, number: </w:t>
      </w:r>
      <w:hyperlink r:id="rId207">
        <w:r>
          <w:rPr>
            <w:rStyle w:val="Hyperlink"/>
          </w:rPr>
          <w:t>number</w:t>
        </w:r>
      </w:hyperlink>
      <w:r>
        <w:t xml:space="preserve">): </w:t>
      </w:r>
      <w:hyperlink r:id="rId208">
        <w:r>
          <w:rPr>
            <w:rStyle w:val="Hyperlink"/>
          </w:rPr>
          <w:t>Promise</w:t>
        </w:r>
      </w:hyperlink>
      <w:r>
        <w:t>&lt;HypertyURL&gt;</w:t>
      </w:r>
    </w:p>
    <w:p w:rsidR="006D663D" w:rsidRDefault="006D663D">
      <w:pPr>
        <w:pStyle w:val="BodyText"/>
      </w:pPr>
      <w:r>
        <w:t>Ask for creation of a number of Hyperty addresses, to the domain message node.</w:t>
      </w:r>
    </w:p>
    <w:p w:rsidR="006D663D" w:rsidRDefault="006D663D" w:rsidP="006D663D">
      <w:pPr>
        <w:pStyle w:val="Heading2"/>
        <w:numPr>
          <w:ilvl w:val="2"/>
          <w:numId w:val="3"/>
        </w:numPr>
        <w:pBdr>
          <w:bottom w:val="none" w:sz="0" w:space="0" w:color="auto"/>
        </w:pBdr>
      </w:pPr>
      <w:bookmarkStart w:id="327" w:name="_Toc444285933"/>
      <w:r>
        <w:t>Public Constructors</w:t>
      </w:r>
      <w:bookmarkEnd w:id="327"/>
    </w:p>
    <w:p w:rsidR="006D663D" w:rsidRDefault="006D663D" w:rsidP="006D663D">
      <w:pPr>
        <w:pStyle w:val="Heading3"/>
        <w:numPr>
          <w:ilvl w:val="3"/>
          <w:numId w:val="3"/>
        </w:numPr>
        <w:pBdr>
          <w:bottom w:val="none" w:sz="0" w:space="0" w:color="auto"/>
        </w:pBdr>
      </w:pPr>
      <w:bookmarkStart w:id="328" w:name="_Toc444285934"/>
      <w:proofErr w:type="gramStart"/>
      <w:r>
        <w:t>public</w:t>
      </w:r>
      <w:proofErr w:type="gramEnd"/>
      <w:r>
        <w:t xml:space="preserve"> constructor(url: URL.URL, bus: </w:t>
      </w:r>
      <w:hyperlink r:id="rId209">
        <w:r>
          <w:rPr>
            <w:rStyle w:val="Hyperlink"/>
          </w:rPr>
          <w:t>MiniBus</w:t>
        </w:r>
      </w:hyperlink>
      <w:r>
        <w:t xml:space="preserve">)  </w:t>
      </w:r>
      <w:hyperlink r:id="rId210" w:anchor="lineNumber17">
        <w:r>
          <w:rPr>
            <w:rStyle w:val="Hyperlink"/>
          </w:rPr>
          <w:t>source</w:t>
        </w:r>
        <w:bookmarkEnd w:id="328"/>
      </w:hyperlink>
      <w:r>
        <w:t xml:space="preserve"> </w:t>
      </w:r>
    </w:p>
    <w:p w:rsidR="006D663D" w:rsidRDefault="006D663D">
      <w:r>
        <w:t>Create an Address Allocation</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URL.URL url from who is sending the message</w:t>
      </w:r>
    </w:p>
    <w:p w:rsidR="006D663D" w:rsidRDefault="006D663D">
      <w:pPr>
        <w:pStyle w:val="BodyText"/>
      </w:pPr>
      <w:proofErr w:type="gramStart"/>
      <w:r>
        <w:t>bus</w:t>
      </w:r>
      <w:proofErr w:type="gramEnd"/>
      <w:r>
        <w:t xml:space="preserve"> </w:t>
      </w:r>
      <w:hyperlink r:id="rId211">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329" w:name="_Toc444285935"/>
      <w:r>
        <w:t>Public Members</w:t>
      </w:r>
      <w:bookmarkEnd w:id="329"/>
    </w:p>
    <w:p w:rsidR="006D663D" w:rsidRDefault="006D663D" w:rsidP="006D663D">
      <w:pPr>
        <w:pStyle w:val="Heading3"/>
        <w:numPr>
          <w:ilvl w:val="3"/>
          <w:numId w:val="3"/>
        </w:numPr>
        <w:pBdr>
          <w:bottom w:val="none" w:sz="0" w:space="0" w:color="auto"/>
        </w:pBdr>
      </w:pPr>
      <w:bookmarkStart w:id="330" w:name="_Toc444285936"/>
      <w:proofErr w:type="gramStart"/>
      <w:r>
        <w:t>public</w:t>
      </w:r>
      <w:proofErr w:type="gramEnd"/>
      <w:r>
        <w:t xml:space="preserve"> get url: </w:t>
      </w:r>
      <w:hyperlink r:id="rId212">
        <w:r>
          <w:rPr>
            <w:rStyle w:val="Hyperlink"/>
          </w:rPr>
          <w:t>string</w:t>
        </w:r>
      </w:hyperlink>
      <w:r>
        <w:t xml:space="preserve">: *  </w:t>
      </w:r>
      <w:hyperlink r:id="rId213" w:anchor="lineNumber31">
        <w:r>
          <w:rPr>
            <w:rStyle w:val="Hyperlink"/>
          </w:rPr>
          <w:t>source</w:t>
        </w:r>
        <w:bookmarkEnd w:id="330"/>
      </w:hyperlink>
      <w:r>
        <w:t xml:space="preserve"> </w:t>
      </w:r>
    </w:p>
    <w:p w:rsidR="006D663D" w:rsidRDefault="006D663D">
      <w:proofErr w:type="gramStart"/>
      <w:r>
        <w:t>get</w:t>
      </w:r>
      <w:proofErr w:type="gramEnd"/>
      <w:r>
        <w:t xml:space="preserve"> the URL value</w:t>
      </w:r>
    </w:p>
    <w:p w:rsidR="006D663D" w:rsidRDefault="006D663D" w:rsidP="006D663D">
      <w:pPr>
        <w:pStyle w:val="Heading4"/>
        <w:numPr>
          <w:ilvl w:val="4"/>
          <w:numId w:val="3"/>
        </w:numPr>
      </w:pPr>
      <w:bookmarkStart w:id="331" w:name="return"/>
      <w:bookmarkEnd w:id="331"/>
      <w:r>
        <w:t>Return:</w:t>
      </w:r>
    </w:p>
    <w:tbl>
      <w:tblPr>
        <w:tblW w:w="5000" w:type="pct"/>
        <w:tblLook w:val="04A0"/>
      </w:tblPr>
      <w:tblGrid>
        <w:gridCol w:w="4753"/>
        <w:gridCol w:w="4534"/>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332" w:name="_Toc444285937"/>
      <w:r>
        <w:lastRenderedPageBreak/>
        <w:t>Public Methods</w:t>
      </w:r>
      <w:bookmarkEnd w:id="332"/>
    </w:p>
    <w:p w:rsidR="006D663D" w:rsidRDefault="006D663D" w:rsidP="006D663D">
      <w:pPr>
        <w:pStyle w:val="Heading3"/>
        <w:numPr>
          <w:ilvl w:val="3"/>
          <w:numId w:val="3"/>
        </w:numPr>
        <w:pBdr>
          <w:bottom w:val="none" w:sz="0" w:space="0" w:color="auto"/>
        </w:pBdr>
      </w:pPr>
      <w:bookmarkStart w:id="333" w:name="_Toc444285938"/>
      <w:proofErr w:type="gramStart"/>
      <w:r>
        <w:t>public</w:t>
      </w:r>
      <w:proofErr w:type="gramEnd"/>
      <w:r>
        <w:t xml:space="preserve"> create(domain: Domain, number: </w:t>
      </w:r>
      <w:hyperlink r:id="rId214">
        <w:r>
          <w:rPr>
            <w:rStyle w:val="Hyperlink"/>
          </w:rPr>
          <w:t>number</w:t>
        </w:r>
      </w:hyperlink>
      <w:r>
        <w:t xml:space="preserve">): </w:t>
      </w:r>
      <w:hyperlink r:id="rId215">
        <w:r>
          <w:rPr>
            <w:rStyle w:val="Hyperlink"/>
          </w:rPr>
          <w:t>Promise</w:t>
        </w:r>
      </w:hyperlink>
      <w:r>
        <w:t xml:space="preserve">&lt;HypertyURL&gt;  </w:t>
      </w:r>
      <w:hyperlink r:id="rId216" w:anchor="lineNumber39">
        <w:r>
          <w:rPr>
            <w:rStyle w:val="Hyperlink"/>
          </w:rPr>
          <w:t>source</w:t>
        </w:r>
        <w:bookmarkEnd w:id="333"/>
      </w:hyperlink>
      <w:r>
        <w:t xml:space="preserve"> </w:t>
      </w:r>
    </w:p>
    <w:p w:rsidR="006D663D" w:rsidRDefault="006D663D">
      <w:r>
        <w:t>Ask for creation of a number of Hyperty addresses, to the domain message node.</w:t>
      </w:r>
    </w:p>
    <w:p w:rsidR="006D663D" w:rsidRDefault="006D663D" w:rsidP="006D663D">
      <w:pPr>
        <w:pStyle w:val="Heading4"/>
        <w:numPr>
          <w:ilvl w:val="4"/>
          <w:numId w:val="3"/>
        </w:numPr>
      </w:pPr>
      <w:r>
        <w:t>Params:</w:t>
      </w:r>
    </w:p>
    <w:p w:rsidR="006D663D" w:rsidRDefault="006D663D">
      <w:proofErr w:type="gramStart"/>
      <w:r>
        <w:t>Name Type Attribute Description domain Domain Domain of the message node.</w:t>
      </w:r>
      <w:proofErr w:type="gramEnd"/>
    </w:p>
    <w:p w:rsidR="006D663D" w:rsidRDefault="006D663D">
      <w:pPr>
        <w:pStyle w:val="BodyText"/>
      </w:pPr>
      <w:proofErr w:type="gramStart"/>
      <w:r>
        <w:t>number</w:t>
      </w:r>
      <w:proofErr w:type="gramEnd"/>
      <w:r>
        <w:t xml:space="preserve"> </w:t>
      </w:r>
      <w:hyperlink r:id="rId217">
        <w:r>
          <w:rPr>
            <w:rStyle w:val="Hyperlink"/>
          </w:rPr>
          <w:t>number</w:t>
        </w:r>
      </w:hyperlink>
      <w:r>
        <w:t xml:space="preserve"> Number of addresses to request</w:t>
      </w:r>
    </w:p>
    <w:p w:rsidR="006D663D" w:rsidRDefault="006D663D" w:rsidP="006D663D">
      <w:pPr>
        <w:pStyle w:val="Heading4"/>
        <w:numPr>
          <w:ilvl w:val="4"/>
          <w:numId w:val="3"/>
        </w:numPr>
      </w:pPr>
      <w:bookmarkStart w:id="334" w:name="return-1"/>
      <w:bookmarkEnd w:id="334"/>
      <w:r>
        <w:t>Return:</w:t>
      </w:r>
    </w:p>
    <w:tbl>
      <w:tblPr>
        <w:tblW w:w="5000" w:type="pct"/>
        <w:tblLook w:val="04A0"/>
      </w:tblPr>
      <w:tblGrid>
        <w:gridCol w:w="5651"/>
        <w:gridCol w:w="3636"/>
      </w:tblGrid>
      <w:tr w:rsidR="006D663D">
        <w:tc>
          <w:tcPr>
            <w:tcW w:w="0" w:type="auto"/>
          </w:tcPr>
          <w:p w:rsidR="006D663D" w:rsidRDefault="006D663D">
            <w:pPr>
              <w:jc w:val="left"/>
            </w:pPr>
            <w:hyperlink>
              <w:r>
                <w:rPr>
                  <w:rStyle w:val="Hyperlink"/>
                </w:rPr>
                <w:t>Promise</w:t>
              </w:r>
            </w:hyperlink>
            <w:r>
              <w:t>&lt;/s pan&gt;&lt;HypertyURL&amp;g t;</w:t>
            </w:r>
          </w:p>
        </w:tc>
        <w:tc>
          <w:tcPr>
            <w:tcW w:w="0" w:type="auto"/>
          </w:tcPr>
          <w:p w:rsidR="006D663D" w:rsidRDefault="006D663D">
            <w:pPr>
              <w:jc w:val="left"/>
            </w:pPr>
            <w:r>
              <w:t>A list of HypertyURL’s</w:t>
            </w:r>
          </w:p>
        </w:tc>
      </w:tr>
    </w:tbl>
    <w:p w:rsidR="006D663D" w:rsidRDefault="006D663D">
      <w:pPr>
        <w:pStyle w:val="BodyText"/>
      </w:pPr>
      <w:r>
        <w:t xml:space="preserve">Generated by </w:t>
      </w:r>
      <w:hyperlink r:id="rId218">
        <w:proofErr w:type="gramStart"/>
        <w:r>
          <w:rPr>
            <w:rStyle w:val="Hyperlink"/>
          </w:rPr>
          <w:t>ESDoc(</w:t>
        </w:r>
        <w:proofErr w:type="gramEnd"/>
        <w:r>
          <w:rPr>
            <w:rStyle w:val="Hyperlink"/>
          </w:rPr>
          <w:t>0.4.5)</w:t>
        </w:r>
      </w:hyperlink>
      <w:r>
        <w:t xml:space="preserve"> </w:t>
      </w:r>
      <w:hyperlink r:id="rId219" w:anchor="lineNumber3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35" w:name="bloomfilter"/>
      <w:bookmarkStart w:id="336" w:name="_Toc444285939"/>
      <w:bookmarkEnd w:id="335"/>
      <w:r>
        <w:t>BloomFilter</w:t>
      </w:r>
      <w:bookmarkEnd w:id="336"/>
    </w:p>
    <w:p w:rsidR="006D663D" w:rsidRDefault="006D663D">
      <w:r>
        <w:t>Implements a Bloom filter.</w:t>
      </w:r>
    </w:p>
    <w:p w:rsidR="006D663D" w:rsidRDefault="006D663D" w:rsidP="006D663D">
      <w:pPr>
        <w:pStyle w:val="Heading2"/>
        <w:numPr>
          <w:ilvl w:val="2"/>
          <w:numId w:val="3"/>
        </w:numPr>
        <w:pBdr>
          <w:bottom w:val="none" w:sz="0" w:space="0" w:color="auto"/>
        </w:pBdr>
      </w:pPr>
      <w:bookmarkStart w:id="337" w:name="constructor-summary-1"/>
      <w:bookmarkStart w:id="338" w:name="_Toc444285940"/>
      <w:bookmarkEnd w:id="337"/>
      <w:r>
        <w:t>Constructor Summary</w:t>
      </w:r>
      <w:bookmarkEnd w:id="338"/>
    </w:p>
    <w:p w:rsidR="006D663D" w:rsidRDefault="006D663D">
      <w:r>
        <w:t xml:space="preserve">Public Constructor public </w:t>
      </w:r>
    </w:p>
    <w:p w:rsidR="006D663D" w:rsidRDefault="006D663D">
      <w:pPr>
        <w:pStyle w:val="BodyText"/>
      </w:pPr>
      <w:hyperlink r:id="rId220" w:anchor="instance-constructor-constructor">
        <w:proofErr w:type="gramStart"/>
        <w:r>
          <w:rPr>
            <w:rStyle w:val="Hyperlink"/>
          </w:rPr>
          <w:t>constructor</w:t>
        </w:r>
        <w:proofErr w:type="gramEnd"/>
      </w:hyperlink>
      <w:r>
        <w:t>(m: *, k: *)</w:t>
      </w:r>
    </w:p>
    <w:p w:rsidR="006D663D" w:rsidRDefault="006D663D" w:rsidP="006D663D">
      <w:pPr>
        <w:pStyle w:val="Heading2"/>
        <w:numPr>
          <w:ilvl w:val="2"/>
          <w:numId w:val="3"/>
        </w:numPr>
        <w:pBdr>
          <w:bottom w:val="none" w:sz="0" w:space="0" w:color="auto"/>
        </w:pBdr>
      </w:pPr>
      <w:bookmarkStart w:id="339" w:name="member-summary-1"/>
      <w:bookmarkStart w:id="340" w:name="_Toc444285941"/>
      <w:bookmarkEnd w:id="339"/>
      <w:r>
        <w:t>Member Summary</w:t>
      </w:r>
      <w:bookmarkEnd w:id="340"/>
    </w:p>
    <w:p w:rsidR="006D663D" w:rsidRDefault="006D663D">
      <w:r>
        <w:t xml:space="preserve">Public Members public </w:t>
      </w:r>
    </w:p>
    <w:p w:rsidR="006D663D" w:rsidRDefault="006D663D">
      <w:pPr>
        <w:pStyle w:val="BodyText"/>
      </w:pPr>
      <w:hyperlink r:id="rId221" w:anchor="instance-member-buckets">
        <w:proofErr w:type="gramStart"/>
        <w:r>
          <w:rPr>
            <w:rStyle w:val="Hyperlink"/>
          </w:rPr>
          <w:t>buckets</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222" w:anchor="instance-member-k">
        <w:proofErr w:type="gramStart"/>
        <w:r>
          <w:rPr>
            <w:rStyle w:val="Hyperlink"/>
          </w:rPr>
          <w:t>k</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223" w:anchor="instance-member-m">
        <w:proofErr w:type="gramStart"/>
        <w:r>
          <w:rPr>
            <w:rStyle w:val="Hyperlink"/>
          </w:rPr>
          <w:t>m</w:t>
        </w:r>
        <w:proofErr w:type="gramEnd"/>
      </w:hyperlink>
      <w:r>
        <w:t>: *</w:t>
      </w:r>
    </w:p>
    <w:p w:rsidR="006D663D" w:rsidRDefault="006D663D" w:rsidP="006D663D">
      <w:pPr>
        <w:pStyle w:val="Heading2"/>
        <w:numPr>
          <w:ilvl w:val="2"/>
          <w:numId w:val="3"/>
        </w:numPr>
        <w:pBdr>
          <w:bottom w:val="none" w:sz="0" w:space="0" w:color="auto"/>
        </w:pBdr>
      </w:pPr>
      <w:bookmarkStart w:id="341" w:name="method-summary-1"/>
      <w:bookmarkStart w:id="342" w:name="_Toc444285942"/>
      <w:bookmarkEnd w:id="341"/>
      <w:r>
        <w:t>Method Summary</w:t>
      </w:r>
      <w:bookmarkEnd w:id="342"/>
    </w:p>
    <w:p w:rsidR="006D663D" w:rsidRDefault="006D663D">
      <w:r>
        <w:t xml:space="preserve">Public Methods public </w:t>
      </w:r>
    </w:p>
    <w:p w:rsidR="006D663D" w:rsidRDefault="006D663D">
      <w:pPr>
        <w:pStyle w:val="BodyText"/>
      </w:pPr>
      <w:hyperlink r:id="rId224" w:anchor="instance-method-add">
        <w:proofErr w:type="gramStart"/>
        <w:r>
          <w:rPr>
            <w:rStyle w:val="Hyperlink"/>
          </w:rPr>
          <w:t>add</w:t>
        </w:r>
        <w:proofErr w:type="gramEnd"/>
      </w:hyperlink>
      <w:r>
        <w:t>(v: *)</w:t>
      </w:r>
    </w:p>
    <w:p w:rsidR="006D663D" w:rsidRDefault="006D663D">
      <w:proofErr w:type="gramStart"/>
      <w:r>
        <w:t>public</w:t>
      </w:r>
      <w:proofErr w:type="gramEnd"/>
      <w:r>
        <w:t xml:space="preserve"> </w:t>
      </w:r>
    </w:p>
    <w:p w:rsidR="006D663D" w:rsidRDefault="006D663D">
      <w:pPr>
        <w:pStyle w:val="BodyText"/>
      </w:pPr>
      <w:hyperlink r:id="rId225" w:anchor="instance-method-addBloomFilter">
        <w:proofErr w:type="gramStart"/>
        <w:r>
          <w:rPr>
            <w:rStyle w:val="Hyperlink"/>
          </w:rPr>
          <w:t>addBloomFilter</w:t>
        </w:r>
        <w:proofErr w:type="gramEnd"/>
      </w:hyperlink>
      <w:r>
        <w:t>(v: *)</w:t>
      </w:r>
    </w:p>
    <w:p w:rsidR="006D663D" w:rsidRDefault="006D663D">
      <w:proofErr w:type="gramStart"/>
      <w:r>
        <w:t>public</w:t>
      </w:r>
      <w:proofErr w:type="gramEnd"/>
      <w:r>
        <w:t xml:space="preserve"> </w:t>
      </w:r>
    </w:p>
    <w:p w:rsidR="006D663D" w:rsidRDefault="006D663D">
      <w:pPr>
        <w:pStyle w:val="BodyText"/>
      </w:pPr>
      <w:hyperlink r:id="rId226" w:anchor="instance-method-fnv1a">
        <w:proofErr w:type="gramStart"/>
        <w:r>
          <w:rPr>
            <w:rStyle w:val="Hyperlink"/>
          </w:rPr>
          <w:t>fnv1a</w:t>
        </w:r>
        <w:proofErr w:type="gramEnd"/>
      </w:hyperlink>
      <w:r>
        <w:t>(v: *): *</w:t>
      </w:r>
    </w:p>
    <w:p w:rsidR="006D663D" w:rsidRDefault="006D663D">
      <w:proofErr w:type="gramStart"/>
      <w:r>
        <w:t>public</w:t>
      </w:r>
      <w:proofErr w:type="gramEnd"/>
      <w:r>
        <w:t xml:space="preserve"> </w:t>
      </w:r>
    </w:p>
    <w:p w:rsidR="006D663D" w:rsidRDefault="006D663D">
      <w:pPr>
        <w:pStyle w:val="BodyText"/>
      </w:pPr>
      <w:hyperlink r:id="rId227" w:anchor="instance-method-fnv1ab">
        <w:proofErr w:type="gramStart"/>
        <w:r>
          <w:rPr>
            <w:rStyle w:val="Hyperlink"/>
          </w:rPr>
          <w:t>fnv1ab</w:t>
        </w:r>
        <w:proofErr w:type="gramEnd"/>
      </w:hyperlink>
      <w:r>
        <w:t>(a: *): *</w:t>
      </w:r>
    </w:p>
    <w:p w:rsidR="006D663D" w:rsidRDefault="006D663D">
      <w:proofErr w:type="gramStart"/>
      <w:r>
        <w:t>public</w:t>
      </w:r>
      <w:proofErr w:type="gramEnd"/>
      <w:r>
        <w:t xml:space="preserve"> </w:t>
      </w:r>
    </w:p>
    <w:p w:rsidR="006D663D" w:rsidRDefault="006D663D">
      <w:pPr>
        <w:pStyle w:val="BodyText"/>
      </w:pPr>
      <w:hyperlink r:id="rId228" w:anchor="instance-method-fnvmix">
        <w:proofErr w:type="gramStart"/>
        <w:r>
          <w:rPr>
            <w:rStyle w:val="Hyperlink"/>
          </w:rPr>
          <w:t>fnvmix</w:t>
        </w:r>
        <w:proofErr w:type="gramEnd"/>
      </w:hyperlink>
      <w:r>
        <w:t>(a: *): *</w:t>
      </w:r>
    </w:p>
    <w:p w:rsidR="006D663D" w:rsidRDefault="006D663D">
      <w:proofErr w:type="gramStart"/>
      <w:r>
        <w:lastRenderedPageBreak/>
        <w:t>public</w:t>
      </w:r>
      <w:proofErr w:type="gramEnd"/>
      <w:r>
        <w:t xml:space="preserve"> </w:t>
      </w:r>
    </w:p>
    <w:p w:rsidR="006D663D" w:rsidRDefault="006D663D">
      <w:pPr>
        <w:pStyle w:val="BodyText"/>
      </w:pPr>
      <w:hyperlink r:id="rId229" w:anchor="instance-method-fnvmultiply">
        <w:proofErr w:type="gramStart"/>
        <w:r>
          <w:rPr>
            <w:rStyle w:val="Hyperlink"/>
          </w:rPr>
          <w:t>fnvmultiply</w:t>
        </w:r>
        <w:proofErr w:type="gramEnd"/>
      </w:hyperlink>
      <w:r>
        <w:t>(a: *): *</w:t>
      </w:r>
    </w:p>
    <w:p w:rsidR="006D663D" w:rsidRDefault="006D663D">
      <w:proofErr w:type="gramStart"/>
      <w:r>
        <w:t>public</w:t>
      </w:r>
      <w:proofErr w:type="gramEnd"/>
      <w:r>
        <w:t xml:space="preserve"> </w:t>
      </w:r>
    </w:p>
    <w:p w:rsidR="006D663D" w:rsidRDefault="006D663D">
      <w:pPr>
        <w:pStyle w:val="BodyText"/>
      </w:pPr>
      <w:hyperlink r:id="rId230" w:anchor="instance-method-locations">
        <w:proofErr w:type="gramStart"/>
        <w:r>
          <w:rPr>
            <w:rStyle w:val="Hyperlink"/>
          </w:rPr>
          <w:t>locations</w:t>
        </w:r>
        <w:proofErr w:type="gramEnd"/>
      </w:hyperlink>
      <w:r>
        <w:t>(v: *): *</w:t>
      </w:r>
    </w:p>
    <w:p w:rsidR="006D663D" w:rsidRDefault="006D663D">
      <w:proofErr w:type="gramStart"/>
      <w:r>
        <w:t>public</w:t>
      </w:r>
      <w:proofErr w:type="gramEnd"/>
      <w:r>
        <w:t xml:space="preserve"> </w:t>
      </w:r>
    </w:p>
    <w:p w:rsidR="006D663D" w:rsidRDefault="006D663D">
      <w:pPr>
        <w:pStyle w:val="BodyText"/>
      </w:pPr>
      <w:hyperlink r:id="rId231" w:anchor="instance-method-popcnt">
        <w:proofErr w:type="gramStart"/>
        <w:r>
          <w:rPr>
            <w:rStyle w:val="Hyperlink"/>
          </w:rPr>
          <w:t>popcnt</w:t>
        </w:r>
        <w:proofErr w:type="gramEnd"/>
      </w:hyperlink>
      <w:r>
        <w:t>(v: *): *</w:t>
      </w:r>
    </w:p>
    <w:p w:rsidR="006D663D" w:rsidRDefault="006D663D">
      <w:proofErr w:type="gramStart"/>
      <w:r>
        <w:t>public</w:t>
      </w:r>
      <w:proofErr w:type="gramEnd"/>
      <w:r>
        <w:t xml:space="preserve"> </w:t>
      </w:r>
    </w:p>
    <w:p w:rsidR="006D663D" w:rsidRDefault="006D663D">
      <w:pPr>
        <w:pStyle w:val="BodyText"/>
      </w:pPr>
      <w:hyperlink r:id="rId232" w:anchor="instance-method-size">
        <w:proofErr w:type="gramStart"/>
        <w:r>
          <w:rPr>
            <w:rStyle w:val="Hyperlink"/>
          </w:rPr>
          <w:t>size</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233" w:anchor="instance-method-test">
        <w:proofErr w:type="gramStart"/>
        <w:r>
          <w:rPr>
            <w:rStyle w:val="Hyperlink"/>
          </w:rPr>
          <w:t>test</w:t>
        </w:r>
        <w:proofErr w:type="gramEnd"/>
      </w:hyperlink>
      <w:r>
        <w:t xml:space="preserve">(v: *): </w:t>
      </w:r>
      <w:hyperlink r:id="rId234">
        <w:r>
          <w:rPr>
            <w:rStyle w:val="Hyperlink"/>
          </w:rPr>
          <w:t>boolean</w:t>
        </w:r>
      </w:hyperlink>
    </w:p>
    <w:p w:rsidR="006D663D" w:rsidRDefault="006D663D" w:rsidP="006D663D">
      <w:pPr>
        <w:pStyle w:val="Heading2"/>
        <w:numPr>
          <w:ilvl w:val="2"/>
          <w:numId w:val="3"/>
        </w:numPr>
        <w:pBdr>
          <w:bottom w:val="none" w:sz="0" w:space="0" w:color="auto"/>
        </w:pBdr>
      </w:pPr>
      <w:bookmarkStart w:id="343" w:name="_Toc444285943"/>
      <w:r>
        <w:t>Public Constructors</w:t>
      </w:r>
      <w:bookmarkEnd w:id="343"/>
    </w:p>
    <w:p w:rsidR="006D663D" w:rsidRDefault="006D663D" w:rsidP="006D663D">
      <w:pPr>
        <w:pStyle w:val="Heading3"/>
        <w:numPr>
          <w:ilvl w:val="3"/>
          <w:numId w:val="3"/>
        </w:numPr>
        <w:pBdr>
          <w:bottom w:val="none" w:sz="0" w:space="0" w:color="auto"/>
        </w:pBdr>
      </w:pPr>
      <w:bookmarkStart w:id="344" w:name="_Toc444285944"/>
      <w:proofErr w:type="gramStart"/>
      <w:r>
        <w:t>public</w:t>
      </w:r>
      <w:proofErr w:type="gramEnd"/>
      <w:r>
        <w:t xml:space="preserve"> constructor(m: *, k: *)  </w:t>
      </w:r>
      <w:hyperlink r:id="rId235" w:anchor="lineNumber47">
        <w:r>
          <w:rPr>
            <w:rStyle w:val="Hyperlink"/>
          </w:rPr>
          <w:t>source</w:t>
        </w:r>
        <w:bookmarkEnd w:id="344"/>
      </w:hyperlink>
      <w:r>
        <w:t xml:space="preserve"> </w:t>
      </w:r>
    </w:p>
    <w:p w:rsidR="006D663D" w:rsidRDefault="006D663D" w:rsidP="006D663D">
      <w:pPr>
        <w:pStyle w:val="Heading4"/>
        <w:numPr>
          <w:ilvl w:val="4"/>
          <w:numId w:val="3"/>
        </w:numPr>
      </w:pPr>
      <w:r>
        <w:t>Params:</w:t>
      </w:r>
    </w:p>
    <w:p w:rsidR="006D663D" w:rsidRDefault="006D663D">
      <w:r>
        <w:t>Name Type Attribute Description m * k *</w:t>
      </w:r>
    </w:p>
    <w:p w:rsidR="006D663D" w:rsidRDefault="006D663D" w:rsidP="006D663D">
      <w:pPr>
        <w:pStyle w:val="Heading2"/>
        <w:numPr>
          <w:ilvl w:val="2"/>
          <w:numId w:val="3"/>
        </w:numPr>
        <w:pBdr>
          <w:bottom w:val="none" w:sz="0" w:space="0" w:color="auto"/>
        </w:pBdr>
      </w:pPr>
      <w:bookmarkStart w:id="345" w:name="_Toc444285945"/>
      <w:r>
        <w:t>Public Members</w:t>
      </w:r>
      <w:bookmarkEnd w:id="345"/>
    </w:p>
    <w:p w:rsidR="006D663D" w:rsidRDefault="006D663D" w:rsidP="006D663D">
      <w:pPr>
        <w:pStyle w:val="Heading3"/>
        <w:numPr>
          <w:ilvl w:val="3"/>
          <w:numId w:val="3"/>
        </w:numPr>
        <w:pBdr>
          <w:bottom w:val="none" w:sz="0" w:space="0" w:color="auto"/>
        </w:pBdr>
      </w:pPr>
      <w:bookmarkStart w:id="346" w:name="instance-member-buckets"/>
      <w:bookmarkStart w:id="347" w:name="_Toc444285946"/>
      <w:bookmarkEnd w:id="346"/>
      <w:proofErr w:type="gramStart"/>
      <w:r>
        <w:t>public</w:t>
      </w:r>
      <w:proofErr w:type="gramEnd"/>
      <w:r>
        <w:t xml:space="preserve"> buckets: *  </w:t>
      </w:r>
      <w:hyperlink r:id="rId236" w:anchor="lineNumber66">
        <w:r>
          <w:rPr>
            <w:rStyle w:val="Hyperlink"/>
          </w:rPr>
          <w:t>source</w:t>
        </w:r>
        <w:bookmarkEnd w:id="347"/>
      </w:hyperlink>
      <w:r>
        <w:t xml:space="preserve"> </w:t>
      </w:r>
    </w:p>
    <w:p w:rsidR="006D663D" w:rsidRDefault="006D663D" w:rsidP="006D663D">
      <w:pPr>
        <w:pStyle w:val="Heading3"/>
        <w:numPr>
          <w:ilvl w:val="3"/>
          <w:numId w:val="3"/>
        </w:numPr>
        <w:pBdr>
          <w:bottom w:val="none" w:sz="0" w:space="0" w:color="auto"/>
        </w:pBdr>
      </w:pPr>
      <w:bookmarkStart w:id="348" w:name="instance-member-k"/>
      <w:bookmarkStart w:id="349" w:name="_Toc444285947"/>
      <w:bookmarkEnd w:id="348"/>
      <w:proofErr w:type="gramStart"/>
      <w:r>
        <w:t>public</w:t>
      </w:r>
      <w:proofErr w:type="gramEnd"/>
      <w:r>
        <w:t xml:space="preserve"> k: *  </w:t>
      </w:r>
      <w:hyperlink r:id="rId237" w:anchor="lineNumber60">
        <w:r>
          <w:rPr>
            <w:rStyle w:val="Hyperlink"/>
          </w:rPr>
          <w:t>source</w:t>
        </w:r>
        <w:bookmarkEnd w:id="349"/>
      </w:hyperlink>
      <w:r>
        <w:t xml:space="preserve"> </w:t>
      </w:r>
    </w:p>
    <w:p w:rsidR="006D663D" w:rsidRDefault="006D663D" w:rsidP="006D663D">
      <w:pPr>
        <w:pStyle w:val="Heading3"/>
        <w:numPr>
          <w:ilvl w:val="3"/>
          <w:numId w:val="3"/>
        </w:numPr>
        <w:pBdr>
          <w:bottom w:val="none" w:sz="0" w:space="0" w:color="auto"/>
        </w:pBdr>
      </w:pPr>
      <w:bookmarkStart w:id="350" w:name="instance-member-m"/>
      <w:bookmarkStart w:id="351" w:name="_Toc444285948"/>
      <w:bookmarkEnd w:id="350"/>
      <w:proofErr w:type="gramStart"/>
      <w:r>
        <w:t>public</w:t>
      </w:r>
      <w:proofErr w:type="gramEnd"/>
      <w:r>
        <w:t xml:space="preserve"> m: *  </w:t>
      </w:r>
      <w:hyperlink r:id="rId238" w:anchor="lineNumber59">
        <w:r>
          <w:rPr>
            <w:rStyle w:val="Hyperlink"/>
          </w:rPr>
          <w:t>source</w:t>
        </w:r>
        <w:bookmarkEnd w:id="351"/>
      </w:hyperlink>
      <w:r>
        <w:t xml:space="preserve"> </w:t>
      </w:r>
    </w:p>
    <w:p w:rsidR="006D663D" w:rsidRDefault="006D663D" w:rsidP="006D663D">
      <w:pPr>
        <w:pStyle w:val="Heading2"/>
        <w:numPr>
          <w:ilvl w:val="2"/>
          <w:numId w:val="3"/>
        </w:numPr>
        <w:pBdr>
          <w:bottom w:val="none" w:sz="0" w:space="0" w:color="auto"/>
        </w:pBdr>
      </w:pPr>
      <w:bookmarkStart w:id="352" w:name="_Toc444285949"/>
      <w:r>
        <w:t>Public Methods</w:t>
      </w:r>
      <w:bookmarkEnd w:id="352"/>
    </w:p>
    <w:p w:rsidR="006D663D" w:rsidRDefault="006D663D" w:rsidP="006D663D">
      <w:pPr>
        <w:pStyle w:val="Heading3"/>
        <w:numPr>
          <w:ilvl w:val="3"/>
          <w:numId w:val="3"/>
        </w:numPr>
        <w:pBdr>
          <w:bottom w:val="none" w:sz="0" w:space="0" w:color="auto"/>
        </w:pBdr>
      </w:pPr>
      <w:bookmarkStart w:id="353" w:name="instance-method-add"/>
      <w:bookmarkStart w:id="354" w:name="_Toc444285950"/>
      <w:bookmarkEnd w:id="353"/>
      <w:proofErr w:type="gramStart"/>
      <w:r>
        <w:t>public</w:t>
      </w:r>
      <w:proofErr w:type="gramEnd"/>
      <w:r>
        <w:t xml:space="preserve"> add(v: *)  </w:t>
      </w:r>
      <w:hyperlink r:id="rId239" w:anchor="lineNumber93">
        <w:r>
          <w:rPr>
            <w:rStyle w:val="Hyperlink"/>
          </w:rPr>
          <w:t>source</w:t>
        </w:r>
        <w:bookmarkEnd w:id="354"/>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3"/>
        <w:numPr>
          <w:ilvl w:val="3"/>
          <w:numId w:val="3"/>
        </w:numPr>
        <w:pBdr>
          <w:bottom w:val="none" w:sz="0" w:space="0" w:color="auto"/>
        </w:pBdr>
      </w:pPr>
      <w:bookmarkStart w:id="355" w:name="instance-method-addBloomFilter"/>
      <w:bookmarkStart w:id="356" w:name="_Toc444285951"/>
      <w:bookmarkEnd w:id="355"/>
      <w:proofErr w:type="gramStart"/>
      <w:r>
        <w:t>public</w:t>
      </w:r>
      <w:proofErr w:type="gramEnd"/>
      <w:r>
        <w:t xml:space="preserve"> addBloomFilter(v: *)  </w:t>
      </w:r>
      <w:hyperlink r:id="rId240" w:anchor="lineNumber115">
        <w:r>
          <w:rPr>
            <w:rStyle w:val="Hyperlink"/>
          </w:rPr>
          <w:t>source</w:t>
        </w:r>
        <w:bookmarkEnd w:id="356"/>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3"/>
        <w:numPr>
          <w:ilvl w:val="3"/>
          <w:numId w:val="3"/>
        </w:numPr>
        <w:pBdr>
          <w:bottom w:val="none" w:sz="0" w:space="0" w:color="auto"/>
        </w:pBdr>
      </w:pPr>
      <w:bookmarkStart w:id="357" w:name="instance-method-fnv1a"/>
      <w:bookmarkStart w:id="358" w:name="_Toc444285952"/>
      <w:bookmarkEnd w:id="357"/>
      <w:proofErr w:type="gramStart"/>
      <w:r>
        <w:t>public</w:t>
      </w:r>
      <w:proofErr w:type="gramEnd"/>
      <w:r>
        <w:t xml:space="preserve"> fnv1a(v: *): *  </w:t>
      </w:r>
      <w:hyperlink r:id="rId241" w:anchor="lineNumber139">
        <w:r>
          <w:rPr>
            <w:rStyle w:val="Hyperlink"/>
          </w:rPr>
          <w:t>source</w:t>
        </w:r>
        <w:bookmarkEnd w:id="358"/>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4"/>
        <w:numPr>
          <w:ilvl w:val="4"/>
          <w:numId w:val="3"/>
        </w:numPr>
      </w:pPr>
      <w:bookmarkStart w:id="359" w:name="return-2"/>
      <w:bookmarkEnd w:id="359"/>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60" w:name="instance-method-fnv1ab"/>
      <w:bookmarkStart w:id="361" w:name="_Toc444285953"/>
      <w:bookmarkEnd w:id="360"/>
      <w:proofErr w:type="gramStart"/>
      <w:r>
        <w:lastRenderedPageBreak/>
        <w:t>public</w:t>
      </w:r>
      <w:proofErr w:type="gramEnd"/>
      <w:r>
        <w:t xml:space="preserve"> fnv1ab(a: *): *  </w:t>
      </w:r>
      <w:hyperlink r:id="rId242" w:anchor="lineNumber156">
        <w:r>
          <w:rPr>
            <w:rStyle w:val="Hyperlink"/>
          </w:rPr>
          <w:t>source</w:t>
        </w:r>
        <w:bookmarkEnd w:id="361"/>
      </w:hyperlink>
      <w:r>
        <w:t xml:space="preserve"> </w:t>
      </w:r>
    </w:p>
    <w:p w:rsidR="006D663D" w:rsidRDefault="006D663D" w:rsidP="006D663D">
      <w:pPr>
        <w:pStyle w:val="Heading4"/>
        <w:numPr>
          <w:ilvl w:val="4"/>
          <w:numId w:val="3"/>
        </w:numPr>
      </w:pPr>
      <w:r>
        <w:t>Params:</w:t>
      </w:r>
    </w:p>
    <w:p w:rsidR="006D663D" w:rsidRDefault="006D663D">
      <w:r>
        <w:t>Name Type Attribute Description a *</w:t>
      </w:r>
    </w:p>
    <w:p w:rsidR="006D663D" w:rsidRDefault="006D663D" w:rsidP="006D663D">
      <w:pPr>
        <w:pStyle w:val="Heading4"/>
        <w:numPr>
          <w:ilvl w:val="4"/>
          <w:numId w:val="3"/>
        </w:numPr>
      </w:pPr>
      <w:bookmarkStart w:id="362" w:name="return-3"/>
      <w:bookmarkEnd w:id="362"/>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63" w:name="instance-method-fnvmix"/>
      <w:bookmarkStart w:id="364" w:name="_Toc444285954"/>
      <w:bookmarkEnd w:id="363"/>
      <w:proofErr w:type="gramStart"/>
      <w:r>
        <w:t>public</w:t>
      </w:r>
      <w:proofErr w:type="gramEnd"/>
      <w:r>
        <w:t xml:space="preserve"> fnvmix(a: *): *  </w:t>
      </w:r>
      <w:hyperlink r:id="rId243" w:anchor="lineNumber161">
        <w:r>
          <w:rPr>
            <w:rStyle w:val="Hyperlink"/>
          </w:rPr>
          <w:t>source</w:t>
        </w:r>
        <w:bookmarkEnd w:id="364"/>
      </w:hyperlink>
      <w:r>
        <w:t xml:space="preserve"> </w:t>
      </w:r>
    </w:p>
    <w:p w:rsidR="006D663D" w:rsidRDefault="006D663D" w:rsidP="006D663D">
      <w:pPr>
        <w:pStyle w:val="Heading4"/>
        <w:numPr>
          <w:ilvl w:val="4"/>
          <w:numId w:val="3"/>
        </w:numPr>
      </w:pPr>
      <w:r>
        <w:t>Params:</w:t>
      </w:r>
    </w:p>
    <w:p w:rsidR="006D663D" w:rsidRDefault="006D663D">
      <w:r>
        <w:t>Name Type Attribute Description a *</w:t>
      </w:r>
    </w:p>
    <w:p w:rsidR="006D663D" w:rsidRDefault="006D663D" w:rsidP="006D663D">
      <w:pPr>
        <w:pStyle w:val="Heading4"/>
        <w:numPr>
          <w:ilvl w:val="4"/>
          <w:numId w:val="3"/>
        </w:numPr>
      </w:pPr>
      <w:bookmarkStart w:id="365" w:name="return-4"/>
      <w:bookmarkEnd w:id="365"/>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66" w:name="instance-method-fnvmultiply"/>
      <w:bookmarkStart w:id="367" w:name="_Toc444285955"/>
      <w:bookmarkEnd w:id="366"/>
      <w:proofErr w:type="gramStart"/>
      <w:r>
        <w:t>public</w:t>
      </w:r>
      <w:proofErr w:type="gramEnd"/>
      <w:r>
        <w:t xml:space="preserve"> fnvmultiply(a: *): *  </w:t>
      </w:r>
      <w:hyperlink r:id="rId244" w:anchor="lineNumber151">
        <w:r>
          <w:rPr>
            <w:rStyle w:val="Hyperlink"/>
          </w:rPr>
          <w:t>source</w:t>
        </w:r>
        <w:bookmarkEnd w:id="367"/>
      </w:hyperlink>
      <w:r>
        <w:t xml:space="preserve"> </w:t>
      </w:r>
    </w:p>
    <w:p w:rsidR="006D663D" w:rsidRDefault="006D663D" w:rsidP="006D663D">
      <w:pPr>
        <w:pStyle w:val="Heading4"/>
        <w:numPr>
          <w:ilvl w:val="4"/>
          <w:numId w:val="3"/>
        </w:numPr>
      </w:pPr>
      <w:r>
        <w:t>Params:</w:t>
      </w:r>
    </w:p>
    <w:p w:rsidR="006D663D" w:rsidRDefault="006D663D">
      <w:r>
        <w:t>Name Type Attribute Description a *</w:t>
      </w:r>
    </w:p>
    <w:p w:rsidR="006D663D" w:rsidRDefault="006D663D" w:rsidP="006D663D">
      <w:pPr>
        <w:pStyle w:val="Heading4"/>
        <w:numPr>
          <w:ilvl w:val="4"/>
          <w:numId w:val="3"/>
        </w:numPr>
      </w:pPr>
      <w:bookmarkStart w:id="368" w:name="return-5"/>
      <w:bookmarkEnd w:id="36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69" w:name="instance-method-locations"/>
      <w:bookmarkStart w:id="370" w:name="_Toc444285956"/>
      <w:bookmarkEnd w:id="369"/>
      <w:proofErr w:type="gramStart"/>
      <w:r>
        <w:t>public</w:t>
      </w:r>
      <w:proofErr w:type="gramEnd"/>
      <w:r>
        <w:t xml:space="preserve"> locations(v: *): *  </w:t>
      </w:r>
      <w:hyperlink r:id="rId245" w:anchor="lineNumber79">
        <w:r>
          <w:rPr>
            <w:rStyle w:val="Hyperlink"/>
          </w:rPr>
          <w:t>source</w:t>
        </w:r>
        <w:bookmarkEnd w:id="370"/>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4"/>
        <w:numPr>
          <w:ilvl w:val="4"/>
          <w:numId w:val="3"/>
        </w:numPr>
      </w:pPr>
      <w:bookmarkStart w:id="371" w:name="return-6"/>
      <w:bookmarkEnd w:id="37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72" w:name="instance-method-popcnt"/>
      <w:bookmarkStart w:id="373" w:name="_Toc444285957"/>
      <w:bookmarkEnd w:id="372"/>
      <w:proofErr w:type="gramStart"/>
      <w:r>
        <w:t>public</w:t>
      </w:r>
      <w:proofErr w:type="gramEnd"/>
      <w:r>
        <w:t xml:space="preserve"> popcnt(v: *): *  </w:t>
      </w:r>
      <w:hyperlink r:id="rId246" w:anchor="lineNumber132">
        <w:r>
          <w:rPr>
            <w:rStyle w:val="Hyperlink"/>
          </w:rPr>
          <w:t>source</w:t>
        </w:r>
        <w:bookmarkEnd w:id="373"/>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4"/>
        <w:numPr>
          <w:ilvl w:val="4"/>
          <w:numId w:val="3"/>
        </w:numPr>
      </w:pPr>
      <w:bookmarkStart w:id="374" w:name="return-7"/>
      <w:bookmarkEnd w:id="37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75" w:name="instance-method-size"/>
      <w:bookmarkStart w:id="376" w:name="_Toc444285958"/>
      <w:bookmarkEnd w:id="375"/>
      <w:proofErr w:type="gramStart"/>
      <w:r>
        <w:t>public</w:t>
      </w:r>
      <w:proofErr w:type="gramEnd"/>
      <w:r>
        <w:t xml:space="preserve"> size(): *  </w:t>
      </w:r>
      <w:hyperlink r:id="rId247" w:anchor="lineNumber124">
        <w:r>
          <w:rPr>
            <w:rStyle w:val="Hyperlink"/>
          </w:rPr>
          <w:t>source</w:t>
        </w:r>
        <w:bookmarkEnd w:id="376"/>
      </w:hyperlink>
      <w:r>
        <w:t xml:space="preserve"> </w:t>
      </w:r>
    </w:p>
    <w:p w:rsidR="006D663D" w:rsidRDefault="006D663D" w:rsidP="006D663D">
      <w:pPr>
        <w:pStyle w:val="Heading4"/>
        <w:numPr>
          <w:ilvl w:val="4"/>
          <w:numId w:val="3"/>
        </w:numPr>
      </w:pPr>
      <w:bookmarkStart w:id="377" w:name="return-8"/>
      <w:bookmarkEnd w:id="37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378" w:name="instance-method-test"/>
      <w:bookmarkStart w:id="379" w:name="_Toc444285959"/>
      <w:bookmarkEnd w:id="378"/>
      <w:proofErr w:type="gramStart"/>
      <w:r>
        <w:lastRenderedPageBreak/>
        <w:t>public</w:t>
      </w:r>
      <w:proofErr w:type="gramEnd"/>
      <w:r>
        <w:t xml:space="preserve"> test(v: *): </w:t>
      </w:r>
      <w:hyperlink r:id="rId248">
        <w:r>
          <w:rPr>
            <w:rStyle w:val="Hyperlink"/>
          </w:rPr>
          <w:t>boolean</w:t>
        </w:r>
      </w:hyperlink>
      <w:r>
        <w:t xml:space="preserve">  </w:t>
      </w:r>
      <w:hyperlink r:id="rId249" w:anchor="lineNumber100">
        <w:r>
          <w:rPr>
            <w:rStyle w:val="Hyperlink"/>
          </w:rPr>
          <w:t>source</w:t>
        </w:r>
        <w:bookmarkEnd w:id="379"/>
      </w:hyperlink>
      <w:r>
        <w:t xml:space="preserve"> </w:t>
      </w:r>
    </w:p>
    <w:p w:rsidR="006D663D" w:rsidRDefault="006D663D" w:rsidP="006D663D">
      <w:pPr>
        <w:pStyle w:val="Heading4"/>
        <w:numPr>
          <w:ilvl w:val="4"/>
          <w:numId w:val="3"/>
        </w:numPr>
      </w:pPr>
      <w:r>
        <w:t>Params:</w:t>
      </w:r>
    </w:p>
    <w:p w:rsidR="006D663D" w:rsidRDefault="006D663D">
      <w:r>
        <w:t>Name Type Attribute Description v *</w:t>
      </w:r>
    </w:p>
    <w:p w:rsidR="006D663D" w:rsidRDefault="006D663D" w:rsidP="006D663D">
      <w:pPr>
        <w:pStyle w:val="Heading4"/>
        <w:numPr>
          <w:ilvl w:val="4"/>
          <w:numId w:val="3"/>
        </w:numPr>
      </w:pPr>
      <w:bookmarkStart w:id="380" w:name="return-9"/>
      <w:bookmarkEnd w:id="380"/>
      <w:r>
        <w:t>Return:</w:t>
      </w:r>
    </w:p>
    <w:tbl>
      <w:tblPr>
        <w:tblW w:w="0" w:type="pct"/>
        <w:tblLook w:val="04A0"/>
      </w:tblPr>
      <w:tblGrid>
        <w:gridCol w:w="945"/>
      </w:tblGrid>
      <w:tr w:rsidR="006D663D">
        <w:tc>
          <w:tcPr>
            <w:tcW w:w="0" w:type="auto"/>
          </w:tcPr>
          <w:p w:rsidR="006D663D" w:rsidRDefault="006D663D">
            <w:pPr>
              <w:jc w:val="left"/>
            </w:pPr>
            <w:hyperlink r:id="rId250">
              <w:r>
                <w:rPr>
                  <w:rStyle w:val="Hyperlink"/>
                </w:rPr>
                <w:t>boolean</w:t>
              </w:r>
            </w:hyperlink>
          </w:p>
        </w:tc>
      </w:tr>
    </w:tbl>
    <w:p w:rsidR="006D663D" w:rsidRDefault="006D663D">
      <w:pPr>
        <w:pStyle w:val="BodyText"/>
      </w:pPr>
      <w:r>
        <w:t xml:space="preserve">Generated by </w:t>
      </w:r>
      <w:hyperlink r:id="rId251">
        <w:proofErr w:type="gramStart"/>
        <w:r>
          <w:rPr>
            <w:rStyle w:val="Hyperlink"/>
          </w:rPr>
          <w:t>ESDoc(</w:t>
        </w:r>
        <w:proofErr w:type="gramEnd"/>
        <w:r>
          <w:rPr>
            <w:rStyle w:val="Hyperlink"/>
          </w:rPr>
          <w:t>0.4.5)</w:t>
        </w:r>
      </w:hyperlink>
      <w:r>
        <w:t xml:space="preserve"> </w:t>
      </w:r>
      <w:hyperlink r:id="rId252"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381" w:name="bus"/>
      <w:bookmarkStart w:id="382" w:name="_Toc444285960"/>
      <w:bookmarkEnd w:id="381"/>
      <w:r>
        <w:t>Bus</w:t>
      </w:r>
      <w:bookmarkEnd w:id="382"/>
    </w:p>
    <w:p w:rsidR="006D663D" w:rsidRDefault="006D663D" w:rsidP="006D663D">
      <w:pPr>
        <w:pStyle w:val="Heading4"/>
        <w:numPr>
          <w:ilvl w:val="4"/>
          <w:numId w:val="3"/>
        </w:numPr>
      </w:pPr>
      <w:bookmarkStart w:id="383" w:name="direct-subclass"/>
      <w:bookmarkEnd w:id="383"/>
      <w:r>
        <w:t>Direct Subclass:</w:t>
      </w:r>
    </w:p>
    <w:p w:rsidR="006D663D" w:rsidRDefault="006D663D">
      <w:hyperlink r:id="rId253">
        <w:r>
          <w:rPr>
            <w:rStyle w:val="Hyperlink"/>
          </w:rPr>
          <w:t>MessageBus</w:t>
        </w:r>
      </w:hyperlink>
      <w:r>
        <w:t xml:space="preserve">, </w:t>
      </w:r>
      <w:hyperlink r:id="rId254">
        <w:r>
          <w:rPr>
            <w:rStyle w:val="Hyperlink"/>
          </w:rPr>
          <w:t>MiniBus</w:t>
        </w:r>
      </w:hyperlink>
    </w:p>
    <w:p w:rsidR="006D663D" w:rsidRDefault="006D663D" w:rsidP="006D663D">
      <w:pPr>
        <w:pStyle w:val="Heading4"/>
        <w:numPr>
          <w:ilvl w:val="4"/>
          <w:numId w:val="3"/>
        </w:numPr>
      </w:pPr>
      <w:bookmarkStart w:id="384" w:name="indirect-subclass"/>
      <w:bookmarkEnd w:id="384"/>
      <w:r>
        <w:t>Indirect Subclass:</w:t>
      </w:r>
    </w:p>
    <w:p w:rsidR="006D663D" w:rsidRDefault="006D663D">
      <w:hyperlink r:id="rId255">
        <w:r>
          <w:rPr>
            <w:rStyle w:val="Hyperlink"/>
          </w:rPr>
          <w:t>Sandbox</w:t>
        </w:r>
      </w:hyperlink>
    </w:p>
    <w:p w:rsidR="006D663D" w:rsidRDefault="006D663D" w:rsidP="006D663D">
      <w:pPr>
        <w:pStyle w:val="Heading2"/>
        <w:numPr>
          <w:ilvl w:val="2"/>
          <w:numId w:val="3"/>
        </w:numPr>
        <w:pBdr>
          <w:bottom w:val="none" w:sz="0" w:space="0" w:color="auto"/>
        </w:pBdr>
      </w:pPr>
      <w:bookmarkStart w:id="385" w:name="constructor-summary-2"/>
      <w:bookmarkStart w:id="386" w:name="_Toc444285961"/>
      <w:bookmarkEnd w:id="385"/>
      <w:r>
        <w:t>Constructor Summary</w:t>
      </w:r>
      <w:bookmarkEnd w:id="386"/>
    </w:p>
    <w:p w:rsidR="006D663D" w:rsidRDefault="006D663D">
      <w:r>
        <w:t xml:space="preserve">Public Constructor public </w:t>
      </w:r>
    </w:p>
    <w:p w:rsidR="006D663D" w:rsidRDefault="006D663D">
      <w:pPr>
        <w:pStyle w:val="BodyText"/>
      </w:pPr>
      <w:hyperlink r:id="rId256" w:anchor="instance-constructor-constructor">
        <w:proofErr w:type="gramStart"/>
        <w:r>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387" w:name="method-summary-2"/>
      <w:bookmarkStart w:id="388" w:name="_Toc444285962"/>
      <w:bookmarkEnd w:id="387"/>
      <w:r>
        <w:t>Method Summary</w:t>
      </w:r>
      <w:bookmarkEnd w:id="388"/>
    </w:p>
    <w:p w:rsidR="006D663D" w:rsidRDefault="006D663D">
      <w:r>
        <w:t xml:space="preserve">Public Methods public </w:t>
      </w:r>
    </w:p>
    <w:p w:rsidR="006D663D" w:rsidRDefault="006D663D">
      <w:pPr>
        <w:pStyle w:val="BodyText"/>
      </w:pPr>
      <w:hyperlink r:id="rId257" w:anchor="instance-method-addListener">
        <w:proofErr w:type="gramStart"/>
        <w:r>
          <w:rPr>
            <w:rStyle w:val="Hyperlink"/>
          </w:rPr>
          <w:t>addListener</w:t>
        </w:r>
        <w:proofErr w:type="gramEnd"/>
      </w:hyperlink>
      <w:r>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6D663D">
      <w:pPr>
        <w:pStyle w:val="BodyText"/>
      </w:pPr>
      <w:hyperlink r:id="rId258" w:anchor="instance-method-addResponseListener">
        <w:proofErr w:type="gramStart"/>
        <w:r>
          <w:rPr>
            <w:rStyle w:val="Hyperlink"/>
          </w:rPr>
          <w:t>addResponseListener</w:t>
        </w:r>
        <w:proofErr w:type="gramEnd"/>
      </w:hyperlink>
      <w:r>
        <w:t xml:space="preserve">(url: URL, msgId: </w:t>
      </w:r>
      <w:hyperlink r:id="rId259">
        <w:r>
          <w:rPr>
            <w:rStyle w:val="Hyperlink"/>
          </w:rPr>
          <w:t>number</w:t>
        </w:r>
      </w:hyperlink>
      <w:r>
        <w:t xml:space="preserve">, responseListener: </w:t>
      </w:r>
      <w:hyperlink r:id="rId260">
        <w:r>
          <w:rPr>
            <w:rStyle w:val="Hyperlink"/>
          </w:rPr>
          <w:t>Function</w:t>
        </w:r>
      </w:hyperlink>
      <w:r>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6D663D">
      <w:pPr>
        <w:pStyle w:val="BodyText"/>
      </w:pPr>
      <w:hyperlink r:id="rId261" w:anchor="instance-method-bind">
        <w:proofErr w:type="gramStart"/>
        <w:r>
          <w:rPr>
            <w:rStyle w:val="Hyperlink"/>
          </w:rPr>
          <w:t>bind</w:t>
        </w:r>
        <w:proofErr w:type="gramEnd"/>
      </w:hyperlink>
      <w:r>
        <w:t xml:space="preserve">(outUrl: URL, inUrl: URL, target: </w:t>
      </w:r>
      <w:hyperlink r:id="rId262">
        <w:r>
          <w:rPr>
            <w:rStyle w:val="Hyperlink"/>
          </w:rPr>
          <w:t>MiniBus</w:t>
        </w:r>
      </w:hyperlink>
      <w:r>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6D663D">
      <w:pPr>
        <w:pStyle w:val="BodyText"/>
      </w:pPr>
      <w:hyperlink r:id="rId263" w:anchor="instance-method-postMessage">
        <w:proofErr w:type="gramStart"/>
        <w:r>
          <w:rPr>
            <w:rStyle w:val="Hyperlink"/>
          </w:rPr>
          <w:t>postMessage</w:t>
        </w:r>
        <w:proofErr w:type="gramEnd"/>
      </w:hyperlink>
      <w:r>
        <w:t xml:space="preserve">(msg: Message, responseCallback: </w:t>
      </w:r>
      <w:hyperlink r:id="rId264">
        <w:r>
          <w:rPr>
            <w:rStyle w:val="Hyperlink"/>
          </w:rPr>
          <w:t>Function</w:t>
        </w:r>
      </w:hyperlink>
      <w:r>
        <w:t xml:space="preserve">): </w:t>
      </w:r>
      <w:hyperlink r:id="rId265">
        <w:r>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6D663D">
      <w:pPr>
        <w:pStyle w:val="BodyText"/>
      </w:pPr>
      <w:hyperlink r:id="rId266" w:anchor="instance-method-removeAllListenersOf">
        <w:proofErr w:type="gramStart"/>
        <w:r>
          <w:rPr>
            <w:rStyle w:val="Hyperlink"/>
          </w:rPr>
          <w:t>removeAllListenersOf</w:t>
        </w:r>
        <w:proofErr w:type="gramEnd"/>
      </w:hyperlink>
      <w:r>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6D663D">
      <w:pPr>
        <w:pStyle w:val="BodyText"/>
      </w:pPr>
      <w:hyperlink r:id="rId267" w:anchor="instance-method-removeResponseListener">
        <w:proofErr w:type="gramStart"/>
        <w:r>
          <w:rPr>
            <w:rStyle w:val="Hyperlink"/>
          </w:rPr>
          <w:t>removeResponseListener</w:t>
        </w:r>
        <w:proofErr w:type="gramEnd"/>
      </w:hyperlink>
      <w:r>
        <w:t xml:space="preserve">(url: URL, msgId: </w:t>
      </w:r>
      <w:hyperlink r:id="rId268">
        <w:r>
          <w:rPr>
            <w:rStyle w:val="Hyperlink"/>
          </w:rPr>
          <w:t>number</w:t>
        </w:r>
      </w:hyperlink>
      <w:r>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389" w:name="_Toc444285963"/>
      <w:r>
        <w:lastRenderedPageBreak/>
        <w:t>Public Constructors</w:t>
      </w:r>
      <w:bookmarkEnd w:id="389"/>
    </w:p>
    <w:p w:rsidR="006D663D" w:rsidRDefault="006D663D" w:rsidP="006D663D">
      <w:pPr>
        <w:pStyle w:val="Heading3"/>
        <w:numPr>
          <w:ilvl w:val="3"/>
          <w:numId w:val="3"/>
        </w:numPr>
        <w:pBdr>
          <w:bottom w:val="none" w:sz="0" w:space="0" w:color="auto"/>
        </w:pBdr>
      </w:pPr>
      <w:bookmarkStart w:id="390" w:name="_Toc444285964"/>
      <w:proofErr w:type="gramStart"/>
      <w:r>
        <w:t>public</w:t>
      </w:r>
      <w:proofErr w:type="gramEnd"/>
      <w:r>
        <w:t xml:space="preserve"> constructor  </w:t>
      </w:r>
      <w:hyperlink r:id="rId269" w:anchor="lineNumber17">
        <w:r>
          <w:rPr>
            <w:rStyle w:val="Hyperlink"/>
          </w:rPr>
          <w:t>source</w:t>
        </w:r>
        <w:bookmarkEnd w:id="390"/>
      </w:hyperlink>
      <w:r>
        <w:t xml:space="preserve"> </w:t>
      </w:r>
    </w:p>
    <w:p w:rsidR="006D663D" w:rsidRDefault="006D663D" w:rsidP="006D663D">
      <w:pPr>
        <w:pStyle w:val="Heading2"/>
        <w:numPr>
          <w:ilvl w:val="2"/>
          <w:numId w:val="3"/>
        </w:numPr>
        <w:pBdr>
          <w:bottom w:val="none" w:sz="0" w:space="0" w:color="auto"/>
        </w:pBdr>
      </w:pPr>
      <w:bookmarkStart w:id="391" w:name="_Toc444285965"/>
      <w:r>
        <w:t>Public Methods</w:t>
      </w:r>
      <w:bookmarkEnd w:id="391"/>
    </w:p>
    <w:p w:rsidR="006D663D" w:rsidRDefault="006D663D" w:rsidP="006D663D">
      <w:pPr>
        <w:pStyle w:val="Heading3"/>
        <w:numPr>
          <w:ilvl w:val="3"/>
          <w:numId w:val="3"/>
        </w:numPr>
        <w:pBdr>
          <w:bottom w:val="none" w:sz="0" w:space="0" w:color="auto"/>
        </w:pBdr>
      </w:pPr>
      <w:bookmarkStart w:id="392" w:name="instance-method-addListener"/>
      <w:bookmarkStart w:id="393" w:name="_Toc444285966"/>
      <w:bookmarkEnd w:id="392"/>
      <w:proofErr w:type="gramStart"/>
      <w:r>
        <w:t>public</w:t>
      </w:r>
      <w:proofErr w:type="gramEnd"/>
      <w:r>
        <w:t xml:space="preserve"> addListener(url: URL, listener: Listener): MsgListener  </w:t>
      </w:r>
      <w:hyperlink r:id="rId270" w:anchor="lineNumber35">
        <w:r>
          <w:rPr>
            <w:rStyle w:val="Hyperlink"/>
          </w:rPr>
          <w:t>source</w:t>
        </w:r>
        <w:bookmarkEnd w:id="393"/>
      </w:hyperlink>
      <w:r>
        <w:t xml:space="preserve"> </w:t>
      </w:r>
    </w:p>
    <w:p w:rsidR="006D663D" w:rsidRDefault="006D663D">
      <w:r>
        <w:t xml:space="preserve">Register listener to receive message when “msg.to === </w:t>
      </w:r>
      <w:proofErr w:type="gramStart"/>
      <w:r>
        <w:t>url</w:t>
      </w:r>
      <w:proofErr w:type="gramEnd"/>
      <w:r>
        <w:t xml:space="preserve">”. Special </w:t>
      </w:r>
      <w:proofErr w:type="gramStart"/>
      <w:r>
        <w:t>url</w:t>
      </w:r>
      <w:proofErr w:type="gramEnd"/>
      <w:r>
        <w:t xml:space="preserve"> “*” for default listener is accepted to intercept all messages.</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Address to intercept, tha is in the message “to”</w:t>
      </w:r>
    </w:p>
    <w:p w:rsidR="006D663D" w:rsidRDefault="006D663D">
      <w:pPr>
        <w:pStyle w:val="BodyText"/>
      </w:pPr>
      <w:proofErr w:type="gramStart"/>
      <w:r>
        <w:t>listener</w:t>
      </w:r>
      <w:proofErr w:type="gramEnd"/>
      <w:r>
        <w:t xml:space="preserve"> Listener listener</w:t>
      </w:r>
    </w:p>
    <w:p w:rsidR="006D663D" w:rsidRDefault="006D663D" w:rsidP="006D663D">
      <w:pPr>
        <w:pStyle w:val="Heading4"/>
        <w:numPr>
          <w:ilvl w:val="4"/>
          <w:numId w:val="3"/>
        </w:numPr>
      </w:pPr>
      <w:bookmarkStart w:id="394" w:name="return-10"/>
      <w:bookmarkEnd w:id="394"/>
      <w:r>
        <w:t>Return:</w:t>
      </w:r>
    </w:p>
    <w:tbl>
      <w:tblPr>
        <w:tblW w:w="5000" w:type="pct"/>
        <w:tblLook w:val="04A0"/>
      </w:tblPr>
      <w:tblGrid>
        <w:gridCol w:w="3330"/>
        <w:gridCol w:w="5957"/>
      </w:tblGrid>
      <w:tr w:rsidR="006D663D">
        <w:tc>
          <w:tcPr>
            <w:tcW w:w="0" w:type="auto"/>
          </w:tcPr>
          <w:p w:rsidR="006D663D" w:rsidRDefault="006D663D">
            <w:pPr>
              <w:jc w:val="left"/>
            </w:pPr>
            <w:r>
              <w:t>MsgListener</w:t>
            </w:r>
          </w:p>
        </w:tc>
        <w:tc>
          <w:tcPr>
            <w:tcW w:w="0" w:type="auto"/>
          </w:tcPr>
          <w:p w:rsidR="006D663D" w:rsidRDefault="006D663D">
            <w:pPr>
              <w:jc w:val="left"/>
            </w:pPr>
            <w:r>
              <w:t>instance of MsgListener</w:t>
            </w:r>
          </w:p>
        </w:tc>
      </w:tr>
    </w:tbl>
    <w:p w:rsidR="006D663D" w:rsidRDefault="006D663D" w:rsidP="006D663D">
      <w:pPr>
        <w:pStyle w:val="Heading3"/>
        <w:numPr>
          <w:ilvl w:val="3"/>
          <w:numId w:val="3"/>
        </w:numPr>
        <w:pBdr>
          <w:bottom w:val="none" w:sz="0" w:space="0" w:color="auto"/>
        </w:pBdr>
      </w:pPr>
      <w:bookmarkStart w:id="395" w:name="instance-method-addResponseListener"/>
      <w:bookmarkStart w:id="396" w:name="_Toc444285967"/>
      <w:bookmarkEnd w:id="395"/>
      <w:proofErr w:type="gramStart"/>
      <w:r>
        <w:t>public</w:t>
      </w:r>
      <w:proofErr w:type="gramEnd"/>
      <w:r>
        <w:t xml:space="preserve"> addResponseListener(url: URL, msgId: </w:t>
      </w:r>
      <w:hyperlink r:id="rId271">
        <w:r>
          <w:rPr>
            <w:rStyle w:val="Hyperlink"/>
          </w:rPr>
          <w:t>number</w:t>
        </w:r>
      </w:hyperlink>
      <w:r>
        <w:t xml:space="preserve">, responseListener: </w:t>
      </w:r>
      <w:hyperlink r:id="rId272">
        <w:r>
          <w:rPr>
            <w:rStyle w:val="Hyperlink"/>
          </w:rPr>
          <w:t>Function</w:t>
        </w:r>
      </w:hyperlink>
      <w:r>
        <w:t xml:space="preserve">)  </w:t>
      </w:r>
      <w:hyperlink r:id="rId273" w:anchor="lineNumber57">
        <w:r>
          <w:rPr>
            <w:rStyle w:val="Hyperlink"/>
          </w:rPr>
          <w:t>source</w:t>
        </w:r>
        <w:bookmarkEnd w:id="396"/>
      </w:hyperlink>
      <w:r>
        <w:t xml:space="preserve"> </w:t>
      </w:r>
    </w:p>
    <w:p w:rsidR="006D663D" w:rsidRDefault="006D663D">
      <w:r>
        <w:t xml:space="preserve">Manually add a response listener. Only one listener per message ID should exist. ATENTION, there is no timeout for this listener. The listener should be removed with a </w:t>
      </w:r>
      <w:proofErr w:type="gramStart"/>
      <w:r>
        <w:t>removeResponseListener,</w:t>
      </w:r>
      <w:proofErr w:type="gramEnd"/>
      <w:r>
        <w:t xml:space="preserve"> failing to do this will result in a unreleased memory problem.</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Origin address of the message sent, “msg.from”.</w:t>
      </w:r>
    </w:p>
    <w:p w:rsidR="006D663D" w:rsidRDefault="006D663D">
      <w:pPr>
        <w:pStyle w:val="BodyText"/>
      </w:pPr>
      <w:proofErr w:type="gramStart"/>
      <w:r>
        <w:t>msgId</w:t>
      </w:r>
      <w:proofErr w:type="gramEnd"/>
      <w:r>
        <w:t xml:space="preserve"> </w:t>
      </w:r>
      <w:hyperlink r:id="rId274">
        <w:r>
          <w:rPr>
            <w:rStyle w:val="Hyperlink"/>
          </w:rPr>
          <w:t>number</w:t>
        </w:r>
      </w:hyperlink>
      <w:r>
        <w:t xml:space="preserve"> Message ID that is returned from the postMessage.</w:t>
      </w:r>
    </w:p>
    <w:p w:rsidR="006D663D" w:rsidRDefault="006D663D">
      <w:pPr>
        <w:pStyle w:val="BodyText"/>
      </w:pPr>
      <w:proofErr w:type="gramStart"/>
      <w:r>
        <w:t>responseListener</w:t>
      </w:r>
      <w:proofErr w:type="gramEnd"/>
      <w:r>
        <w:t xml:space="preserve"> </w:t>
      </w:r>
      <w:hyperlink r:id="rId275">
        <w:r>
          <w:rPr>
            <w:rStyle w:val="Hyperlink"/>
          </w:rPr>
          <w:t>Function</w:t>
        </w:r>
      </w:hyperlink>
      <w:r>
        <w:t xml:space="preserve"> Callback function for the response</w:t>
      </w:r>
    </w:p>
    <w:p w:rsidR="006D663D" w:rsidRDefault="006D663D" w:rsidP="006D663D">
      <w:pPr>
        <w:pStyle w:val="Heading3"/>
        <w:numPr>
          <w:ilvl w:val="3"/>
          <w:numId w:val="3"/>
        </w:numPr>
        <w:pBdr>
          <w:bottom w:val="none" w:sz="0" w:space="0" w:color="auto"/>
        </w:pBdr>
      </w:pPr>
      <w:bookmarkStart w:id="397" w:name="instance-method-bind"/>
      <w:bookmarkStart w:id="398" w:name="_Toc444285968"/>
      <w:bookmarkEnd w:id="397"/>
      <w:proofErr w:type="gramStart"/>
      <w:r>
        <w:t>public</w:t>
      </w:r>
      <w:proofErr w:type="gramEnd"/>
      <w:r>
        <w:t xml:space="preserve"> bind(outUrl: URL, inUrl: URL, target: </w:t>
      </w:r>
      <w:hyperlink r:id="rId276">
        <w:r>
          <w:rPr>
            <w:rStyle w:val="Hyperlink"/>
          </w:rPr>
          <w:t>MiniBus</w:t>
        </w:r>
      </w:hyperlink>
      <w:r>
        <w:t xml:space="preserve">): Bound  </w:t>
      </w:r>
      <w:hyperlink r:id="rId277" w:anchor="lineNumber85">
        <w:r>
          <w:rPr>
            <w:rStyle w:val="Hyperlink"/>
          </w:rPr>
          <w:t>source</w:t>
        </w:r>
        <w:bookmarkEnd w:id="398"/>
      </w:hyperlink>
      <w:r>
        <w:t xml:space="preserve"> </w:t>
      </w:r>
    </w:p>
    <w:p w:rsidR="006D663D" w:rsidRDefault="006D663D">
      <w:proofErr w:type="gramStart"/>
      <w:r>
        <w:t>Helper method to bind listeners (in both directions) into other MiniBus target.</w:t>
      </w:r>
      <w:proofErr w:type="gramEnd"/>
    </w:p>
    <w:p w:rsidR="006D663D" w:rsidRDefault="006D663D" w:rsidP="006D663D">
      <w:pPr>
        <w:pStyle w:val="Heading4"/>
        <w:numPr>
          <w:ilvl w:val="4"/>
          <w:numId w:val="3"/>
        </w:numPr>
      </w:pPr>
      <w:r>
        <w:t>Params:</w:t>
      </w:r>
    </w:p>
    <w:p w:rsidR="006D663D" w:rsidRDefault="006D663D">
      <w:r>
        <w:t xml:space="preserve">Name Type Attribute Description outUrl URL Outbound URL, register listener for </w:t>
      </w:r>
      <w:proofErr w:type="gramStart"/>
      <w:r>
        <w:t>url</w:t>
      </w:r>
      <w:proofErr w:type="gramEnd"/>
      <w:r>
        <w:t xml:space="preserve"> in direction “this -&gt; target”</w:t>
      </w:r>
    </w:p>
    <w:p w:rsidR="006D663D" w:rsidRDefault="006D663D">
      <w:pPr>
        <w:pStyle w:val="BodyText"/>
      </w:pPr>
      <w:proofErr w:type="gramStart"/>
      <w:r>
        <w:t>inUrl</w:t>
      </w:r>
      <w:proofErr w:type="gramEnd"/>
      <w:r>
        <w:t xml:space="preserve"> URL Inbound URL, register listener for url in direction “target -&gt; this”</w:t>
      </w:r>
    </w:p>
    <w:p w:rsidR="006D663D" w:rsidRDefault="006D663D">
      <w:pPr>
        <w:pStyle w:val="BodyText"/>
      </w:pPr>
      <w:proofErr w:type="gramStart"/>
      <w:r>
        <w:t>target</w:t>
      </w:r>
      <w:proofErr w:type="gramEnd"/>
      <w:r>
        <w:t xml:space="preserve"> </w:t>
      </w:r>
      <w:hyperlink r:id="rId278">
        <w:r>
          <w:rPr>
            <w:rStyle w:val="Hyperlink"/>
          </w:rPr>
          <w:t>MiniBus</w:t>
        </w:r>
      </w:hyperlink>
      <w:r>
        <w:t xml:space="preserve"> The other target MiniBus</w:t>
      </w:r>
    </w:p>
    <w:p w:rsidR="006D663D" w:rsidRDefault="006D663D" w:rsidP="006D663D">
      <w:pPr>
        <w:pStyle w:val="Heading4"/>
        <w:numPr>
          <w:ilvl w:val="4"/>
          <w:numId w:val="3"/>
        </w:numPr>
      </w:pPr>
      <w:bookmarkStart w:id="399" w:name="return-11"/>
      <w:bookmarkEnd w:id="399"/>
      <w:r>
        <w:t>Return:</w:t>
      </w:r>
    </w:p>
    <w:tbl>
      <w:tblPr>
        <w:tblW w:w="5000" w:type="pct"/>
        <w:tblLook w:val="04A0"/>
      </w:tblPr>
      <w:tblGrid>
        <w:gridCol w:w="806"/>
        <w:gridCol w:w="8481"/>
      </w:tblGrid>
      <w:tr w:rsidR="006D663D">
        <w:tc>
          <w:tcPr>
            <w:tcW w:w="0" w:type="auto"/>
          </w:tcPr>
          <w:p w:rsidR="006D663D" w:rsidRDefault="006D663D">
            <w:pPr>
              <w:jc w:val="left"/>
            </w:pPr>
            <w:r>
              <w:t>Bound</w:t>
            </w:r>
          </w:p>
        </w:tc>
        <w:tc>
          <w:tcPr>
            <w:tcW w:w="0" w:type="auto"/>
          </w:tcPr>
          <w:p w:rsidR="006D663D" w:rsidRDefault="006D663D">
            <w:pPr>
              <w:jc w:val="left"/>
            </w:pPr>
            <w:proofErr w:type="gramStart"/>
            <w:r>
              <w:t>an</w:t>
            </w:r>
            <w:proofErr w:type="gramEnd"/>
            <w:r>
              <w:t xml:space="preserve"> object that contains the properties [thisListener, targetListener] and the unbind method.</w:t>
            </w:r>
          </w:p>
        </w:tc>
      </w:tr>
    </w:tbl>
    <w:p w:rsidR="006D663D" w:rsidRDefault="006D663D" w:rsidP="006D663D">
      <w:pPr>
        <w:pStyle w:val="Heading3"/>
        <w:numPr>
          <w:ilvl w:val="3"/>
          <w:numId w:val="3"/>
        </w:numPr>
        <w:pBdr>
          <w:bottom w:val="none" w:sz="0" w:space="0" w:color="auto"/>
        </w:pBdr>
      </w:pPr>
      <w:bookmarkStart w:id="400" w:name="_Toc444285969"/>
      <w:proofErr w:type="gramStart"/>
      <w:r>
        <w:t>public</w:t>
      </w:r>
      <w:proofErr w:type="gramEnd"/>
      <w:r>
        <w:t xml:space="preserve"> postMessage(msg: Message, responseCallback: </w:t>
      </w:r>
      <w:hyperlink r:id="rId279">
        <w:r>
          <w:rPr>
            <w:rStyle w:val="Hyperlink"/>
          </w:rPr>
          <w:t>Function</w:t>
        </w:r>
      </w:hyperlink>
      <w:r>
        <w:t xml:space="preserve">): </w:t>
      </w:r>
      <w:hyperlink r:id="rId280">
        <w:r>
          <w:rPr>
            <w:rStyle w:val="Hyperlink"/>
          </w:rPr>
          <w:t>number</w:t>
        </w:r>
      </w:hyperlink>
      <w:r>
        <w:t xml:space="preserve">  </w:t>
      </w:r>
      <w:hyperlink r:id="rId281" w:anchor="lineNumber200">
        <w:r>
          <w:rPr>
            <w:rStyle w:val="Hyperlink"/>
          </w:rPr>
          <w:t>source</w:t>
        </w:r>
        <w:bookmarkEnd w:id="400"/>
      </w:hyperlink>
      <w:r>
        <w:t xml:space="preserve"> </w:t>
      </w:r>
    </w:p>
    <w:p w:rsidR="006D663D" w:rsidRDefault="006D663D">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6D663D" w:rsidRDefault="006D663D" w:rsidP="006D663D">
      <w:pPr>
        <w:pStyle w:val="Heading4"/>
        <w:numPr>
          <w:ilvl w:val="4"/>
          <w:numId w:val="3"/>
        </w:numPr>
      </w:pPr>
      <w:r>
        <w:lastRenderedPageBreak/>
        <w:t>Params:</w:t>
      </w:r>
    </w:p>
    <w:p w:rsidR="006D663D" w:rsidRDefault="006D663D">
      <w:proofErr w:type="gramStart"/>
      <w:r>
        <w:t>Name Type Attribute Description msg Message Message to send.</w:t>
      </w:r>
      <w:proofErr w:type="gramEnd"/>
      <w:r>
        <w:t xml:space="preserve"> Message ID is automatically added to the message.</w:t>
      </w:r>
    </w:p>
    <w:p w:rsidR="006D663D" w:rsidRDefault="006D663D">
      <w:pPr>
        <w:pStyle w:val="BodyText"/>
      </w:pPr>
      <w:proofErr w:type="gramStart"/>
      <w:r>
        <w:t>responseCallback</w:t>
      </w:r>
      <w:proofErr w:type="gramEnd"/>
      <w:r>
        <w:t xml:space="preserve"> </w:t>
      </w:r>
      <w:hyperlink r:id="rId282">
        <w:r>
          <w:rPr>
            <w:rStyle w:val="Hyperlink"/>
          </w:rPr>
          <w:t>Function</w:t>
        </w:r>
      </w:hyperlink>
      <w:r>
        <w:t xml:space="preserve"> Optional parameter, if the developer what’s automatic response management.</w:t>
      </w:r>
    </w:p>
    <w:p w:rsidR="006D663D" w:rsidRDefault="006D663D" w:rsidP="006D663D">
      <w:pPr>
        <w:pStyle w:val="Heading4"/>
        <w:numPr>
          <w:ilvl w:val="4"/>
          <w:numId w:val="3"/>
        </w:numPr>
      </w:pPr>
      <w:bookmarkStart w:id="401" w:name="return-12"/>
      <w:bookmarkEnd w:id="401"/>
      <w:r>
        <w:t>Return:</w:t>
      </w:r>
    </w:p>
    <w:tbl>
      <w:tblPr>
        <w:tblW w:w="5000" w:type="pct"/>
        <w:tblLook w:val="04A0"/>
      </w:tblPr>
      <w:tblGrid>
        <w:gridCol w:w="1642"/>
        <w:gridCol w:w="7645"/>
      </w:tblGrid>
      <w:tr w:rsidR="006D663D">
        <w:tc>
          <w:tcPr>
            <w:tcW w:w="0" w:type="auto"/>
          </w:tcPr>
          <w:p w:rsidR="006D663D" w:rsidRDefault="006D663D">
            <w:pPr>
              <w:jc w:val="left"/>
            </w:pPr>
            <w:hyperlink>
              <w:r>
                <w:rPr>
                  <w:rStyle w:val="Hyperlink"/>
                </w:rPr>
                <w:t>number</w:t>
              </w:r>
            </w:hyperlink>
            <w:r>
              <w:t>&lt;/spa n&gt;</w:t>
            </w:r>
          </w:p>
        </w:tc>
        <w:tc>
          <w:tcPr>
            <w:tcW w:w="0" w:type="auto"/>
          </w:tcPr>
          <w:p w:rsidR="006D663D" w:rsidRDefault="006D663D">
            <w:pPr>
              <w:jc w:val="left"/>
            </w:pPr>
            <w:r>
              <w:t>Returns the message ID, in case it should be needed for manual management of the response handler.</w:t>
            </w:r>
          </w:p>
        </w:tc>
      </w:tr>
    </w:tbl>
    <w:p w:rsidR="006D663D" w:rsidRDefault="006D663D" w:rsidP="006D663D">
      <w:pPr>
        <w:pStyle w:val="Heading3"/>
        <w:numPr>
          <w:ilvl w:val="3"/>
          <w:numId w:val="3"/>
        </w:numPr>
        <w:pBdr>
          <w:bottom w:val="none" w:sz="0" w:space="0" w:color="auto"/>
        </w:pBdr>
      </w:pPr>
      <w:bookmarkStart w:id="402" w:name="instance-method-removeAllListenersOf"/>
      <w:bookmarkStart w:id="403" w:name="_Toc444285970"/>
      <w:bookmarkEnd w:id="402"/>
      <w:proofErr w:type="gramStart"/>
      <w:r>
        <w:t>public</w:t>
      </w:r>
      <w:proofErr w:type="gramEnd"/>
      <w:r>
        <w:t xml:space="preserve"> removeAllListenersOf(url: URL)  </w:t>
      </w:r>
      <w:hyperlink r:id="rId283" w:anchor="lineNumber74">
        <w:r>
          <w:rPr>
            <w:rStyle w:val="Hyperlink"/>
          </w:rPr>
          <w:t>source</w:t>
        </w:r>
        <w:bookmarkEnd w:id="403"/>
      </w:hyperlink>
      <w:r>
        <w:t xml:space="preserve"> </w:t>
      </w:r>
    </w:p>
    <w:p w:rsidR="006D663D" w:rsidRDefault="006D663D">
      <w:r>
        <w:t>Remove all existent listeners for the URL</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Address registered</w:t>
      </w:r>
    </w:p>
    <w:p w:rsidR="006D663D" w:rsidRDefault="006D663D" w:rsidP="006D663D">
      <w:pPr>
        <w:pStyle w:val="Heading3"/>
        <w:numPr>
          <w:ilvl w:val="3"/>
          <w:numId w:val="3"/>
        </w:numPr>
        <w:pBdr>
          <w:bottom w:val="none" w:sz="0" w:space="0" w:color="auto"/>
        </w:pBdr>
      </w:pPr>
      <w:bookmarkStart w:id="404" w:name="instance-method-removeResponseListener"/>
      <w:bookmarkStart w:id="405" w:name="_Toc444285971"/>
      <w:bookmarkEnd w:id="404"/>
      <w:proofErr w:type="gramStart"/>
      <w:r>
        <w:t>public</w:t>
      </w:r>
      <w:proofErr w:type="gramEnd"/>
      <w:r>
        <w:t xml:space="preserve"> removeResponseListener(url: URL, msgId: </w:t>
      </w:r>
      <w:hyperlink r:id="rId284">
        <w:r>
          <w:rPr>
            <w:rStyle w:val="Hyperlink"/>
          </w:rPr>
          <w:t>number</w:t>
        </w:r>
      </w:hyperlink>
      <w:r>
        <w:t xml:space="preserve">)  </w:t>
      </w:r>
      <w:hyperlink r:id="rId285" w:anchor="lineNumber66">
        <w:r>
          <w:rPr>
            <w:rStyle w:val="Hyperlink"/>
          </w:rPr>
          <w:t>source</w:t>
        </w:r>
        <w:bookmarkEnd w:id="405"/>
      </w:hyperlink>
      <w:r>
        <w:t xml:space="preserve"> </w:t>
      </w:r>
    </w:p>
    <w:p w:rsidR="006D663D" w:rsidRDefault="006D663D">
      <w:r>
        <w:t>Remove the response listener.</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 Origin address of the message sent, “msg.from”.</w:t>
      </w:r>
    </w:p>
    <w:p w:rsidR="006D663D" w:rsidRDefault="006D663D">
      <w:pPr>
        <w:pStyle w:val="BodyText"/>
      </w:pPr>
      <w:proofErr w:type="gramStart"/>
      <w:r>
        <w:t>msgId</w:t>
      </w:r>
      <w:proofErr w:type="gramEnd"/>
      <w:r>
        <w:t xml:space="preserve"> </w:t>
      </w:r>
      <w:hyperlink r:id="rId286">
        <w:r>
          <w:rPr>
            <w:rStyle w:val="Hyperlink"/>
          </w:rPr>
          <w:t>number</w:t>
        </w:r>
      </w:hyperlink>
      <w:r>
        <w:t xml:space="preserve"> Message ID that is returned from the postMessage</w:t>
      </w:r>
    </w:p>
    <w:p w:rsidR="006D663D" w:rsidRDefault="006D663D">
      <w:pPr>
        <w:pStyle w:val="BodyText"/>
      </w:pPr>
      <w:r>
        <w:t xml:space="preserve">Generated by </w:t>
      </w:r>
      <w:hyperlink r:id="rId287">
        <w:proofErr w:type="gramStart"/>
        <w:r>
          <w:rPr>
            <w:rStyle w:val="Hyperlink"/>
          </w:rPr>
          <w:t>ESDoc(</w:t>
        </w:r>
        <w:proofErr w:type="gramEnd"/>
        <w:r>
          <w:rPr>
            <w:rStyle w:val="Hyperlink"/>
          </w:rPr>
          <w:t>0.4.5)</w:t>
        </w:r>
      </w:hyperlink>
      <w:r>
        <w:t xml:space="preserve"> </w:t>
      </w:r>
      <w:hyperlink r:id="rId288"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06" w:name="eventemitter"/>
      <w:bookmarkStart w:id="407" w:name="_Toc444285972"/>
      <w:bookmarkEnd w:id="406"/>
      <w:r>
        <w:t>EventEmitter</w:t>
      </w:r>
      <w:bookmarkEnd w:id="407"/>
    </w:p>
    <w:p w:rsidR="006D663D" w:rsidRDefault="006D663D" w:rsidP="006D663D">
      <w:pPr>
        <w:pStyle w:val="Heading4"/>
        <w:numPr>
          <w:ilvl w:val="4"/>
          <w:numId w:val="3"/>
        </w:numPr>
      </w:pPr>
      <w:bookmarkStart w:id="408" w:name="direct-subclass-1"/>
      <w:bookmarkEnd w:id="408"/>
      <w:r>
        <w:t>Direct Subclass:</w:t>
      </w:r>
    </w:p>
    <w:p w:rsidR="006D663D" w:rsidRDefault="006D663D">
      <w:hyperlink r:id="rId289">
        <w:r>
          <w:rPr>
            <w:rStyle w:val="Hyperlink"/>
          </w:rPr>
          <w:t>Registry</w:t>
        </w:r>
      </w:hyperlink>
    </w:p>
    <w:p w:rsidR="006D663D" w:rsidRDefault="006D663D">
      <w:pPr>
        <w:pStyle w:val="BodyText"/>
      </w:pPr>
      <w:proofErr w:type="gramStart"/>
      <w:r>
        <w:t>EventEmitter All classes which extends</w:t>
      </w:r>
      <w:proofErr w:type="gramEnd"/>
      <w:r>
        <w:t xml:space="preserve"> this, can have addEventListener and trigger events;</w:t>
      </w:r>
    </w:p>
    <w:p w:rsidR="006D663D" w:rsidRDefault="006D663D" w:rsidP="006D663D">
      <w:pPr>
        <w:pStyle w:val="Heading2"/>
        <w:numPr>
          <w:ilvl w:val="2"/>
          <w:numId w:val="3"/>
        </w:numPr>
        <w:pBdr>
          <w:bottom w:val="none" w:sz="0" w:space="0" w:color="auto"/>
        </w:pBdr>
      </w:pPr>
      <w:bookmarkStart w:id="409" w:name="method-summary-3"/>
      <w:bookmarkStart w:id="410" w:name="_Toc444285973"/>
      <w:bookmarkEnd w:id="409"/>
      <w:r>
        <w:t>Method Summary</w:t>
      </w:r>
      <w:bookmarkEnd w:id="410"/>
    </w:p>
    <w:p w:rsidR="006D663D" w:rsidRDefault="006D663D">
      <w:r>
        <w:t xml:space="preserve">Public Methods public </w:t>
      </w:r>
    </w:p>
    <w:p w:rsidR="006D663D" w:rsidRDefault="006D663D">
      <w:pPr>
        <w:pStyle w:val="BodyText"/>
      </w:pPr>
      <w:hyperlink r:id="rId290" w:anchor="instance-method-addEventListener">
        <w:proofErr w:type="gramStart"/>
        <w:r>
          <w:rPr>
            <w:rStyle w:val="Hyperlink"/>
          </w:rPr>
          <w:t>addEventListener</w:t>
        </w:r>
        <w:proofErr w:type="gramEnd"/>
      </w:hyperlink>
      <w:r>
        <w:t xml:space="preserve">(eventType: </w:t>
      </w:r>
      <w:hyperlink r:id="rId291">
        <w:r>
          <w:rPr>
            <w:rStyle w:val="Hyperlink"/>
          </w:rPr>
          <w:t>string</w:t>
        </w:r>
      </w:hyperlink>
      <w:r>
        <w:t xml:space="preserve">, cb: </w:t>
      </w:r>
      <w:hyperlink r:id="rId292">
        <w:r>
          <w:rPr>
            <w:rStyle w:val="Hyperlink"/>
          </w:rPr>
          <w:t>Function</w:t>
        </w:r>
      </w:hyperlink>
      <w:r>
        <w:t>)</w:t>
      </w:r>
    </w:p>
    <w:p w:rsidR="006D663D" w:rsidRDefault="006D663D">
      <w:pPr>
        <w:pStyle w:val="BodyText"/>
      </w:pPr>
      <w:proofErr w:type="gramStart"/>
      <w:r>
        <w:t>addEventListener</w:t>
      </w:r>
      <w:proofErr w:type="gramEnd"/>
      <w:r>
        <w:t xml:space="preserve"> listen for an eventType</w:t>
      </w:r>
    </w:p>
    <w:p w:rsidR="006D663D" w:rsidRDefault="006D663D">
      <w:proofErr w:type="gramStart"/>
      <w:r>
        <w:t>public</w:t>
      </w:r>
      <w:proofErr w:type="gramEnd"/>
      <w:r>
        <w:t xml:space="preserve"> </w:t>
      </w:r>
    </w:p>
    <w:p w:rsidR="006D663D" w:rsidRDefault="006D663D">
      <w:pPr>
        <w:pStyle w:val="BodyText"/>
      </w:pPr>
      <w:hyperlink r:id="rId293" w:anchor="instance-method-trigger">
        <w:proofErr w:type="gramStart"/>
        <w:r>
          <w:rPr>
            <w:rStyle w:val="Hyperlink"/>
          </w:rPr>
          <w:t>trigger</w:t>
        </w:r>
        <w:proofErr w:type="gramEnd"/>
      </w:hyperlink>
      <w:r>
        <w:t xml:space="preserve">(eventType: </w:t>
      </w:r>
      <w:hyperlink r:id="rId294">
        <w:r>
          <w:rPr>
            <w:rStyle w:val="Hyperlink"/>
          </w:rPr>
          <w:t>string</w:t>
        </w:r>
      </w:hyperlink>
      <w:r>
        <w:t xml:space="preserve">, params: </w:t>
      </w:r>
      <w:hyperlink r:id="rId295">
        <w:r>
          <w:rPr>
            <w:rStyle w:val="Hyperlink"/>
          </w:rPr>
          <w:t>object</w:t>
        </w:r>
      </w:hyperlink>
      <w:r>
        <w:t>)</w:t>
      </w:r>
    </w:p>
    <w:p w:rsidR="006D663D" w:rsidRDefault="006D663D">
      <w:pPr>
        <w:pStyle w:val="BodyText"/>
      </w:pPr>
      <w:r>
        <w:t>Invoke the eventType</w:t>
      </w:r>
    </w:p>
    <w:p w:rsidR="006D663D" w:rsidRDefault="006D663D" w:rsidP="006D663D">
      <w:pPr>
        <w:pStyle w:val="Heading2"/>
        <w:numPr>
          <w:ilvl w:val="2"/>
          <w:numId w:val="3"/>
        </w:numPr>
        <w:pBdr>
          <w:bottom w:val="none" w:sz="0" w:space="0" w:color="auto"/>
        </w:pBdr>
      </w:pPr>
      <w:bookmarkStart w:id="411" w:name="_Toc444285974"/>
      <w:r>
        <w:t>Public Methods</w:t>
      </w:r>
      <w:bookmarkEnd w:id="411"/>
    </w:p>
    <w:p w:rsidR="006D663D" w:rsidRDefault="006D663D" w:rsidP="006D663D">
      <w:pPr>
        <w:pStyle w:val="Heading3"/>
        <w:numPr>
          <w:ilvl w:val="3"/>
          <w:numId w:val="3"/>
        </w:numPr>
        <w:pBdr>
          <w:bottom w:val="none" w:sz="0" w:space="0" w:color="auto"/>
        </w:pBdr>
      </w:pPr>
      <w:bookmarkStart w:id="412" w:name="instance-method-addEventListener"/>
      <w:bookmarkStart w:id="413" w:name="_Toc444285975"/>
      <w:bookmarkEnd w:id="412"/>
      <w:proofErr w:type="gramStart"/>
      <w:r>
        <w:t>public</w:t>
      </w:r>
      <w:proofErr w:type="gramEnd"/>
      <w:r>
        <w:t xml:space="preserve"> addEventListener(eventType: </w:t>
      </w:r>
      <w:hyperlink r:id="rId296">
        <w:r>
          <w:rPr>
            <w:rStyle w:val="Hyperlink"/>
          </w:rPr>
          <w:t>string</w:t>
        </w:r>
      </w:hyperlink>
      <w:r>
        <w:t xml:space="preserve">, cb: </w:t>
      </w:r>
      <w:hyperlink r:id="rId297">
        <w:r>
          <w:rPr>
            <w:rStyle w:val="Hyperlink"/>
          </w:rPr>
          <w:t>Function</w:t>
        </w:r>
      </w:hyperlink>
      <w:r>
        <w:t xml:space="preserve">)  </w:t>
      </w:r>
      <w:hyperlink r:id="rId298" w:anchor="lineNumber12">
        <w:r>
          <w:rPr>
            <w:rStyle w:val="Hyperlink"/>
          </w:rPr>
          <w:t>source</w:t>
        </w:r>
        <w:bookmarkEnd w:id="413"/>
      </w:hyperlink>
      <w:r>
        <w:t xml:space="preserve"> </w:t>
      </w:r>
    </w:p>
    <w:p w:rsidR="006D663D" w:rsidRDefault="006D663D">
      <w:proofErr w:type="gramStart"/>
      <w:r>
        <w:t>addEventListener</w:t>
      </w:r>
      <w:proofErr w:type="gramEnd"/>
      <w:r>
        <w:t xml:space="preserve"> listen for an eventType</w:t>
      </w:r>
    </w:p>
    <w:p w:rsidR="006D663D" w:rsidRDefault="006D663D" w:rsidP="006D663D">
      <w:pPr>
        <w:pStyle w:val="Heading4"/>
        <w:numPr>
          <w:ilvl w:val="4"/>
          <w:numId w:val="3"/>
        </w:numPr>
      </w:pPr>
      <w:r>
        <w:lastRenderedPageBreak/>
        <w:t>Params:</w:t>
      </w:r>
    </w:p>
    <w:p w:rsidR="006D663D" w:rsidRDefault="006D663D">
      <w:r>
        <w:t xml:space="preserve">Name Type Attribute Description eventType </w:t>
      </w:r>
      <w:hyperlink r:id="rId299">
        <w:r>
          <w:rPr>
            <w:rStyle w:val="Hyperlink"/>
          </w:rPr>
          <w:t>string</w:t>
        </w:r>
      </w:hyperlink>
      <w:r>
        <w:t xml:space="preserve"> listening for this type of event</w:t>
      </w:r>
    </w:p>
    <w:p w:rsidR="006D663D" w:rsidRDefault="006D663D">
      <w:pPr>
        <w:pStyle w:val="BodyText"/>
      </w:pPr>
      <w:proofErr w:type="gramStart"/>
      <w:r>
        <w:t>cb</w:t>
      </w:r>
      <w:proofErr w:type="gramEnd"/>
      <w:r>
        <w:t xml:space="preserve"> </w:t>
      </w:r>
      <w:hyperlink r:id="rId300">
        <w:r>
          <w:rPr>
            <w:rStyle w:val="Hyperlink"/>
          </w:rPr>
          <w:t>Function</w:t>
        </w:r>
      </w:hyperlink>
      <w:r>
        <w:t xml:space="preserve"> callback function will be executed when the event it is invoked</w:t>
      </w:r>
    </w:p>
    <w:p w:rsidR="006D663D" w:rsidRDefault="006D663D" w:rsidP="006D663D">
      <w:pPr>
        <w:pStyle w:val="Heading3"/>
        <w:numPr>
          <w:ilvl w:val="3"/>
          <w:numId w:val="3"/>
        </w:numPr>
        <w:pBdr>
          <w:bottom w:val="none" w:sz="0" w:space="0" w:color="auto"/>
        </w:pBdr>
      </w:pPr>
      <w:bookmarkStart w:id="414" w:name="instance-method-trigger"/>
      <w:bookmarkStart w:id="415" w:name="_Toc444285976"/>
      <w:bookmarkEnd w:id="414"/>
      <w:proofErr w:type="gramStart"/>
      <w:r>
        <w:t>public</w:t>
      </w:r>
      <w:proofErr w:type="gramEnd"/>
      <w:r>
        <w:t xml:space="preserve"> trigger(eventType: </w:t>
      </w:r>
      <w:hyperlink r:id="rId301">
        <w:r>
          <w:rPr>
            <w:rStyle w:val="Hyperlink"/>
          </w:rPr>
          <w:t>string</w:t>
        </w:r>
      </w:hyperlink>
      <w:r>
        <w:t xml:space="preserve">, params: </w:t>
      </w:r>
      <w:hyperlink r:id="rId302">
        <w:r>
          <w:rPr>
            <w:rStyle w:val="Hyperlink"/>
          </w:rPr>
          <w:t>object</w:t>
        </w:r>
      </w:hyperlink>
      <w:r>
        <w:t xml:space="preserve">)  </w:t>
      </w:r>
      <w:hyperlink r:id="rId303" w:anchor="lineNumber22">
        <w:r>
          <w:rPr>
            <w:rStyle w:val="Hyperlink"/>
          </w:rPr>
          <w:t>source</w:t>
        </w:r>
        <w:bookmarkEnd w:id="415"/>
      </w:hyperlink>
      <w:r>
        <w:t xml:space="preserve"> </w:t>
      </w:r>
    </w:p>
    <w:p w:rsidR="006D663D" w:rsidRDefault="006D663D">
      <w:r>
        <w:t>Invoke the eventType</w:t>
      </w:r>
    </w:p>
    <w:p w:rsidR="006D663D" w:rsidRDefault="006D663D" w:rsidP="006D663D">
      <w:pPr>
        <w:pStyle w:val="Heading4"/>
        <w:numPr>
          <w:ilvl w:val="4"/>
          <w:numId w:val="3"/>
        </w:numPr>
      </w:pPr>
      <w:r>
        <w:t>Params:</w:t>
      </w:r>
    </w:p>
    <w:p w:rsidR="006D663D" w:rsidRDefault="006D663D">
      <w:r>
        <w:t xml:space="preserve">Name Type Attribute Description eventType </w:t>
      </w:r>
      <w:hyperlink r:id="rId304">
        <w:r>
          <w:rPr>
            <w:rStyle w:val="Hyperlink"/>
          </w:rPr>
          <w:t>string</w:t>
        </w:r>
      </w:hyperlink>
      <w:r>
        <w:t xml:space="preserve"> event will be invoked</w:t>
      </w:r>
    </w:p>
    <w:p w:rsidR="006D663D" w:rsidRDefault="006D663D">
      <w:pPr>
        <w:pStyle w:val="BodyText"/>
      </w:pPr>
      <w:proofErr w:type="gramStart"/>
      <w:r>
        <w:t>params</w:t>
      </w:r>
      <w:proofErr w:type="gramEnd"/>
      <w:r>
        <w:t xml:space="preserve"> </w:t>
      </w:r>
      <w:hyperlink r:id="rId305">
        <w:r>
          <w:rPr>
            <w:rStyle w:val="Hyperlink"/>
          </w:rPr>
          <w:t>object</w:t>
        </w:r>
      </w:hyperlink>
      <w:r>
        <w:t xml:space="preserve"> parameters will be passed to the addEventListener</w:t>
      </w:r>
    </w:p>
    <w:p w:rsidR="006D663D" w:rsidRDefault="006D663D">
      <w:pPr>
        <w:pStyle w:val="BodyText"/>
      </w:pPr>
      <w:r>
        <w:t xml:space="preserve">Generated by </w:t>
      </w:r>
      <w:hyperlink r:id="rId306">
        <w:proofErr w:type="gramStart"/>
        <w:r>
          <w:rPr>
            <w:rStyle w:val="Hyperlink"/>
          </w:rPr>
          <w:t>ESDoc(</w:t>
        </w:r>
        <w:proofErr w:type="gramEnd"/>
        <w:r>
          <w:rPr>
            <w:rStyle w:val="Hyperlink"/>
          </w:rPr>
          <w:t>0.4.5)</w:t>
        </w:r>
      </w:hyperlink>
      <w:r>
        <w:t xml:space="preserve"> </w:t>
      </w:r>
      <w:hyperlink r:id="rId307"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16" w:name="globalregistryrecord"/>
      <w:bookmarkStart w:id="417" w:name="_Toc444285977"/>
      <w:bookmarkEnd w:id="416"/>
      <w:r>
        <w:t>GlobalRegistryRecord</w:t>
      </w:r>
      <w:bookmarkEnd w:id="417"/>
    </w:p>
    <w:p w:rsidR="006D663D" w:rsidRDefault="006D663D">
      <w:proofErr w:type="gramStart"/>
      <w:r>
        <w:t>Represents the user’s information for the global registry.</w:t>
      </w:r>
      <w:proofErr w:type="gramEnd"/>
    </w:p>
    <w:p w:rsidR="006D663D" w:rsidRDefault="006D663D" w:rsidP="006D663D">
      <w:pPr>
        <w:pStyle w:val="Heading2"/>
        <w:numPr>
          <w:ilvl w:val="2"/>
          <w:numId w:val="3"/>
        </w:numPr>
        <w:pBdr>
          <w:bottom w:val="none" w:sz="0" w:space="0" w:color="auto"/>
        </w:pBdr>
      </w:pPr>
      <w:bookmarkStart w:id="418" w:name="constructor-summary-3"/>
      <w:bookmarkStart w:id="419" w:name="_Toc444285978"/>
      <w:bookmarkEnd w:id="418"/>
      <w:r>
        <w:t>Constructor Summary</w:t>
      </w:r>
      <w:bookmarkEnd w:id="419"/>
    </w:p>
    <w:p w:rsidR="006D663D" w:rsidRDefault="006D663D">
      <w:r>
        <w:t xml:space="preserve">Public Constructor public </w:t>
      </w:r>
    </w:p>
    <w:p w:rsidR="006D663D" w:rsidRDefault="006D663D">
      <w:pPr>
        <w:pStyle w:val="BodyText"/>
      </w:pPr>
      <w:hyperlink r:id="rId308" w:anchor="instance-constructor-constructor">
        <w:proofErr w:type="gramStart"/>
        <w:r>
          <w:rPr>
            <w:rStyle w:val="Hyperlink"/>
          </w:rPr>
          <w:t>constructor</w:t>
        </w:r>
        <w:proofErr w:type="gramEnd"/>
      </w:hyperlink>
    </w:p>
    <w:p w:rsidR="006D663D" w:rsidRDefault="006D663D">
      <w:pPr>
        <w:pStyle w:val="BodyText"/>
      </w:pPr>
      <w:proofErr w:type="gramStart"/>
      <w:r>
        <w:t>Constructs a new empty object.</w:t>
      </w:r>
      <w:proofErr w:type="gramEnd"/>
    </w:p>
    <w:p w:rsidR="006D663D" w:rsidRDefault="006D663D" w:rsidP="006D663D">
      <w:pPr>
        <w:pStyle w:val="Heading2"/>
        <w:numPr>
          <w:ilvl w:val="2"/>
          <w:numId w:val="3"/>
        </w:numPr>
        <w:pBdr>
          <w:bottom w:val="none" w:sz="0" w:space="0" w:color="auto"/>
        </w:pBdr>
      </w:pPr>
      <w:bookmarkStart w:id="420" w:name="member-summary-2"/>
      <w:bookmarkStart w:id="421" w:name="_Toc444285979"/>
      <w:bookmarkEnd w:id="420"/>
      <w:r>
        <w:t>Member Summary</w:t>
      </w:r>
      <w:bookmarkEnd w:id="421"/>
    </w:p>
    <w:p w:rsidR="006D663D" w:rsidRDefault="006D663D">
      <w:r>
        <w:t xml:space="preserve">Public Members public </w:t>
      </w:r>
    </w:p>
    <w:p w:rsidR="006D663D" w:rsidRDefault="006D663D">
      <w:pPr>
        <w:pStyle w:val="BodyText"/>
      </w:pPr>
      <w:hyperlink r:id="rId309" w:anchor="instance-member-userIDs">
        <w:proofErr w:type="gramStart"/>
        <w:r>
          <w:rPr>
            <w:rStyle w:val="Hyperlink"/>
          </w:rPr>
          <w:t>userIDs</w:t>
        </w:r>
        <w:proofErr w:type="gramEnd"/>
      </w:hyperlink>
      <w:r>
        <w:t>: *</w:t>
      </w:r>
    </w:p>
    <w:p w:rsidR="006D663D" w:rsidRDefault="006D663D" w:rsidP="006D663D">
      <w:pPr>
        <w:pStyle w:val="Heading2"/>
        <w:numPr>
          <w:ilvl w:val="2"/>
          <w:numId w:val="3"/>
        </w:numPr>
        <w:pBdr>
          <w:bottom w:val="none" w:sz="0" w:space="0" w:color="auto"/>
        </w:pBdr>
      </w:pPr>
      <w:bookmarkStart w:id="422" w:name="method-summary-4"/>
      <w:bookmarkStart w:id="423" w:name="_Toc444285980"/>
      <w:bookmarkEnd w:id="422"/>
      <w:r>
        <w:t>Method Summary</w:t>
      </w:r>
      <w:bookmarkEnd w:id="423"/>
    </w:p>
    <w:p w:rsidR="006D663D" w:rsidRDefault="006D663D">
      <w:r>
        <w:t xml:space="preserve">Public Methods public </w:t>
      </w:r>
    </w:p>
    <w:p w:rsidR="006D663D" w:rsidRDefault="006D663D">
      <w:pPr>
        <w:pStyle w:val="BodyText"/>
      </w:pPr>
      <w:hyperlink r:id="rId310" w:anchor="instance-method-getRecord">
        <w:proofErr w:type="gramStart"/>
        <w:r>
          <w:rPr>
            <w:rStyle w:val="Hyperlink"/>
          </w:rPr>
          <w:t>getRecord</w:t>
        </w:r>
        <w:proofErr w:type="gramEnd"/>
      </w:hyperlink>
      <w:r>
        <w:t xml:space="preserve">(): </w:t>
      </w:r>
      <w:hyperlink r:id="rId311">
        <w:r>
          <w:rPr>
            <w:rStyle w:val="Hyperlink"/>
          </w:rPr>
          <w:t>Object</w:t>
        </w:r>
      </w:hyperlink>
    </w:p>
    <w:p w:rsidR="006D663D" w:rsidRDefault="006D663D">
      <w:pPr>
        <w:pStyle w:val="BodyText"/>
      </w:pPr>
      <w:proofErr w:type="gramStart"/>
      <w:r>
        <w:t>Constructs a new object representing information about one contact.</w:t>
      </w:r>
      <w:proofErr w:type="gramEnd"/>
    </w:p>
    <w:p w:rsidR="006D663D" w:rsidRDefault="006D663D" w:rsidP="006D663D">
      <w:pPr>
        <w:pStyle w:val="Heading2"/>
        <w:numPr>
          <w:ilvl w:val="2"/>
          <w:numId w:val="3"/>
        </w:numPr>
        <w:pBdr>
          <w:bottom w:val="none" w:sz="0" w:space="0" w:color="auto"/>
        </w:pBdr>
      </w:pPr>
      <w:bookmarkStart w:id="424" w:name="_Toc444285981"/>
      <w:r>
        <w:t>Public Constructors</w:t>
      </w:r>
      <w:bookmarkEnd w:id="424"/>
    </w:p>
    <w:p w:rsidR="006D663D" w:rsidRDefault="006D663D" w:rsidP="006D663D">
      <w:pPr>
        <w:pStyle w:val="Heading3"/>
        <w:numPr>
          <w:ilvl w:val="3"/>
          <w:numId w:val="3"/>
        </w:numPr>
        <w:pBdr>
          <w:bottom w:val="none" w:sz="0" w:space="0" w:color="auto"/>
        </w:pBdr>
      </w:pPr>
      <w:bookmarkStart w:id="425" w:name="_Toc444285982"/>
      <w:proofErr w:type="gramStart"/>
      <w:r>
        <w:t>public</w:t>
      </w:r>
      <w:proofErr w:type="gramEnd"/>
      <w:r>
        <w:t xml:space="preserve"> constructor  </w:t>
      </w:r>
      <w:hyperlink r:id="rId312" w:anchor="lineNumber10">
        <w:r>
          <w:rPr>
            <w:rStyle w:val="Hyperlink"/>
          </w:rPr>
          <w:t>source</w:t>
        </w:r>
        <w:bookmarkEnd w:id="425"/>
      </w:hyperlink>
      <w:r>
        <w:t xml:space="preserve"> </w:t>
      </w:r>
    </w:p>
    <w:p w:rsidR="006D663D" w:rsidRDefault="006D663D">
      <w:proofErr w:type="gramStart"/>
      <w:r>
        <w:t>Constructs a new empty object.</w:t>
      </w:r>
      <w:proofErr w:type="gramEnd"/>
    </w:p>
    <w:p w:rsidR="006D663D" w:rsidRDefault="006D663D" w:rsidP="006D663D">
      <w:pPr>
        <w:pStyle w:val="Heading2"/>
        <w:numPr>
          <w:ilvl w:val="2"/>
          <w:numId w:val="3"/>
        </w:numPr>
        <w:pBdr>
          <w:bottom w:val="none" w:sz="0" w:space="0" w:color="auto"/>
        </w:pBdr>
      </w:pPr>
      <w:bookmarkStart w:id="426" w:name="_Toc444285983"/>
      <w:r>
        <w:t>Public Members</w:t>
      </w:r>
      <w:bookmarkEnd w:id="426"/>
    </w:p>
    <w:p w:rsidR="006D663D" w:rsidRDefault="006D663D" w:rsidP="006D663D">
      <w:pPr>
        <w:pStyle w:val="Heading3"/>
        <w:numPr>
          <w:ilvl w:val="3"/>
          <w:numId w:val="3"/>
        </w:numPr>
        <w:pBdr>
          <w:bottom w:val="none" w:sz="0" w:space="0" w:color="auto"/>
        </w:pBdr>
      </w:pPr>
      <w:bookmarkStart w:id="427" w:name="instance-member-userIDs"/>
      <w:bookmarkStart w:id="428" w:name="_Toc444285984"/>
      <w:bookmarkEnd w:id="427"/>
      <w:proofErr w:type="gramStart"/>
      <w:r>
        <w:t>public</w:t>
      </w:r>
      <w:proofErr w:type="gramEnd"/>
      <w:r>
        <w:t xml:space="preserve"> userIDs: *  </w:t>
      </w:r>
      <w:hyperlink r:id="rId313" w:anchor="lineNumber13">
        <w:r>
          <w:rPr>
            <w:rStyle w:val="Hyperlink"/>
          </w:rPr>
          <w:t>source</w:t>
        </w:r>
        <w:bookmarkEnd w:id="428"/>
      </w:hyperlink>
      <w:r>
        <w:t xml:space="preserve"> </w:t>
      </w:r>
    </w:p>
    <w:p w:rsidR="006D663D" w:rsidRDefault="006D663D" w:rsidP="006D663D">
      <w:pPr>
        <w:pStyle w:val="Heading2"/>
        <w:numPr>
          <w:ilvl w:val="2"/>
          <w:numId w:val="3"/>
        </w:numPr>
        <w:pBdr>
          <w:bottom w:val="none" w:sz="0" w:space="0" w:color="auto"/>
        </w:pBdr>
      </w:pPr>
      <w:bookmarkStart w:id="429" w:name="_Toc444285985"/>
      <w:r>
        <w:t>Public Methods</w:t>
      </w:r>
      <w:bookmarkEnd w:id="429"/>
    </w:p>
    <w:p w:rsidR="006D663D" w:rsidRDefault="006D663D" w:rsidP="006D663D">
      <w:pPr>
        <w:pStyle w:val="Heading3"/>
        <w:numPr>
          <w:ilvl w:val="3"/>
          <w:numId w:val="3"/>
        </w:numPr>
        <w:pBdr>
          <w:bottom w:val="none" w:sz="0" w:space="0" w:color="auto"/>
        </w:pBdr>
      </w:pPr>
      <w:bookmarkStart w:id="430" w:name="instance-method-getRecord"/>
      <w:bookmarkStart w:id="431" w:name="_Toc444285986"/>
      <w:bookmarkEnd w:id="430"/>
      <w:proofErr w:type="gramStart"/>
      <w:r>
        <w:t>public</w:t>
      </w:r>
      <w:proofErr w:type="gramEnd"/>
      <w:r>
        <w:t xml:space="preserve"> getRecord(): </w:t>
      </w:r>
      <w:hyperlink r:id="rId314">
        <w:r>
          <w:rPr>
            <w:rStyle w:val="Hyperlink"/>
          </w:rPr>
          <w:t>Object</w:t>
        </w:r>
      </w:hyperlink>
      <w:r>
        <w:t xml:space="preserve">  </w:t>
      </w:r>
      <w:hyperlink r:id="rId315" w:anchor="lineNumber25">
        <w:r>
          <w:rPr>
            <w:rStyle w:val="Hyperlink"/>
          </w:rPr>
          <w:t>source</w:t>
        </w:r>
        <w:bookmarkEnd w:id="431"/>
      </w:hyperlink>
      <w:r>
        <w:t xml:space="preserve"> </w:t>
      </w:r>
    </w:p>
    <w:p w:rsidR="006D663D" w:rsidRDefault="006D663D">
      <w:proofErr w:type="gramStart"/>
      <w:r>
        <w:t>Constructs a new object representing information about one contact.</w:t>
      </w:r>
      <w:proofErr w:type="gramEnd"/>
    </w:p>
    <w:p w:rsidR="006D663D" w:rsidRDefault="006D663D" w:rsidP="006D663D">
      <w:pPr>
        <w:pStyle w:val="Heading4"/>
        <w:numPr>
          <w:ilvl w:val="4"/>
          <w:numId w:val="3"/>
        </w:numPr>
      </w:pPr>
      <w:bookmarkStart w:id="432" w:name="return-13"/>
      <w:bookmarkEnd w:id="432"/>
      <w:r>
        <w:lastRenderedPageBreak/>
        <w:t>Return:</w:t>
      </w:r>
    </w:p>
    <w:tbl>
      <w:tblPr>
        <w:tblW w:w="5000" w:type="pct"/>
        <w:tblLook w:val="04A0"/>
      </w:tblPr>
      <w:tblGrid>
        <w:gridCol w:w="1807"/>
        <w:gridCol w:w="7480"/>
      </w:tblGrid>
      <w:tr w:rsidR="006D663D">
        <w:tc>
          <w:tcPr>
            <w:tcW w:w="0" w:type="auto"/>
          </w:tcPr>
          <w:p w:rsidR="006D663D" w:rsidRDefault="006D663D">
            <w:pPr>
              <w:jc w:val="left"/>
            </w:pPr>
            <w:hyperlink>
              <w:r>
                <w:rPr>
                  <w:rStyle w:val="Hyperlink"/>
                </w:rPr>
                <w:t>Object</w:t>
              </w:r>
            </w:hyperlink>
            <w:r>
              <w:t>&lt;/spa n&gt;</w:t>
            </w:r>
          </w:p>
        </w:tc>
        <w:tc>
          <w:tcPr>
            <w:tcW w:w="0" w:type="auto"/>
          </w:tcPr>
          <w:p w:rsidR="006D663D" w:rsidRDefault="006D663D">
            <w:pPr>
              <w:jc w:val="left"/>
            </w:pPr>
            <w:proofErr w:type="gramStart"/>
            <w:r>
              <w:t>object</w:t>
            </w:r>
            <w:proofErr w:type="gramEnd"/>
            <w:r>
              <w:t xml:space="preserve"> A JavaScript Object with all fields for the Global Registry Record.</w:t>
            </w:r>
          </w:p>
        </w:tc>
      </w:tr>
    </w:tbl>
    <w:p w:rsidR="006D663D" w:rsidRDefault="006D663D">
      <w:pPr>
        <w:pStyle w:val="BodyText"/>
      </w:pPr>
      <w:r>
        <w:t xml:space="preserve">Generated by </w:t>
      </w:r>
      <w:hyperlink r:id="rId316">
        <w:proofErr w:type="gramStart"/>
        <w:r>
          <w:rPr>
            <w:rStyle w:val="Hyperlink"/>
          </w:rPr>
          <w:t>ESDoc(</w:t>
        </w:r>
        <w:proofErr w:type="gramEnd"/>
        <w:r>
          <w:rPr>
            <w:rStyle w:val="Hyperlink"/>
          </w:rPr>
          <w:t>0.4.5)</w:t>
        </w:r>
      </w:hyperlink>
      <w:r>
        <w:t xml:space="preserve"> </w:t>
      </w:r>
      <w:hyperlink r:id="rId317" w:anchor="lineNumber14">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33" w:name="graphconnector"/>
      <w:bookmarkStart w:id="434" w:name="_Toc444285987"/>
      <w:bookmarkEnd w:id="433"/>
      <w:r>
        <w:t>GraphConnector</w:t>
      </w:r>
      <w:bookmarkEnd w:id="434"/>
    </w:p>
    <w:p w:rsidR="006D663D" w:rsidRDefault="006D663D">
      <w:r>
        <w:t>The Graph Connector contains the contact list/address book.</w:t>
      </w:r>
    </w:p>
    <w:p w:rsidR="006D663D" w:rsidRDefault="006D663D" w:rsidP="006D663D">
      <w:pPr>
        <w:pStyle w:val="Heading2"/>
        <w:numPr>
          <w:ilvl w:val="2"/>
          <w:numId w:val="3"/>
        </w:numPr>
        <w:pBdr>
          <w:bottom w:val="none" w:sz="0" w:space="0" w:color="auto"/>
        </w:pBdr>
      </w:pPr>
      <w:bookmarkStart w:id="435" w:name="constructor-summary-4"/>
      <w:bookmarkStart w:id="436" w:name="_Toc444285988"/>
      <w:bookmarkEnd w:id="435"/>
      <w:r>
        <w:t>Constructor Summary</w:t>
      </w:r>
      <w:bookmarkEnd w:id="436"/>
    </w:p>
    <w:p w:rsidR="006D663D" w:rsidRDefault="006D663D">
      <w:r>
        <w:t xml:space="preserve">Public Constructor public </w:t>
      </w:r>
    </w:p>
    <w:p w:rsidR="006D663D" w:rsidRDefault="006D663D">
      <w:pPr>
        <w:pStyle w:val="BodyText"/>
      </w:pPr>
      <w:hyperlink r:id="rId318" w:anchor="instance-constructor-constructor">
        <w:proofErr w:type="gramStart"/>
        <w:r>
          <w:rPr>
            <w:rStyle w:val="Hyperlink"/>
          </w:rPr>
          <w:t>constructor</w:t>
        </w:r>
        <w:proofErr w:type="gramEnd"/>
      </w:hyperlink>
      <w:r>
        <w:t xml:space="preserve">(HypertyRuntimeURL: </w:t>
      </w:r>
      <w:hyperlink r:id="rId319">
        <w:r>
          <w:rPr>
            <w:rStyle w:val="Hyperlink"/>
          </w:rPr>
          <w:t>string</w:t>
        </w:r>
      </w:hyperlink>
      <w:r>
        <w:t xml:space="preserve">, MessageBus: </w:t>
      </w:r>
      <w:hyperlink r:id="rId320" w:anchor="instance-get-messageBus">
        <w:r>
          <w:rPr>
            <w:rStyle w:val="Hyperlink"/>
          </w:rPr>
          <w:t>messageBus</w:t>
        </w:r>
      </w:hyperlink>
      <w:r>
        <w:t>)</w:t>
      </w:r>
    </w:p>
    <w:p w:rsidR="006D663D" w:rsidRDefault="006D663D">
      <w:pPr>
        <w:pStyle w:val="BodyText"/>
      </w:pPr>
      <w:proofErr w:type="gramStart"/>
      <w:r>
        <w:t>Constructs a new and empty Graph Connector.</w:t>
      </w:r>
      <w:proofErr w:type="gramEnd"/>
    </w:p>
    <w:p w:rsidR="006D663D" w:rsidRDefault="006D663D" w:rsidP="006D663D">
      <w:pPr>
        <w:pStyle w:val="Heading2"/>
        <w:numPr>
          <w:ilvl w:val="2"/>
          <w:numId w:val="3"/>
        </w:numPr>
        <w:pBdr>
          <w:bottom w:val="none" w:sz="0" w:space="0" w:color="auto"/>
        </w:pBdr>
      </w:pPr>
      <w:bookmarkStart w:id="437" w:name="member-summary-3"/>
      <w:bookmarkStart w:id="438" w:name="_Toc444285989"/>
      <w:bookmarkEnd w:id="437"/>
      <w:r>
        <w:t>Member Summary</w:t>
      </w:r>
      <w:bookmarkEnd w:id="438"/>
    </w:p>
    <w:p w:rsidR="006D663D" w:rsidRDefault="006D663D">
      <w:r>
        <w:t xml:space="preserve">Public Members public </w:t>
      </w:r>
    </w:p>
    <w:p w:rsidR="006D663D" w:rsidRDefault="006D663D">
      <w:pPr>
        <w:pStyle w:val="BodyText"/>
      </w:pPr>
      <w:hyperlink r:id="rId321" w:anchor="instance-member-contacts">
        <w:proofErr w:type="gramStart"/>
        <w:r>
          <w:rPr>
            <w:rStyle w:val="Hyperlink"/>
          </w:rPr>
          <w:t>contacts</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322" w:anchor="instance-member-contactsBloomFilter1Hop">
        <w:r>
          <w:rPr>
            <w:rStyle w:val="Hyperlink"/>
          </w:rPr>
          <w:t>contactsBloomFilter1Hop</w:t>
        </w:r>
      </w:hyperlink>
      <w:r>
        <w:t>: *</w:t>
      </w:r>
    </w:p>
    <w:p w:rsidR="006D663D" w:rsidRDefault="006D663D">
      <w:proofErr w:type="gramStart"/>
      <w:r>
        <w:t>public</w:t>
      </w:r>
      <w:proofErr w:type="gramEnd"/>
      <w:r>
        <w:t xml:space="preserve"> </w:t>
      </w:r>
    </w:p>
    <w:p w:rsidR="006D663D" w:rsidRDefault="006D663D">
      <w:pPr>
        <w:pStyle w:val="BodyText"/>
      </w:pPr>
      <w:hyperlink r:id="rId323" w:anchor="instance-member-globalRegistryRecord">
        <w:proofErr w:type="gramStart"/>
        <w:r>
          <w:rPr>
            <w:rStyle w:val="Hyperlink"/>
          </w:rPr>
          <w:t>globalRegistryRecord</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324" w:anchor="instance-member-groups">
        <w:proofErr w:type="gramStart"/>
        <w:r>
          <w:rPr>
            <w:rStyle w:val="Hyperlink"/>
          </w:rPr>
          <w:t>groups</w:t>
        </w:r>
        <w:proofErr w:type="gramEnd"/>
      </w:hyperlink>
      <w:r>
        <w:t>: *</w:t>
      </w:r>
    </w:p>
    <w:p w:rsidR="006D663D" w:rsidRDefault="006D663D">
      <w:proofErr w:type="gramStart"/>
      <w:r>
        <w:t>public</w:t>
      </w:r>
      <w:proofErr w:type="gramEnd"/>
      <w:r>
        <w:t xml:space="preserve"> </w:t>
      </w:r>
    </w:p>
    <w:p w:rsidR="006D663D" w:rsidRDefault="006D663D">
      <w:pPr>
        <w:pStyle w:val="BodyText"/>
      </w:pPr>
      <w:hyperlink r:id="rId325" w:anchor="instance-member-lastCalculationBloomFilter1Hop">
        <w:r>
          <w:rPr>
            <w:rStyle w:val="Hyperlink"/>
          </w:rPr>
          <w:t>lastCalculationBloomFilter1Hop</w:t>
        </w:r>
      </w:hyperlink>
      <w:r>
        <w:t>: *</w:t>
      </w:r>
    </w:p>
    <w:p w:rsidR="006D663D" w:rsidRDefault="006D663D">
      <w:proofErr w:type="gramStart"/>
      <w:r>
        <w:t>public</w:t>
      </w:r>
      <w:proofErr w:type="gramEnd"/>
      <w:r>
        <w:t xml:space="preserve"> get </w:t>
      </w:r>
    </w:p>
    <w:p w:rsidR="006D663D" w:rsidRDefault="006D663D">
      <w:pPr>
        <w:pStyle w:val="BodyText"/>
      </w:pPr>
      <w:hyperlink r:id="rId326" w:anchor="instance-get-messageBus">
        <w:proofErr w:type="gramStart"/>
        <w:r>
          <w:rPr>
            <w:rStyle w:val="Hyperlink"/>
          </w:rPr>
          <w:t>messageBus</w:t>
        </w:r>
        <w:proofErr w:type="gramEnd"/>
      </w:hyperlink>
      <w:r>
        <w:t xml:space="preserve">(messageBus: </w:t>
      </w:r>
      <w:hyperlink r:id="rId327">
        <w:r>
          <w:rPr>
            <w:rStyle w:val="Hyperlink"/>
          </w:rPr>
          <w:t>MessageBus</w:t>
        </w:r>
      </w:hyperlink>
      <w:r>
        <w:t>): *</w:t>
      </w:r>
    </w:p>
    <w:p w:rsidR="006D663D" w:rsidRDefault="006D663D">
      <w:pPr>
        <w:pStyle w:val="BodyText"/>
      </w:pPr>
      <w:proofErr w:type="gramStart"/>
      <w:r>
        <w:t>Returns the MessageBus.</w:t>
      </w:r>
      <w:proofErr w:type="gramEnd"/>
    </w:p>
    <w:p w:rsidR="006D663D" w:rsidRDefault="006D663D">
      <w:proofErr w:type="gramStart"/>
      <w:r>
        <w:t>public</w:t>
      </w:r>
      <w:proofErr w:type="gramEnd"/>
      <w:r>
        <w:t xml:space="preserve"> set </w:t>
      </w:r>
    </w:p>
    <w:p w:rsidR="006D663D" w:rsidRDefault="006D663D">
      <w:pPr>
        <w:pStyle w:val="BodyText"/>
      </w:pPr>
      <w:hyperlink r:id="rId328" w:anchor="instance-set-messageBus">
        <w:proofErr w:type="gramStart"/>
        <w:r>
          <w:rPr>
            <w:rStyle w:val="Hyperlink"/>
          </w:rPr>
          <w:t>messageBus</w:t>
        </w:r>
        <w:proofErr w:type="gramEnd"/>
      </w:hyperlink>
      <w:r>
        <w:t xml:space="preserve">(messageBus: </w:t>
      </w:r>
      <w:hyperlink r:id="rId329">
        <w:r>
          <w:rPr>
            <w:rStyle w:val="Hyperlink"/>
          </w:rPr>
          <w:t>MessageBus</w:t>
        </w:r>
      </w:hyperlink>
      <w:r>
        <w:t>): *</w:t>
      </w:r>
    </w:p>
    <w:p w:rsidR="006D663D" w:rsidRDefault="006D663D">
      <w:pPr>
        <w:pStyle w:val="BodyText"/>
      </w:pPr>
      <w:proofErr w:type="gramStart"/>
      <w:r>
        <w:t>Sets the MessageBus.</w:t>
      </w:r>
      <w:proofErr w:type="gramEnd"/>
    </w:p>
    <w:p w:rsidR="006D663D" w:rsidRDefault="006D663D" w:rsidP="006D663D">
      <w:pPr>
        <w:pStyle w:val="Heading2"/>
        <w:numPr>
          <w:ilvl w:val="2"/>
          <w:numId w:val="3"/>
        </w:numPr>
        <w:pBdr>
          <w:bottom w:val="none" w:sz="0" w:space="0" w:color="auto"/>
        </w:pBdr>
      </w:pPr>
      <w:bookmarkStart w:id="439" w:name="method-summary-5"/>
      <w:bookmarkStart w:id="440" w:name="_Toc444285990"/>
      <w:bookmarkEnd w:id="439"/>
      <w:r>
        <w:t>Method Summary</w:t>
      </w:r>
      <w:bookmarkEnd w:id="440"/>
    </w:p>
    <w:p w:rsidR="006D663D" w:rsidRDefault="006D663D">
      <w:r>
        <w:t xml:space="preserve">Public Methods public </w:t>
      </w:r>
    </w:p>
    <w:p w:rsidR="006D663D" w:rsidRDefault="006D663D">
      <w:pPr>
        <w:pStyle w:val="BodyText"/>
      </w:pPr>
      <w:hyperlink r:id="rId330" w:anchor="instance-method-addContact">
        <w:proofErr w:type="gramStart"/>
        <w:r>
          <w:rPr>
            <w:rStyle w:val="Hyperlink"/>
          </w:rPr>
          <w:t>addContact</w:t>
        </w:r>
        <w:proofErr w:type="gramEnd"/>
      </w:hyperlink>
      <w:r>
        <w:t xml:space="preserve">(guid: </w:t>
      </w:r>
      <w:hyperlink r:id="rId331">
        <w:r>
          <w:rPr>
            <w:rStyle w:val="Hyperlink"/>
          </w:rPr>
          <w:t>string</w:t>
        </w:r>
      </w:hyperlink>
      <w:r>
        <w:t xml:space="preserve">, firstName: </w:t>
      </w:r>
      <w:hyperlink r:id="rId332">
        <w:r>
          <w:rPr>
            <w:rStyle w:val="Hyperlink"/>
          </w:rPr>
          <w:t>string</w:t>
        </w:r>
      </w:hyperlink>
      <w:r>
        <w:t xml:space="preserve">, lastname: </w:t>
      </w:r>
      <w:hyperlink r:id="rId333">
        <w:r>
          <w:rPr>
            <w:rStyle w:val="Hyperlink"/>
          </w:rPr>
          <w:t>string</w:t>
        </w:r>
      </w:hyperlink>
      <w:r>
        <w:t>)</w:t>
      </w:r>
    </w:p>
    <w:p w:rsidR="006D663D" w:rsidRDefault="006D663D">
      <w:pPr>
        <w:pStyle w:val="BodyText"/>
      </w:pPr>
      <w:r>
        <w:t>Add a contact to the Graph Connector.</w:t>
      </w:r>
    </w:p>
    <w:p w:rsidR="006D663D" w:rsidRDefault="006D663D">
      <w:proofErr w:type="gramStart"/>
      <w:r>
        <w:t>public</w:t>
      </w:r>
      <w:proofErr w:type="gramEnd"/>
      <w:r>
        <w:t xml:space="preserve"> </w:t>
      </w:r>
    </w:p>
    <w:p w:rsidR="006D663D" w:rsidRDefault="006D663D">
      <w:pPr>
        <w:pStyle w:val="BodyText"/>
      </w:pPr>
      <w:hyperlink r:id="rId334" w:anchor="instance-method-addUserID">
        <w:proofErr w:type="gramStart"/>
        <w:r>
          <w:rPr>
            <w:rStyle w:val="Hyperlink"/>
          </w:rPr>
          <w:t>addUserID</w:t>
        </w:r>
        <w:proofErr w:type="gramEnd"/>
      </w:hyperlink>
      <w:r>
        <w:t xml:space="preserve">(userID: </w:t>
      </w:r>
      <w:hyperlink r:id="rId335">
        <w:r>
          <w:rPr>
            <w:rStyle w:val="Hyperlink"/>
          </w:rPr>
          <w:t>string</w:t>
        </w:r>
      </w:hyperlink>
      <w:r>
        <w:t>)</w:t>
      </w:r>
    </w:p>
    <w:p w:rsidR="006D663D" w:rsidRDefault="006D663D">
      <w:pPr>
        <w:pStyle w:val="BodyText"/>
      </w:pPr>
      <w:proofErr w:type="gramStart"/>
      <w:r>
        <w:t>Adds a UserID for the user.</w:t>
      </w:r>
      <w:proofErr w:type="gramEnd"/>
    </w:p>
    <w:p w:rsidR="006D663D" w:rsidRDefault="006D663D">
      <w:proofErr w:type="gramStart"/>
      <w:r>
        <w:lastRenderedPageBreak/>
        <w:t>public</w:t>
      </w:r>
      <w:proofErr w:type="gramEnd"/>
      <w:r>
        <w:t xml:space="preserve"> </w:t>
      </w:r>
    </w:p>
    <w:p w:rsidR="006D663D" w:rsidRDefault="006D663D">
      <w:pPr>
        <w:pStyle w:val="BodyText"/>
      </w:pPr>
      <w:hyperlink r:id="rId336" w:anchor="instance-method-calculateBloomFilter1Hop">
        <w:proofErr w:type="gramStart"/>
        <w:r>
          <w:rPr>
            <w:rStyle w:val="Hyperlink"/>
          </w:rPr>
          <w:t>calculateBloomFilter1Hop</w:t>
        </w:r>
        <w:proofErr w:type="gramEnd"/>
      </w:hyperlink>
      <w:r>
        <w:t>()</w:t>
      </w:r>
    </w:p>
    <w:p w:rsidR="006D663D" w:rsidRDefault="006D663D">
      <w:pPr>
        <w:pStyle w:val="BodyText"/>
      </w:pPr>
      <w:proofErr w:type="gramStart"/>
      <w:r>
        <w:t>Calculates the Bloom filter containing all non-private contacts.</w:t>
      </w:r>
      <w:proofErr w:type="gramEnd"/>
    </w:p>
    <w:p w:rsidR="006D663D" w:rsidRDefault="006D663D">
      <w:proofErr w:type="gramStart"/>
      <w:r>
        <w:t>public</w:t>
      </w:r>
      <w:proofErr w:type="gramEnd"/>
      <w:r>
        <w:t xml:space="preserve"> </w:t>
      </w:r>
    </w:p>
    <w:p w:rsidR="006D663D" w:rsidRDefault="006D663D">
      <w:pPr>
        <w:pStyle w:val="BodyText"/>
      </w:pPr>
      <w:hyperlink r:id="rId337" w:anchor="instance-method-checkGUID">
        <w:proofErr w:type="gramStart"/>
        <w:r>
          <w:rPr>
            <w:rStyle w:val="Hyperlink"/>
          </w:rPr>
          <w:t>checkGUID</w:t>
        </w:r>
        <w:proofErr w:type="gramEnd"/>
      </w:hyperlink>
      <w:r>
        <w:t xml:space="preserve">(guid: </w:t>
      </w:r>
      <w:hyperlink r:id="rId338">
        <w:r>
          <w:rPr>
            <w:rStyle w:val="Hyperlink"/>
          </w:rPr>
          <w:t>string</w:t>
        </w:r>
      </w:hyperlink>
      <w:r>
        <w:t>): array</w:t>
      </w:r>
    </w:p>
    <w:p w:rsidR="006D663D" w:rsidRDefault="006D663D">
      <w:pPr>
        <w:pStyle w:val="BodyText"/>
      </w:pPr>
      <w:r>
        <w:t>Checks, if the given GUID is known and returns a list of contacs that are direct connections as well as a list of contacts that (most likely) know the given contact.</w:t>
      </w:r>
    </w:p>
    <w:p w:rsidR="006D663D" w:rsidRDefault="006D663D">
      <w:proofErr w:type="gramStart"/>
      <w:r>
        <w:t>public</w:t>
      </w:r>
      <w:proofErr w:type="gramEnd"/>
      <w:r>
        <w:t xml:space="preserve"> </w:t>
      </w:r>
    </w:p>
    <w:p w:rsidR="006D663D" w:rsidRDefault="006D663D">
      <w:pPr>
        <w:pStyle w:val="BodyText"/>
      </w:pPr>
      <w:hyperlink r:id="rId339" w:anchor="instance-method-generateGUID">
        <w:proofErr w:type="gramStart"/>
        <w:r>
          <w:rPr>
            <w:rStyle w:val="Hyperlink"/>
          </w:rPr>
          <w:t>generateGUID</w:t>
        </w:r>
        <w:proofErr w:type="gramEnd"/>
      </w:hyperlink>
      <w:r>
        <w:t xml:space="preserve">(): </w:t>
      </w:r>
      <w:hyperlink r:id="rId340">
        <w:r>
          <w:rPr>
            <w:rStyle w:val="Hyperlink"/>
          </w:rPr>
          <w:t>string</w:t>
        </w:r>
      </w:hyperlink>
    </w:p>
    <w:p w:rsidR="006D663D" w:rsidRDefault="006D663D">
      <w:pPr>
        <w:pStyle w:val="BodyText"/>
      </w:pPr>
      <w:r>
        <w:t>Generates a GUID and returns a mnemonic from which the GUID can be re-created later.</w:t>
      </w:r>
    </w:p>
    <w:p w:rsidR="006D663D" w:rsidRDefault="006D663D">
      <w:proofErr w:type="gramStart"/>
      <w:r>
        <w:t>public</w:t>
      </w:r>
      <w:proofErr w:type="gramEnd"/>
      <w:r>
        <w:t xml:space="preserve"> </w:t>
      </w:r>
    </w:p>
    <w:p w:rsidR="006D663D" w:rsidRDefault="006D663D">
      <w:pPr>
        <w:pStyle w:val="BodyText"/>
      </w:pPr>
      <w:hyperlink r:id="rId341" w:anchor="instance-method-getContact">
        <w:proofErr w:type="gramStart"/>
        <w:r>
          <w:rPr>
            <w:rStyle w:val="Hyperlink"/>
          </w:rPr>
          <w:t>getContact</w:t>
        </w:r>
        <w:proofErr w:type="gramEnd"/>
      </w:hyperlink>
      <w:r>
        <w:t xml:space="preserve">(name: </w:t>
      </w:r>
      <w:hyperlink r:id="rId342">
        <w:r>
          <w:rPr>
            <w:rStyle w:val="Hyperlink"/>
          </w:rPr>
          <w:t>string</w:t>
        </w:r>
      </w:hyperlink>
      <w:r>
        <w:t>): array</w:t>
      </w:r>
    </w:p>
    <w:p w:rsidR="006D663D" w:rsidRDefault="006D663D">
      <w:pPr>
        <w:pStyle w:val="BodyText"/>
      </w:pPr>
      <w:proofErr w:type="gramStart"/>
      <w:r>
        <w:t>Gets contacts by name.</w:t>
      </w:r>
      <w:proofErr w:type="gramEnd"/>
    </w:p>
    <w:p w:rsidR="006D663D" w:rsidRDefault="006D663D">
      <w:proofErr w:type="gramStart"/>
      <w:r>
        <w:t>public</w:t>
      </w:r>
      <w:proofErr w:type="gramEnd"/>
      <w:r>
        <w:t xml:space="preserve"> </w:t>
      </w:r>
    </w:p>
    <w:p w:rsidR="006D663D" w:rsidRDefault="006D663D">
      <w:pPr>
        <w:pStyle w:val="BodyText"/>
      </w:pPr>
      <w:hyperlink r:id="rId343" w:anchor="instance-method-queryGlobalRegistry">
        <w:proofErr w:type="gramStart"/>
        <w:r>
          <w:rPr>
            <w:rStyle w:val="Hyperlink"/>
          </w:rPr>
          <w:t>queryGlobalRegistry</w:t>
        </w:r>
        <w:proofErr w:type="gramEnd"/>
      </w:hyperlink>
      <w:r>
        <w:t xml:space="preserve">(guid: </w:t>
      </w:r>
      <w:hyperlink r:id="rId344">
        <w:r>
          <w:rPr>
            <w:rStyle w:val="Hyperlink"/>
          </w:rPr>
          <w:t>string</w:t>
        </w:r>
      </w:hyperlink>
      <w:r>
        <w:t xml:space="preserve">): </w:t>
      </w:r>
      <w:hyperlink r:id="rId345">
        <w:r>
          <w:rPr>
            <w:rStyle w:val="Hyperlink"/>
          </w:rPr>
          <w:t>Promise</w:t>
        </w:r>
      </w:hyperlink>
    </w:p>
    <w:p w:rsidR="006D663D" w:rsidRDefault="006D663D">
      <w:pPr>
        <w:pStyle w:val="BodyText"/>
      </w:pPr>
      <w:proofErr w:type="gramStart"/>
      <w:r>
        <w:t>Queries the Global Registry for a given GUID.</w:t>
      </w:r>
      <w:proofErr w:type="gramEnd"/>
    </w:p>
    <w:p w:rsidR="006D663D" w:rsidRDefault="006D663D">
      <w:proofErr w:type="gramStart"/>
      <w:r>
        <w:t>public</w:t>
      </w:r>
      <w:proofErr w:type="gramEnd"/>
      <w:r>
        <w:t xml:space="preserve"> </w:t>
      </w:r>
    </w:p>
    <w:p w:rsidR="006D663D" w:rsidRDefault="006D663D">
      <w:pPr>
        <w:pStyle w:val="BodyText"/>
      </w:pPr>
      <w:hyperlink r:id="rId346" w:anchor="instance-method-removeContact">
        <w:proofErr w:type="gramStart"/>
        <w:r>
          <w:rPr>
            <w:rStyle w:val="Hyperlink"/>
          </w:rPr>
          <w:t>removeContact</w:t>
        </w:r>
        <w:proofErr w:type="gramEnd"/>
      </w:hyperlink>
      <w:r>
        <w:t xml:space="preserve">(guid: </w:t>
      </w:r>
      <w:hyperlink r:id="rId347">
        <w:r>
          <w:rPr>
            <w:rStyle w:val="Hyperlink"/>
          </w:rPr>
          <w:t>string</w:t>
        </w:r>
      </w:hyperlink>
      <w:r>
        <w:t>)</w:t>
      </w:r>
    </w:p>
    <w:p w:rsidR="006D663D" w:rsidRDefault="006D663D">
      <w:pPr>
        <w:pStyle w:val="BodyText"/>
      </w:pPr>
      <w:r>
        <w:t>Remove a contact from the Graph Connector.</w:t>
      </w:r>
    </w:p>
    <w:p w:rsidR="006D663D" w:rsidRDefault="006D663D">
      <w:proofErr w:type="gramStart"/>
      <w:r>
        <w:t>public</w:t>
      </w:r>
      <w:proofErr w:type="gramEnd"/>
      <w:r>
        <w:t xml:space="preserve"> </w:t>
      </w:r>
    </w:p>
    <w:p w:rsidR="006D663D" w:rsidRDefault="006D663D">
      <w:pPr>
        <w:pStyle w:val="BodyText"/>
      </w:pPr>
      <w:hyperlink r:id="rId348" w:anchor="instance-method-removeUserID">
        <w:proofErr w:type="gramStart"/>
        <w:r>
          <w:rPr>
            <w:rStyle w:val="Hyperlink"/>
          </w:rPr>
          <w:t>removeUserID</w:t>
        </w:r>
        <w:proofErr w:type="gramEnd"/>
      </w:hyperlink>
      <w:r>
        <w:t xml:space="preserve">(userID: </w:t>
      </w:r>
      <w:hyperlink r:id="rId349">
        <w:r>
          <w:rPr>
            <w:rStyle w:val="Hyperlink"/>
          </w:rPr>
          <w:t>string</w:t>
        </w:r>
      </w:hyperlink>
      <w:r>
        <w:t>)</w:t>
      </w:r>
    </w:p>
    <w:p w:rsidR="006D663D" w:rsidRDefault="006D663D">
      <w:pPr>
        <w:pStyle w:val="BodyText"/>
      </w:pPr>
      <w:proofErr w:type="gramStart"/>
      <w:r>
        <w:t>Removes a UserID for the user.</w:t>
      </w:r>
      <w:proofErr w:type="gramEnd"/>
    </w:p>
    <w:p w:rsidR="006D663D" w:rsidRDefault="006D663D">
      <w:proofErr w:type="gramStart"/>
      <w:r>
        <w:t>public</w:t>
      </w:r>
      <w:proofErr w:type="gramEnd"/>
      <w:r>
        <w:t xml:space="preserve"> </w:t>
      </w:r>
    </w:p>
    <w:p w:rsidR="006D663D" w:rsidRDefault="006D663D">
      <w:pPr>
        <w:pStyle w:val="BodyText"/>
      </w:pPr>
      <w:hyperlink r:id="rId350" w:anchor="instance-method-sendGlobalRegistryRecord">
        <w:proofErr w:type="gramStart"/>
        <w:r>
          <w:rPr>
            <w:rStyle w:val="Hyperlink"/>
          </w:rPr>
          <w:t>sendGlobalRegistryRecord</w:t>
        </w:r>
        <w:proofErr w:type="gramEnd"/>
      </w:hyperlink>
      <w:r>
        <w:t xml:space="preserve">(jwt: </w:t>
      </w:r>
      <w:hyperlink r:id="rId351">
        <w:r>
          <w:rPr>
            <w:rStyle w:val="Hyperlink"/>
          </w:rPr>
          <w:t>string</w:t>
        </w:r>
      </w:hyperlink>
      <w:r>
        <w:t>): Propmise</w:t>
      </w:r>
    </w:p>
    <w:p w:rsidR="006D663D" w:rsidRDefault="006D663D">
      <w:pPr>
        <w:pStyle w:val="BodyText"/>
      </w:pPr>
      <w:r>
        <w:t>Takes the Global Registry Record as a signed JWT and sends it to the Global Registry via the MessageBus.</w:t>
      </w:r>
    </w:p>
    <w:p w:rsidR="006D663D" w:rsidRDefault="006D663D">
      <w:proofErr w:type="gramStart"/>
      <w:r>
        <w:t>public</w:t>
      </w:r>
      <w:proofErr w:type="gramEnd"/>
      <w:r>
        <w:t xml:space="preserve"> </w:t>
      </w:r>
    </w:p>
    <w:p w:rsidR="006D663D" w:rsidRDefault="006D663D">
      <w:pPr>
        <w:pStyle w:val="BodyText"/>
      </w:pPr>
      <w:hyperlink r:id="rId352" w:anchor="instance-method-signGlobalRegistryRecord">
        <w:proofErr w:type="gramStart"/>
        <w:r>
          <w:rPr>
            <w:rStyle w:val="Hyperlink"/>
          </w:rPr>
          <w:t>signGlobalRegistryRecord</w:t>
        </w:r>
        <w:proofErr w:type="gramEnd"/>
      </w:hyperlink>
      <w:r>
        <w:t xml:space="preserve">(): </w:t>
      </w:r>
      <w:hyperlink r:id="rId353">
        <w:r>
          <w:rPr>
            <w:rStyle w:val="Hyperlink"/>
          </w:rPr>
          <w:t>string</w:t>
        </w:r>
      </w:hyperlink>
    </w:p>
    <w:p w:rsidR="006D663D" w:rsidRDefault="006D663D">
      <w:pPr>
        <w:pStyle w:val="BodyText"/>
      </w:pPr>
      <w:r>
        <w:t>SignGenerates a public/private key pair from a given mnemonic.</w:t>
      </w:r>
    </w:p>
    <w:p w:rsidR="006D663D" w:rsidRDefault="006D663D">
      <w:proofErr w:type="gramStart"/>
      <w:r>
        <w:t>public</w:t>
      </w:r>
      <w:proofErr w:type="gramEnd"/>
      <w:r>
        <w:t xml:space="preserve"> </w:t>
      </w:r>
    </w:p>
    <w:p w:rsidR="006D663D" w:rsidRDefault="006D663D">
      <w:pPr>
        <w:pStyle w:val="BodyText"/>
      </w:pPr>
      <w:hyperlink r:id="rId354" w:anchor="instance-method-useGUID">
        <w:proofErr w:type="gramStart"/>
        <w:r>
          <w:rPr>
            <w:rStyle w:val="Hyperlink"/>
          </w:rPr>
          <w:t>useGUID</w:t>
        </w:r>
        <w:proofErr w:type="gramEnd"/>
      </w:hyperlink>
      <w:r>
        <w:t xml:space="preserve">(mnemonicAndSalt: </w:t>
      </w:r>
      <w:hyperlink r:id="rId355">
        <w:r>
          <w:rPr>
            <w:rStyle w:val="Hyperlink"/>
          </w:rPr>
          <w:t>string</w:t>
        </w:r>
      </w:hyperlink>
      <w:r>
        <w:t xml:space="preserve">): </w:t>
      </w:r>
      <w:hyperlink r:id="rId356">
        <w:r>
          <w:rPr>
            <w:rStyle w:val="Hyperlink"/>
          </w:rPr>
          <w:t>Promise</w:t>
        </w:r>
      </w:hyperlink>
    </w:p>
    <w:p w:rsidR="006D663D" w:rsidRDefault="006D663D">
      <w:pPr>
        <w:pStyle w:val="BodyText"/>
      </w:pPr>
      <w:r>
        <w:t>Generates a public/private key pair from a given mnemonic (16 words).</w:t>
      </w:r>
    </w:p>
    <w:p w:rsidR="006D663D" w:rsidRDefault="006D663D" w:rsidP="006D663D">
      <w:pPr>
        <w:pStyle w:val="Heading2"/>
        <w:numPr>
          <w:ilvl w:val="2"/>
          <w:numId w:val="3"/>
        </w:numPr>
        <w:pBdr>
          <w:bottom w:val="none" w:sz="0" w:space="0" w:color="auto"/>
        </w:pBdr>
      </w:pPr>
      <w:bookmarkStart w:id="441" w:name="_Toc444285991"/>
      <w:r>
        <w:t>Public Constructors</w:t>
      </w:r>
      <w:bookmarkEnd w:id="441"/>
    </w:p>
    <w:p w:rsidR="006D663D" w:rsidRDefault="006D663D" w:rsidP="006D663D">
      <w:pPr>
        <w:pStyle w:val="Heading3"/>
        <w:numPr>
          <w:ilvl w:val="3"/>
          <w:numId w:val="3"/>
        </w:numPr>
        <w:pBdr>
          <w:bottom w:val="none" w:sz="0" w:space="0" w:color="auto"/>
        </w:pBdr>
      </w:pPr>
      <w:bookmarkStart w:id="442" w:name="_Toc444285992"/>
      <w:proofErr w:type="gramStart"/>
      <w:r>
        <w:t>public</w:t>
      </w:r>
      <w:proofErr w:type="gramEnd"/>
      <w:r>
        <w:t xml:space="preserve"> constructor(HypertyRuntimeURL: </w:t>
      </w:r>
      <w:hyperlink r:id="rId357">
        <w:r>
          <w:rPr>
            <w:rStyle w:val="Hyperlink"/>
          </w:rPr>
          <w:t>string</w:t>
        </w:r>
      </w:hyperlink>
      <w:r>
        <w:t xml:space="preserve">, MessageBus: </w:t>
      </w:r>
      <w:hyperlink r:id="rId358" w:anchor="instance-get-messageBus">
        <w:r>
          <w:rPr>
            <w:rStyle w:val="Hyperlink"/>
          </w:rPr>
          <w:t>messageBus</w:t>
        </w:r>
      </w:hyperlink>
      <w:r>
        <w:t xml:space="preserve">)  </w:t>
      </w:r>
      <w:hyperlink r:id="rId359" w:anchor="lineNumber23">
        <w:r>
          <w:rPr>
            <w:rStyle w:val="Hyperlink"/>
          </w:rPr>
          <w:t>source</w:t>
        </w:r>
        <w:bookmarkEnd w:id="442"/>
      </w:hyperlink>
      <w:r>
        <w:t xml:space="preserve"> </w:t>
      </w:r>
    </w:p>
    <w:p w:rsidR="006D663D" w:rsidRDefault="006D663D">
      <w:proofErr w:type="gramStart"/>
      <w:r>
        <w:t>Constructs a new and empty Graph Connector.</w:t>
      </w:r>
      <w:proofErr w:type="gramEnd"/>
    </w:p>
    <w:p w:rsidR="006D663D" w:rsidRDefault="006D663D" w:rsidP="006D663D">
      <w:pPr>
        <w:pStyle w:val="Heading4"/>
        <w:numPr>
          <w:ilvl w:val="4"/>
          <w:numId w:val="3"/>
        </w:numPr>
      </w:pPr>
      <w:r>
        <w:lastRenderedPageBreak/>
        <w:t>Params:</w:t>
      </w:r>
    </w:p>
    <w:p w:rsidR="006D663D" w:rsidRDefault="006D663D">
      <w:r>
        <w:t xml:space="preserve">Name Type Attribute Description HypertyRuntimeURL </w:t>
      </w:r>
      <w:hyperlink r:id="rId360">
        <w:r>
          <w:rPr>
            <w:rStyle w:val="Hyperlink"/>
          </w:rPr>
          <w:t>string</w:t>
        </w:r>
      </w:hyperlink>
      <w:r>
        <w:t xml:space="preserve"> The Hyperty Runtime URL.</w:t>
      </w:r>
    </w:p>
    <w:p w:rsidR="006D663D" w:rsidRDefault="006D663D">
      <w:pPr>
        <w:pStyle w:val="BodyText"/>
      </w:pPr>
      <w:proofErr w:type="gramStart"/>
      <w:r>
        <w:t xml:space="preserve">MessageBus </w:t>
      </w:r>
      <w:hyperlink r:id="rId361" w:anchor="instance-get-messageBus">
        <w:r>
          <w:rPr>
            <w:rStyle w:val="Hyperlink"/>
          </w:rPr>
          <w:t>messageBus</w:t>
        </w:r>
      </w:hyperlink>
      <w:r>
        <w:t xml:space="preserve"> The Message Bus.</w:t>
      </w:r>
      <w:proofErr w:type="gramEnd"/>
    </w:p>
    <w:p w:rsidR="006D663D" w:rsidRDefault="006D663D" w:rsidP="006D663D">
      <w:pPr>
        <w:pStyle w:val="Heading2"/>
        <w:numPr>
          <w:ilvl w:val="2"/>
          <w:numId w:val="3"/>
        </w:numPr>
        <w:pBdr>
          <w:bottom w:val="none" w:sz="0" w:space="0" w:color="auto"/>
        </w:pBdr>
      </w:pPr>
      <w:bookmarkStart w:id="443" w:name="_Toc444285993"/>
      <w:r>
        <w:t>Public Members</w:t>
      </w:r>
      <w:bookmarkEnd w:id="443"/>
    </w:p>
    <w:p w:rsidR="006D663D" w:rsidRDefault="006D663D" w:rsidP="006D663D">
      <w:pPr>
        <w:pStyle w:val="Heading3"/>
        <w:numPr>
          <w:ilvl w:val="3"/>
          <w:numId w:val="3"/>
        </w:numPr>
        <w:pBdr>
          <w:bottom w:val="none" w:sz="0" w:space="0" w:color="auto"/>
        </w:pBdr>
      </w:pPr>
      <w:bookmarkStart w:id="444" w:name="instance-member-contacts"/>
      <w:bookmarkStart w:id="445" w:name="_Toc444285994"/>
      <w:bookmarkEnd w:id="444"/>
      <w:proofErr w:type="gramStart"/>
      <w:r>
        <w:t>public</w:t>
      </w:r>
      <w:proofErr w:type="gramEnd"/>
      <w:r>
        <w:t xml:space="preserve"> contacts: *  </w:t>
      </w:r>
      <w:hyperlink r:id="rId362" w:anchor="lineNumber24">
        <w:r>
          <w:rPr>
            <w:rStyle w:val="Hyperlink"/>
          </w:rPr>
          <w:t>source</w:t>
        </w:r>
        <w:bookmarkEnd w:id="445"/>
      </w:hyperlink>
      <w:r>
        <w:t xml:space="preserve"> </w:t>
      </w:r>
    </w:p>
    <w:p w:rsidR="006D663D" w:rsidRDefault="006D663D" w:rsidP="006D663D">
      <w:pPr>
        <w:pStyle w:val="Heading3"/>
        <w:numPr>
          <w:ilvl w:val="3"/>
          <w:numId w:val="3"/>
        </w:numPr>
        <w:pBdr>
          <w:bottom w:val="none" w:sz="0" w:space="0" w:color="auto"/>
        </w:pBdr>
      </w:pPr>
      <w:bookmarkStart w:id="446" w:name="instance-member-contactsBloomFilter1Hop"/>
      <w:bookmarkStart w:id="447" w:name="_Toc444285995"/>
      <w:bookmarkEnd w:id="446"/>
      <w:proofErr w:type="gramStart"/>
      <w:r>
        <w:t>public</w:t>
      </w:r>
      <w:proofErr w:type="gramEnd"/>
      <w:r>
        <w:t xml:space="preserve"> contactsBloomFilter1Hop: *  </w:t>
      </w:r>
      <w:hyperlink r:id="rId363" w:anchor="lineNumber368">
        <w:r>
          <w:rPr>
            <w:rStyle w:val="Hyperlink"/>
          </w:rPr>
          <w:t>source</w:t>
        </w:r>
        <w:bookmarkEnd w:id="447"/>
      </w:hyperlink>
      <w:r>
        <w:t xml:space="preserve"> </w:t>
      </w:r>
    </w:p>
    <w:p w:rsidR="006D663D" w:rsidRDefault="006D663D" w:rsidP="006D663D">
      <w:pPr>
        <w:pStyle w:val="Heading3"/>
        <w:numPr>
          <w:ilvl w:val="3"/>
          <w:numId w:val="3"/>
        </w:numPr>
        <w:pBdr>
          <w:bottom w:val="none" w:sz="0" w:space="0" w:color="auto"/>
        </w:pBdr>
      </w:pPr>
      <w:bookmarkStart w:id="448" w:name="instance-member-globalRegistryRecord"/>
      <w:bookmarkStart w:id="449" w:name="_Toc444285996"/>
      <w:bookmarkEnd w:id="448"/>
      <w:proofErr w:type="gramStart"/>
      <w:r>
        <w:t>public</w:t>
      </w:r>
      <w:proofErr w:type="gramEnd"/>
      <w:r>
        <w:t xml:space="preserve"> globalRegistryRecord: *  </w:t>
      </w:r>
      <w:hyperlink r:id="rId364" w:anchor="lineNumber27">
        <w:r>
          <w:rPr>
            <w:rStyle w:val="Hyperlink"/>
          </w:rPr>
          <w:t>source</w:t>
        </w:r>
        <w:bookmarkEnd w:id="449"/>
      </w:hyperlink>
      <w:r>
        <w:t xml:space="preserve"> </w:t>
      </w:r>
    </w:p>
    <w:p w:rsidR="006D663D" w:rsidRDefault="006D663D" w:rsidP="006D663D">
      <w:pPr>
        <w:pStyle w:val="Heading3"/>
        <w:numPr>
          <w:ilvl w:val="3"/>
          <w:numId w:val="3"/>
        </w:numPr>
        <w:pBdr>
          <w:bottom w:val="none" w:sz="0" w:space="0" w:color="auto"/>
        </w:pBdr>
      </w:pPr>
      <w:bookmarkStart w:id="450" w:name="instance-member-groups"/>
      <w:bookmarkStart w:id="451" w:name="_Toc444285997"/>
      <w:bookmarkEnd w:id="450"/>
      <w:proofErr w:type="gramStart"/>
      <w:r>
        <w:t>public</w:t>
      </w:r>
      <w:proofErr w:type="gramEnd"/>
      <w:r>
        <w:t xml:space="preserve"> groups: *  </w:t>
      </w:r>
      <w:hyperlink r:id="rId365" w:anchor="lineNumber30">
        <w:r>
          <w:rPr>
            <w:rStyle w:val="Hyperlink"/>
          </w:rPr>
          <w:t>source</w:t>
        </w:r>
        <w:bookmarkEnd w:id="451"/>
      </w:hyperlink>
      <w:r>
        <w:t xml:space="preserve"> </w:t>
      </w:r>
    </w:p>
    <w:p w:rsidR="006D663D" w:rsidRDefault="006D663D" w:rsidP="006D663D">
      <w:pPr>
        <w:pStyle w:val="Heading3"/>
        <w:numPr>
          <w:ilvl w:val="3"/>
          <w:numId w:val="3"/>
        </w:numPr>
        <w:pBdr>
          <w:bottom w:val="none" w:sz="0" w:space="0" w:color="auto"/>
        </w:pBdr>
      </w:pPr>
      <w:bookmarkStart w:id="452" w:name="instance-member-lastCalculationBloomFilt"/>
      <w:bookmarkStart w:id="453" w:name="_Toc444285998"/>
      <w:bookmarkEnd w:id="452"/>
      <w:proofErr w:type="gramStart"/>
      <w:r>
        <w:t>public</w:t>
      </w:r>
      <w:proofErr w:type="gramEnd"/>
      <w:r>
        <w:t xml:space="preserve"> lastCalculationBloomFilter1Hop: *  </w:t>
      </w:r>
      <w:hyperlink r:id="rId366" w:anchor="lineNumber25">
        <w:r>
          <w:rPr>
            <w:rStyle w:val="Hyperlink"/>
          </w:rPr>
          <w:t>source</w:t>
        </w:r>
        <w:bookmarkEnd w:id="453"/>
      </w:hyperlink>
      <w:r>
        <w:t xml:space="preserve"> </w:t>
      </w:r>
    </w:p>
    <w:p w:rsidR="006D663D" w:rsidRDefault="006D663D" w:rsidP="006D663D">
      <w:pPr>
        <w:pStyle w:val="Heading3"/>
        <w:numPr>
          <w:ilvl w:val="3"/>
          <w:numId w:val="3"/>
        </w:numPr>
        <w:pBdr>
          <w:bottom w:val="none" w:sz="0" w:space="0" w:color="auto"/>
        </w:pBdr>
      </w:pPr>
      <w:bookmarkStart w:id="454" w:name="_Toc444285999"/>
      <w:proofErr w:type="gramStart"/>
      <w:r>
        <w:t>public</w:t>
      </w:r>
      <w:proofErr w:type="gramEnd"/>
      <w:r>
        <w:t xml:space="preserve"> get messageBus(messageBus: </w:t>
      </w:r>
      <w:hyperlink r:id="rId367">
        <w:r>
          <w:rPr>
            <w:rStyle w:val="Hyperlink"/>
          </w:rPr>
          <w:t>MessageBus</w:t>
        </w:r>
      </w:hyperlink>
      <w:r>
        <w:t xml:space="preserve">): *  </w:t>
      </w:r>
      <w:hyperlink r:id="rId368" w:anchor="lineNumber43">
        <w:r>
          <w:rPr>
            <w:rStyle w:val="Hyperlink"/>
          </w:rPr>
          <w:t>source</w:t>
        </w:r>
        <w:bookmarkEnd w:id="454"/>
      </w:hyperlink>
      <w:r>
        <w:t xml:space="preserve"> </w:t>
      </w:r>
    </w:p>
    <w:p w:rsidR="006D663D" w:rsidRDefault="006D663D">
      <w:proofErr w:type="gramStart"/>
      <w:r>
        <w:t>Returns the MessageBus.</w:t>
      </w:r>
      <w:proofErr w:type="gramEnd"/>
    </w:p>
    <w:p w:rsidR="006D663D" w:rsidRDefault="006D663D" w:rsidP="006D663D">
      <w:pPr>
        <w:pStyle w:val="Heading3"/>
        <w:numPr>
          <w:ilvl w:val="3"/>
          <w:numId w:val="3"/>
        </w:numPr>
        <w:pBdr>
          <w:bottom w:val="none" w:sz="0" w:space="0" w:color="auto"/>
        </w:pBdr>
      </w:pPr>
      <w:bookmarkStart w:id="455" w:name="_Toc444286000"/>
      <w:proofErr w:type="gramStart"/>
      <w:r>
        <w:t>public</w:t>
      </w:r>
      <w:proofErr w:type="gramEnd"/>
      <w:r>
        <w:t xml:space="preserve"> set messageBus(messageBus: </w:t>
      </w:r>
      <w:hyperlink r:id="rId369">
        <w:r>
          <w:rPr>
            <w:rStyle w:val="Hyperlink"/>
          </w:rPr>
          <w:t>MessageBus</w:t>
        </w:r>
      </w:hyperlink>
      <w:r>
        <w:t xml:space="preserve">): *  </w:t>
      </w:r>
      <w:hyperlink r:id="rId370" w:anchor="lineNumber51">
        <w:r>
          <w:rPr>
            <w:rStyle w:val="Hyperlink"/>
          </w:rPr>
          <w:t>source</w:t>
        </w:r>
        <w:bookmarkEnd w:id="455"/>
      </w:hyperlink>
      <w:r>
        <w:t xml:space="preserve"> </w:t>
      </w:r>
    </w:p>
    <w:p w:rsidR="006D663D" w:rsidRDefault="006D663D">
      <w:proofErr w:type="gramStart"/>
      <w:r>
        <w:t>Sets the MessageBus.</w:t>
      </w:r>
      <w:proofErr w:type="gramEnd"/>
    </w:p>
    <w:p w:rsidR="006D663D" w:rsidRDefault="006D663D" w:rsidP="006D663D">
      <w:pPr>
        <w:pStyle w:val="Heading2"/>
        <w:numPr>
          <w:ilvl w:val="2"/>
          <w:numId w:val="3"/>
        </w:numPr>
        <w:pBdr>
          <w:bottom w:val="none" w:sz="0" w:space="0" w:color="auto"/>
        </w:pBdr>
      </w:pPr>
      <w:bookmarkStart w:id="456" w:name="_Toc444286001"/>
      <w:r>
        <w:t>Public Methods</w:t>
      </w:r>
      <w:bookmarkEnd w:id="456"/>
    </w:p>
    <w:p w:rsidR="006D663D" w:rsidRDefault="006D663D" w:rsidP="006D663D">
      <w:pPr>
        <w:pStyle w:val="Heading3"/>
        <w:numPr>
          <w:ilvl w:val="3"/>
          <w:numId w:val="3"/>
        </w:numPr>
        <w:pBdr>
          <w:bottom w:val="none" w:sz="0" w:space="0" w:color="auto"/>
        </w:pBdr>
      </w:pPr>
      <w:bookmarkStart w:id="457" w:name="instance-method-addContact"/>
      <w:bookmarkStart w:id="458" w:name="_Toc444286002"/>
      <w:bookmarkEnd w:id="457"/>
      <w:proofErr w:type="gramStart"/>
      <w:r>
        <w:t>public</w:t>
      </w:r>
      <w:proofErr w:type="gramEnd"/>
      <w:r>
        <w:t xml:space="preserve"> addContact(guid: </w:t>
      </w:r>
      <w:hyperlink r:id="rId371">
        <w:r>
          <w:rPr>
            <w:rStyle w:val="Hyperlink"/>
          </w:rPr>
          <w:t>string</w:t>
        </w:r>
      </w:hyperlink>
      <w:r>
        <w:t xml:space="preserve">, firstName: </w:t>
      </w:r>
      <w:hyperlink r:id="rId372">
        <w:r>
          <w:rPr>
            <w:rStyle w:val="Hyperlink"/>
          </w:rPr>
          <w:t>string</w:t>
        </w:r>
      </w:hyperlink>
      <w:r>
        <w:t xml:space="preserve">, lastname: </w:t>
      </w:r>
      <w:hyperlink r:id="rId373">
        <w:r>
          <w:rPr>
            <w:rStyle w:val="Hyperlink"/>
          </w:rPr>
          <w:t>string</w:t>
        </w:r>
      </w:hyperlink>
      <w:r>
        <w:t xml:space="preserve">)  </w:t>
      </w:r>
      <w:hyperlink r:id="rId374" w:anchor="lineNumber331">
        <w:r>
          <w:rPr>
            <w:rStyle w:val="Hyperlink"/>
          </w:rPr>
          <w:t>source</w:t>
        </w:r>
        <w:bookmarkEnd w:id="458"/>
      </w:hyperlink>
      <w:r>
        <w:t xml:space="preserve"> </w:t>
      </w:r>
    </w:p>
    <w:p w:rsidR="006D663D" w:rsidRDefault="006D663D">
      <w:r>
        <w:t>Add a contact to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375">
        <w:r>
          <w:rPr>
            <w:rStyle w:val="Hyperlink"/>
          </w:rPr>
          <w:t>string</w:t>
        </w:r>
      </w:hyperlink>
      <w:r>
        <w:t xml:space="preserve"> GUID of the new contact.</w:t>
      </w:r>
    </w:p>
    <w:p w:rsidR="006D663D" w:rsidRDefault="006D663D">
      <w:pPr>
        <w:pStyle w:val="BodyText"/>
      </w:pPr>
      <w:proofErr w:type="gramStart"/>
      <w:r>
        <w:t>firstName</w:t>
      </w:r>
      <w:proofErr w:type="gramEnd"/>
      <w:r>
        <w:t xml:space="preserve"> </w:t>
      </w:r>
      <w:hyperlink r:id="rId376">
        <w:r>
          <w:rPr>
            <w:rStyle w:val="Hyperlink"/>
          </w:rPr>
          <w:t>string</w:t>
        </w:r>
      </w:hyperlink>
      <w:r>
        <w:t xml:space="preserve"> First name of the new contact.</w:t>
      </w:r>
    </w:p>
    <w:p w:rsidR="006D663D" w:rsidRDefault="006D663D">
      <w:pPr>
        <w:pStyle w:val="BodyText"/>
      </w:pPr>
      <w:proofErr w:type="gramStart"/>
      <w:r>
        <w:t>lastname</w:t>
      </w:r>
      <w:proofErr w:type="gramEnd"/>
      <w:r>
        <w:t xml:space="preserve"> </w:t>
      </w:r>
      <w:hyperlink r:id="rId377">
        <w:r>
          <w:rPr>
            <w:rStyle w:val="Hyperlink"/>
          </w:rPr>
          <w:t>string</w:t>
        </w:r>
      </w:hyperlink>
      <w:r>
        <w:t xml:space="preserve"> Last name of the new contact.</w:t>
      </w:r>
    </w:p>
    <w:p w:rsidR="006D663D" w:rsidRDefault="006D663D" w:rsidP="006D663D">
      <w:pPr>
        <w:pStyle w:val="Heading3"/>
        <w:numPr>
          <w:ilvl w:val="3"/>
          <w:numId w:val="3"/>
        </w:numPr>
        <w:pBdr>
          <w:bottom w:val="none" w:sz="0" w:space="0" w:color="auto"/>
        </w:pBdr>
      </w:pPr>
      <w:bookmarkStart w:id="459" w:name="instance-method-addUserID"/>
      <w:bookmarkStart w:id="460" w:name="_Toc444286003"/>
      <w:bookmarkEnd w:id="459"/>
      <w:proofErr w:type="gramStart"/>
      <w:r>
        <w:t>public</w:t>
      </w:r>
      <w:proofErr w:type="gramEnd"/>
      <w:r>
        <w:t xml:space="preserve"> addUserID(userID: </w:t>
      </w:r>
      <w:hyperlink r:id="rId378">
        <w:r>
          <w:rPr>
            <w:rStyle w:val="Hyperlink"/>
          </w:rPr>
          <w:t>string</w:t>
        </w:r>
      </w:hyperlink>
      <w:r>
        <w:t xml:space="preserve">)  </w:t>
      </w:r>
      <w:hyperlink r:id="rId379" w:anchor="lineNumber300">
        <w:r>
          <w:rPr>
            <w:rStyle w:val="Hyperlink"/>
          </w:rPr>
          <w:t>source</w:t>
        </w:r>
        <w:bookmarkEnd w:id="460"/>
      </w:hyperlink>
      <w:r>
        <w:t xml:space="preserve"> </w:t>
      </w:r>
    </w:p>
    <w:p w:rsidR="006D663D" w:rsidRDefault="006D663D">
      <w:proofErr w:type="gramStart"/>
      <w:r>
        <w:t>Adds a UserID for the user.</w:t>
      </w:r>
      <w:proofErr w:type="gramEnd"/>
    </w:p>
    <w:p w:rsidR="006D663D" w:rsidRDefault="006D663D" w:rsidP="006D663D">
      <w:pPr>
        <w:pStyle w:val="Heading4"/>
        <w:numPr>
          <w:ilvl w:val="4"/>
          <w:numId w:val="3"/>
        </w:numPr>
      </w:pPr>
      <w:r>
        <w:t>Params:</w:t>
      </w:r>
    </w:p>
    <w:p w:rsidR="006D663D" w:rsidRDefault="006D663D">
      <w:r>
        <w:t xml:space="preserve">Name Type Attribute Description userID </w:t>
      </w:r>
      <w:hyperlink r:id="rId380">
        <w:r>
          <w:rPr>
            <w:rStyle w:val="Hyperlink"/>
          </w:rPr>
          <w:t>string</w:t>
        </w:r>
      </w:hyperlink>
      <w:r>
        <w:t xml:space="preserve"> The UserID for a Domain Registry to add for the user.</w:t>
      </w:r>
    </w:p>
    <w:p w:rsidR="006D663D" w:rsidRDefault="006D663D" w:rsidP="006D663D">
      <w:pPr>
        <w:pStyle w:val="Heading3"/>
        <w:numPr>
          <w:ilvl w:val="3"/>
          <w:numId w:val="3"/>
        </w:numPr>
        <w:pBdr>
          <w:bottom w:val="none" w:sz="0" w:space="0" w:color="auto"/>
        </w:pBdr>
      </w:pPr>
      <w:bookmarkStart w:id="461" w:name="instance-method-calculateBloomFilter1Hop"/>
      <w:bookmarkStart w:id="462" w:name="_Toc444286004"/>
      <w:bookmarkEnd w:id="461"/>
      <w:proofErr w:type="gramStart"/>
      <w:r>
        <w:t>public</w:t>
      </w:r>
      <w:proofErr w:type="gramEnd"/>
      <w:r>
        <w:t xml:space="preserve"> calculateBloomFilter1Hop()  </w:t>
      </w:r>
      <w:hyperlink r:id="rId381" w:anchor="lineNumber358">
        <w:r>
          <w:rPr>
            <w:rStyle w:val="Hyperlink"/>
          </w:rPr>
          <w:t>source</w:t>
        </w:r>
        <w:bookmarkEnd w:id="462"/>
      </w:hyperlink>
      <w:r>
        <w:t xml:space="preserve"> </w:t>
      </w:r>
    </w:p>
    <w:p w:rsidR="006D663D" w:rsidRDefault="006D663D">
      <w:proofErr w:type="gramStart"/>
      <w:r>
        <w:t>Calculates the Bloom filter containing all non-private contacts.</w:t>
      </w:r>
      <w:proofErr w:type="gramEnd"/>
    </w:p>
    <w:p w:rsidR="006D663D" w:rsidRDefault="006D663D" w:rsidP="006D663D">
      <w:pPr>
        <w:pStyle w:val="Heading3"/>
        <w:numPr>
          <w:ilvl w:val="3"/>
          <w:numId w:val="3"/>
        </w:numPr>
        <w:pBdr>
          <w:bottom w:val="none" w:sz="0" w:space="0" w:color="auto"/>
        </w:pBdr>
      </w:pPr>
      <w:bookmarkStart w:id="463" w:name="instance-method-checkGUID"/>
      <w:bookmarkStart w:id="464" w:name="_Toc444286005"/>
      <w:bookmarkEnd w:id="463"/>
      <w:proofErr w:type="gramStart"/>
      <w:r>
        <w:t>public</w:t>
      </w:r>
      <w:proofErr w:type="gramEnd"/>
      <w:r>
        <w:t xml:space="preserve"> checkGUID(guid: </w:t>
      </w:r>
      <w:hyperlink r:id="rId382">
        <w:r>
          <w:rPr>
            <w:rStyle w:val="Hyperlink"/>
          </w:rPr>
          <w:t>string</w:t>
        </w:r>
      </w:hyperlink>
      <w:r>
        <w:t xml:space="preserve">): array  </w:t>
      </w:r>
      <w:hyperlink r:id="rId383" w:anchor="lineNumber393">
        <w:r>
          <w:rPr>
            <w:rStyle w:val="Hyperlink"/>
          </w:rPr>
          <w:t>source</w:t>
        </w:r>
        <w:bookmarkEnd w:id="464"/>
      </w:hyperlink>
      <w:r>
        <w:t xml:space="preserve"> </w:t>
      </w:r>
    </w:p>
    <w:p w:rsidR="006D663D" w:rsidRDefault="006D663D">
      <w:r>
        <w:t>Checks, if the given GUID is known and returns a list of contacs that are direct connections as well as a list of contacts that (most likely) know the given contact.</w:t>
      </w:r>
    </w:p>
    <w:p w:rsidR="006D663D" w:rsidRDefault="006D663D" w:rsidP="006D663D">
      <w:pPr>
        <w:pStyle w:val="Heading4"/>
        <w:numPr>
          <w:ilvl w:val="4"/>
          <w:numId w:val="3"/>
        </w:numPr>
      </w:pPr>
      <w:r>
        <w:t>Params:</w:t>
      </w:r>
    </w:p>
    <w:p w:rsidR="006D663D" w:rsidRDefault="006D663D">
      <w:r>
        <w:t xml:space="preserve">Name Type Attribute Description guid </w:t>
      </w:r>
      <w:hyperlink r:id="rId384">
        <w:r>
          <w:rPr>
            <w:rStyle w:val="Hyperlink"/>
          </w:rPr>
          <w:t>string</w:t>
        </w:r>
      </w:hyperlink>
      <w:r>
        <w:t xml:space="preserve"> GUID of the contact to look for.</w:t>
      </w:r>
    </w:p>
    <w:p w:rsidR="006D663D" w:rsidRDefault="006D663D" w:rsidP="006D663D">
      <w:pPr>
        <w:pStyle w:val="Heading4"/>
        <w:numPr>
          <w:ilvl w:val="4"/>
          <w:numId w:val="3"/>
        </w:numPr>
      </w:pPr>
      <w:bookmarkStart w:id="465" w:name="return-14"/>
      <w:bookmarkEnd w:id="465"/>
      <w:r>
        <w:lastRenderedPageBreak/>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proofErr w:type="gramStart"/>
            <w:r>
              <w:t>relatedContacts</w:t>
            </w:r>
            <w:proofErr w:type="gramEnd"/>
            <w:r>
              <w:t xml:space="preserve"> List of related direct contacts and of related friends-of-friends contacts.The format is: RelatedContacts&lt;Direct&lt;GraphCo nnectorContactData&gt;,FoF&lt;GraphC onnectorContactData&gt;&gt;.</w:t>
            </w:r>
          </w:p>
        </w:tc>
      </w:tr>
    </w:tbl>
    <w:p w:rsidR="006D663D" w:rsidRDefault="006D663D" w:rsidP="006D663D">
      <w:pPr>
        <w:pStyle w:val="Heading3"/>
        <w:numPr>
          <w:ilvl w:val="3"/>
          <w:numId w:val="3"/>
        </w:numPr>
        <w:pBdr>
          <w:bottom w:val="none" w:sz="0" w:space="0" w:color="auto"/>
        </w:pBdr>
      </w:pPr>
      <w:bookmarkStart w:id="466" w:name="instance-method-generateGUID"/>
      <w:bookmarkStart w:id="467" w:name="_Toc444286006"/>
      <w:bookmarkEnd w:id="466"/>
      <w:proofErr w:type="gramStart"/>
      <w:r>
        <w:t>public</w:t>
      </w:r>
      <w:proofErr w:type="gramEnd"/>
      <w:r>
        <w:t xml:space="preserve"> generateGUID(): </w:t>
      </w:r>
      <w:hyperlink r:id="rId385">
        <w:r>
          <w:rPr>
            <w:rStyle w:val="Hyperlink"/>
          </w:rPr>
          <w:t>string</w:t>
        </w:r>
      </w:hyperlink>
      <w:r>
        <w:t xml:space="preserve">  </w:t>
      </w:r>
      <w:hyperlink r:id="rId386" w:anchor="lineNumber59">
        <w:r>
          <w:rPr>
            <w:rStyle w:val="Hyperlink"/>
          </w:rPr>
          <w:t>source</w:t>
        </w:r>
        <w:bookmarkEnd w:id="467"/>
      </w:hyperlink>
      <w:r>
        <w:t xml:space="preserve"> </w:t>
      </w:r>
    </w:p>
    <w:p w:rsidR="006D663D" w:rsidRDefault="006D663D">
      <w:r>
        <w:t>Generates a GUID and returns a mnemonic from which the GUID can be re-created later.</w:t>
      </w:r>
    </w:p>
    <w:p w:rsidR="006D663D" w:rsidRDefault="006D663D" w:rsidP="006D663D">
      <w:pPr>
        <w:pStyle w:val="Heading4"/>
        <w:numPr>
          <w:ilvl w:val="4"/>
          <w:numId w:val="3"/>
        </w:numPr>
      </w:pPr>
      <w:bookmarkStart w:id="468" w:name="return-15"/>
      <w:bookmarkEnd w:id="468"/>
      <w:r>
        <w:t>Return:</w:t>
      </w:r>
    </w:p>
    <w:tbl>
      <w:tblPr>
        <w:tblW w:w="5000" w:type="pct"/>
        <w:tblLook w:val="04A0"/>
      </w:tblPr>
      <w:tblGrid>
        <w:gridCol w:w="2915"/>
        <w:gridCol w:w="6372"/>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proofErr w:type="gramStart"/>
            <w:r>
              <w:t>mnemonic</w:t>
            </w:r>
            <w:proofErr w:type="gramEnd"/>
            <w:r>
              <w:t xml:space="preserve"> A string with 16 words.</w:t>
            </w:r>
          </w:p>
        </w:tc>
      </w:tr>
    </w:tbl>
    <w:p w:rsidR="006D663D" w:rsidRDefault="006D663D" w:rsidP="006D663D">
      <w:pPr>
        <w:pStyle w:val="Heading3"/>
        <w:numPr>
          <w:ilvl w:val="3"/>
          <w:numId w:val="3"/>
        </w:numPr>
        <w:pBdr>
          <w:bottom w:val="none" w:sz="0" w:space="0" w:color="auto"/>
        </w:pBdr>
      </w:pPr>
      <w:bookmarkStart w:id="469" w:name="instance-method-getContact"/>
      <w:bookmarkStart w:id="470" w:name="_Toc444286007"/>
      <w:bookmarkEnd w:id="469"/>
      <w:proofErr w:type="gramStart"/>
      <w:r>
        <w:t>public</w:t>
      </w:r>
      <w:proofErr w:type="gramEnd"/>
      <w:r>
        <w:t xml:space="preserve"> getContact(name: </w:t>
      </w:r>
      <w:hyperlink r:id="rId387">
        <w:r>
          <w:rPr>
            <w:rStyle w:val="Hyperlink"/>
          </w:rPr>
          <w:t>string</w:t>
        </w:r>
      </w:hyperlink>
      <w:r>
        <w:t xml:space="preserve">): array  </w:t>
      </w:r>
      <w:hyperlink r:id="rId388" w:anchor="lineNumber377">
        <w:r>
          <w:rPr>
            <w:rStyle w:val="Hyperlink"/>
          </w:rPr>
          <w:t>source</w:t>
        </w:r>
        <w:bookmarkEnd w:id="470"/>
      </w:hyperlink>
      <w:r>
        <w:t xml:space="preserve"> </w:t>
      </w:r>
    </w:p>
    <w:p w:rsidR="006D663D" w:rsidRDefault="006D663D">
      <w:proofErr w:type="gramStart"/>
      <w:r>
        <w:t>Gets contacts by name.</w:t>
      </w:r>
      <w:proofErr w:type="gramEnd"/>
    </w:p>
    <w:p w:rsidR="006D663D" w:rsidRDefault="006D663D" w:rsidP="006D663D">
      <w:pPr>
        <w:pStyle w:val="Heading4"/>
        <w:numPr>
          <w:ilvl w:val="4"/>
          <w:numId w:val="3"/>
        </w:numPr>
      </w:pPr>
      <w:r>
        <w:t>Params:</w:t>
      </w:r>
    </w:p>
    <w:p w:rsidR="006D663D" w:rsidRDefault="006D663D">
      <w:r>
        <w:t xml:space="preserve">Name Type Attribute Description name </w:t>
      </w:r>
      <w:hyperlink r:id="rId389">
        <w:r>
          <w:rPr>
            <w:rStyle w:val="Hyperlink"/>
          </w:rPr>
          <w:t>string</w:t>
        </w:r>
      </w:hyperlink>
      <w:r>
        <w:t xml:space="preserve"> First or last name to look for in the contact list.</w:t>
      </w:r>
    </w:p>
    <w:p w:rsidR="006D663D" w:rsidRDefault="006D663D" w:rsidP="006D663D">
      <w:pPr>
        <w:pStyle w:val="Heading4"/>
        <w:numPr>
          <w:ilvl w:val="4"/>
          <w:numId w:val="3"/>
        </w:numPr>
      </w:pPr>
      <w:bookmarkStart w:id="471" w:name="return-16"/>
      <w:bookmarkEnd w:id="471"/>
      <w:r>
        <w:t>Return:</w:t>
      </w:r>
    </w:p>
    <w:tbl>
      <w:tblPr>
        <w:tblW w:w="5000" w:type="pct"/>
        <w:tblLook w:val="04A0"/>
      </w:tblPr>
      <w:tblGrid>
        <w:gridCol w:w="680"/>
        <w:gridCol w:w="8607"/>
      </w:tblGrid>
      <w:tr w:rsidR="006D663D">
        <w:tc>
          <w:tcPr>
            <w:tcW w:w="0" w:type="auto"/>
          </w:tcPr>
          <w:p w:rsidR="006D663D" w:rsidRDefault="006D663D">
            <w:pPr>
              <w:jc w:val="left"/>
            </w:pPr>
            <w:r>
              <w:t>array</w:t>
            </w:r>
          </w:p>
        </w:tc>
        <w:tc>
          <w:tcPr>
            <w:tcW w:w="0" w:type="auto"/>
          </w:tcPr>
          <w:p w:rsidR="006D663D" w:rsidRDefault="006D663D">
            <w:pPr>
              <w:jc w:val="left"/>
            </w:pPr>
            <w:proofErr w:type="gramStart"/>
            <w:r>
              <w:t>matchingContacts</w:t>
            </w:r>
            <w:proofErr w:type="gramEnd"/>
            <w:r>
              <w:t xml:space="preserve"> Contacts matching the given name. The format is: Contacts&lt;GraphConnectorContactDat a&gt;.</w:t>
            </w:r>
          </w:p>
        </w:tc>
      </w:tr>
    </w:tbl>
    <w:p w:rsidR="006D663D" w:rsidRDefault="006D663D" w:rsidP="006D663D">
      <w:pPr>
        <w:pStyle w:val="Heading3"/>
        <w:numPr>
          <w:ilvl w:val="3"/>
          <w:numId w:val="3"/>
        </w:numPr>
        <w:pBdr>
          <w:bottom w:val="none" w:sz="0" w:space="0" w:color="auto"/>
        </w:pBdr>
      </w:pPr>
      <w:bookmarkStart w:id="472" w:name="instance-method-queryGlobalRegistry"/>
      <w:bookmarkStart w:id="473" w:name="_Toc444286008"/>
      <w:bookmarkEnd w:id="472"/>
      <w:proofErr w:type="gramStart"/>
      <w:r>
        <w:t>public</w:t>
      </w:r>
      <w:proofErr w:type="gramEnd"/>
      <w:r>
        <w:t xml:space="preserve"> queryGlobalRegistry(guid: </w:t>
      </w:r>
      <w:hyperlink r:id="rId390">
        <w:r>
          <w:rPr>
            <w:rStyle w:val="Hyperlink"/>
          </w:rPr>
          <w:t>string</w:t>
        </w:r>
      </w:hyperlink>
      <w:r>
        <w:t xml:space="preserve">): </w:t>
      </w:r>
      <w:hyperlink r:id="rId391">
        <w:r>
          <w:rPr>
            <w:rStyle w:val="Hyperlink"/>
          </w:rPr>
          <w:t>Promise</w:t>
        </w:r>
      </w:hyperlink>
      <w:r>
        <w:t xml:space="preserve">  </w:t>
      </w:r>
      <w:hyperlink r:id="rId392" w:anchor="lineNumber254">
        <w:r>
          <w:rPr>
            <w:rStyle w:val="Hyperlink"/>
          </w:rPr>
          <w:t>source</w:t>
        </w:r>
        <w:bookmarkEnd w:id="473"/>
      </w:hyperlink>
      <w:r>
        <w:t xml:space="preserve"> </w:t>
      </w:r>
    </w:p>
    <w:p w:rsidR="006D663D" w:rsidRDefault="006D663D">
      <w:proofErr w:type="gramStart"/>
      <w:r>
        <w:t>Queries the Global Registry for a given GUID.</w:t>
      </w:r>
      <w:proofErr w:type="gramEnd"/>
      <w:r>
        <w:t xml:space="preserve"> </w:t>
      </w:r>
      <w:proofErr w:type="gramStart"/>
      <w:r>
        <w:t>Returns a Graph Connector Contact Data as a Promise.</w:t>
      </w:r>
      <w:proofErr w:type="gramEnd"/>
    </w:p>
    <w:p w:rsidR="006D663D" w:rsidRDefault="006D663D" w:rsidP="006D663D">
      <w:pPr>
        <w:pStyle w:val="Heading4"/>
        <w:numPr>
          <w:ilvl w:val="4"/>
          <w:numId w:val="3"/>
        </w:numPr>
      </w:pPr>
      <w:r>
        <w:t>Params:</w:t>
      </w:r>
    </w:p>
    <w:p w:rsidR="006D663D" w:rsidRDefault="006D663D">
      <w:r>
        <w:t xml:space="preserve">Name Type Attribute Description guid </w:t>
      </w:r>
      <w:hyperlink r:id="rId393">
        <w:r>
          <w:rPr>
            <w:rStyle w:val="Hyperlink"/>
          </w:rPr>
          <w:t>string</w:t>
        </w:r>
      </w:hyperlink>
      <w:r>
        <w:t xml:space="preserve"> The GUID to query the Global Registry for</w:t>
      </w:r>
    </w:p>
    <w:p w:rsidR="006D663D" w:rsidRDefault="006D663D" w:rsidP="006D663D">
      <w:pPr>
        <w:pStyle w:val="Heading4"/>
        <w:numPr>
          <w:ilvl w:val="4"/>
          <w:numId w:val="3"/>
        </w:numPr>
      </w:pPr>
      <w:bookmarkStart w:id="474" w:name="return-17"/>
      <w:bookmarkEnd w:id="474"/>
      <w:r>
        <w:t>Return:</w:t>
      </w:r>
    </w:p>
    <w:tbl>
      <w:tblPr>
        <w:tblW w:w="5000" w:type="pct"/>
        <w:tblLook w:val="04A0"/>
      </w:tblPr>
      <w:tblGrid>
        <w:gridCol w:w="2205"/>
        <w:gridCol w:w="7082"/>
      </w:tblGrid>
      <w:tr w:rsidR="006D663D">
        <w:tc>
          <w:tcPr>
            <w:tcW w:w="0" w:type="auto"/>
          </w:tcPr>
          <w:p w:rsidR="006D663D" w:rsidRDefault="006D663D">
            <w:pPr>
              <w:jc w:val="left"/>
            </w:pPr>
            <w:hyperlink>
              <w:r>
                <w:rPr>
                  <w:rStyle w:val="Hyperlink"/>
                </w:rPr>
                <w:t>Promise</w:t>
              </w:r>
            </w:hyperlink>
            <w:r>
              <w:t>&lt;/s pan&gt;</w:t>
            </w:r>
          </w:p>
        </w:tc>
        <w:tc>
          <w:tcPr>
            <w:tcW w:w="0" w:type="auto"/>
          </w:tcPr>
          <w:p w:rsidR="006D663D" w:rsidRDefault="006D663D">
            <w:pPr>
              <w:jc w:val="left"/>
            </w:pPr>
            <w:r>
              <w:t>Promise Graph Connector Contact Data containing UserIDs.</w:t>
            </w:r>
          </w:p>
        </w:tc>
      </w:tr>
    </w:tbl>
    <w:p w:rsidR="006D663D" w:rsidRDefault="006D663D" w:rsidP="006D663D">
      <w:pPr>
        <w:pStyle w:val="Heading3"/>
        <w:numPr>
          <w:ilvl w:val="3"/>
          <w:numId w:val="3"/>
        </w:numPr>
        <w:pBdr>
          <w:bottom w:val="none" w:sz="0" w:space="0" w:color="auto"/>
        </w:pBdr>
      </w:pPr>
      <w:bookmarkStart w:id="475" w:name="instance-method-removeContact"/>
      <w:bookmarkStart w:id="476" w:name="_Toc444286009"/>
      <w:bookmarkEnd w:id="475"/>
      <w:proofErr w:type="gramStart"/>
      <w:r>
        <w:t>public</w:t>
      </w:r>
      <w:proofErr w:type="gramEnd"/>
      <w:r>
        <w:t xml:space="preserve"> removeContact(guid: </w:t>
      </w:r>
      <w:hyperlink r:id="rId394">
        <w:r>
          <w:rPr>
            <w:rStyle w:val="Hyperlink"/>
          </w:rPr>
          <w:t>string</w:t>
        </w:r>
      </w:hyperlink>
      <w:r>
        <w:t xml:space="preserve">)  </w:t>
      </w:r>
      <w:hyperlink r:id="rId395" w:anchor="lineNumber343">
        <w:r>
          <w:rPr>
            <w:rStyle w:val="Hyperlink"/>
          </w:rPr>
          <w:t>source</w:t>
        </w:r>
        <w:bookmarkEnd w:id="476"/>
      </w:hyperlink>
      <w:r>
        <w:t xml:space="preserve"> </w:t>
      </w:r>
    </w:p>
    <w:p w:rsidR="006D663D" w:rsidRDefault="006D663D">
      <w:r>
        <w:t>Remove a contact from the Graph Connector.</w:t>
      </w:r>
    </w:p>
    <w:p w:rsidR="006D663D" w:rsidRDefault="006D663D" w:rsidP="006D663D">
      <w:pPr>
        <w:pStyle w:val="Heading4"/>
        <w:numPr>
          <w:ilvl w:val="4"/>
          <w:numId w:val="3"/>
        </w:numPr>
      </w:pPr>
      <w:r>
        <w:t>Params:</w:t>
      </w:r>
    </w:p>
    <w:p w:rsidR="006D663D" w:rsidRDefault="006D663D">
      <w:r>
        <w:t xml:space="preserve">Name Type Attribute Description guid </w:t>
      </w:r>
      <w:hyperlink r:id="rId396">
        <w:r>
          <w:rPr>
            <w:rStyle w:val="Hyperlink"/>
          </w:rPr>
          <w:t>string</w:t>
        </w:r>
      </w:hyperlink>
      <w:r>
        <w:t xml:space="preserve"> GUID of the user to be removed.</w:t>
      </w:r>
    </w:p>
    <w:p w:rsidR="006D663D" w:rsidRDefault="006D663D" w:rsidP="006D663D">
      <w:pPr>
        <w:pStyle w:val="Heading3"/>
        <w:numPr>
          <w:ilvl w:val="3"/>
          <w:numId w:val="3"/>
        </w:numPr>
        <w:pBdr>
          <w:bottom w:val="none" w:sz="0" w:space="0" w:color="auto"/>
        </w:pBdr>
      </w:pPr>
      <w:bookmarkStart w:id="477" w:name="instance-method-removeUserID"/>
      <w:bookmarkStart w:id="478" w:name="_Toc444286010"/>
      <w:bookmarkEnd w:id="477"/>
      <w:proofErr w:type="gramStart"/>
      <w:r>
        <w:t>public</w:t>
      </w:r>
      <w:proofErr w:type="gramEnd"/>
      <w:r>
        <w:t xml:space="preserve"> removeUserID(userID: </w:t>
      </w:r>
      <w:hyperlink r:id="rId397">
        <w:r>
          <w:rPr>
            <w:rStyle w:val="Hyperlink"/>
          </w:rPr>
          <w:t>string</w:t>
        </w:r>
      </w:hyperlink>
      <w:r>
        <w:t xml:space="preserve">)  </w:t>
      </w:r>
      <w:hyperlink r:id="rId398" w:anchor="lineNumber317">
        <w:r>
          <w:rPr>
            <w:rStyle w:val="Hyperlink"/>
          </w:rPr>
          <w:t>source</w:t>
        </w:r>
        <w:bookmarkEnd w:id="478"/>
      </w:hyperlink>
      <w:r>
        <w:t xml:space="preserve"> </w:t>
      </w:r>
    </w:p>
    <w:p w:rsidR="006D663D" w:rsidRDefault="006D663D">
      <w:proofErr w:type="gramStart"/>
      <w:r>
        <w:t>Removes a UserID for the user.</w:t>
      </w:r>
      <w:proofErr w:type="gramEnd"/>
    </w:p>
    <w:p w:rsidR="006D663D" w:rsidRDefault="006D663D" w:rsidP="006D663D">
      <w:pPr>
        <w:pStyle w:val="Heading4"/>
        <w:numPr>
          <w:ilvl w:val="4"/>
          <w:numId w:val="3"/>
        </w:numPr>
      </w:pPr>
      <w:r>
        <w:t>Params:</w:t>
      </w:r>
    </w:p>
    <w:p w:rsidR="006D663D" w:rsidRDefault="006D663D">
      <w:r>
        <w:t xml:space="preserve">Name Type Attribute Description userID </w:t>
      </w:r>
      <w:hyperlink r:id="rId399">
        <w:r>
          <w:rPr>
            <w:rStyle w:val="Hyperlink"/>
          </w:rPr>
          <w:t>string</w:t>
        </w:r>
      </w:hyperlink>
      <w:r>
        <w:t xml:space="preserve"> The UserID to remove.</w:t>
      </w:r>
    </w:p>
    <w:p w:rsidR="006D663D" w:rsidRDefault="006D663D" w:rsidP="006D663D">
      <w:pPr>
        <w:pStyle w:val="Heading3"/>
        <w:numPr>
          <w:ilvl w:val="3"/>
          <w:numId w:val="3"/>
        </w:numPr>
        <w:pBdr>
          <w:bottom w:val="none" w:sz="0" w:space="0" w:color="auto"/>
        </w:pBdr>
      </w:pPr>
      <w:bookmarkStart w:id="479" w:name="instance-method-sendGlobalRegistryRecord"/>
      <w:bookmarkStart w:id="480" w:name="_Toc444286011"/>
      <w:bookmarkEnd w:id="479"/>
      <w:proofErr w:type="gramStart"/>
      <w:r>
        <w:lastRenderedPageBreak/>
        <w:t>public</w:t>
      </w:r>
      <w:proofErr w:type="gramEnd"/>
      <w:r>
        <w:t xml:space="preserve"> sendGlobalRegistryRecord(jwt: </w:t>
      </w:r>
      <w:hyperlink r:id="rId400">
        <w:r>
          <w:rPr>
            <w:rStyle w:val="Hyperlink"/>
          </w:rPr>
          <w:t>string</w:t>
        </w:r>
      </w:hyperlink>
      <w:r>
        <w:t xml:space="preserve">): Propmise  </w:t>
      </w:r>
      <w:hyperlink r:id="rId401" w:anchor="lineNumber214">
        <w:r>
          <w:rPr>
            <w:rStyle w:val="Hyperlink"/>
          </w:rPr>
          <w:t>source</w:t>
        </w:r>
        <w:bookmarkEnd w:id="480"/>
      </w:hyperlink>
      <w:r>
        <w:t xml:space="preserve"> </w:t>
      </w:r>
    </w:p>
    <w:p w:rsidR="006D663D" w:rsidRDefault="006D663D">
      <w:r>
        <w:t xml:space="preserve">Takes the Global Registry Record as a signed JWT and sends it to the Global Registry via the MessageBus. </w:t>
      </w:r>
      <w:proofErr w:type="gramStart"/>
      <w:r>
        <w:t>Returns the response code of the REST-interface of the Global Registry as a Promise.</w:t>
      </w:r>
      <w:proofErr w:type="gramEnd"/>
    </w:p>
    <w:p w:rsidR="006D663D" w:rsidRDefault="006D663D" w:rsidP="006D663D">
      <w:pPr>
        <w:pStyle w:val="Heading4"/>
        <w:numPr>
          <w:ilvl w:val="4"/>
          <w:numId w:val="3"/>
        </w:numPr>
      </w:pPr>
      <w:r>
        <w:t>Params:</w:t>
      </w:r>
    </w:p>
    <w:p w:rsidR="006D663D" w:rsidRDefault="006D663D">
      <w:r>
        <w:t xml:space="preserve">Name Type Attribute Description jwt </w:t>
      </w:r>
      <w:hyperlink r:id="rId402">
        <w:r>
          <w:rPr>
            <w:rStyle w:val="Hyperlink"/>
          </w:rPr>
          <w:t>string</w:t>
        </w:r>
      </w:hyperlink>
      <w:r>
        <w:t xml:space="preserve"> The Global Registry Record as a signed JWT.</w:t>
      </w:r>
    </w:p>
    <w:p w:rsidR="006D663D" w:rsidRDefault="006D663D" w:rsidP="006D663D">
      <w:pPr>
        <w:pStyle w:val="Heading4"/>
        <w:numPr>
          <w:ilvl w:val="4"/>
          <w:numId w:val="3"/>
        </w:numPr>
      </w:pPr>
      <w:bookmarkStart w:id="481" w:name="return-18"/>
      <w:bookmarkEnd w:id="481"/>
      <w:r>
        <w:t>Return:</w:t>
      </w:r>
    </w:p>
    <w:tbl>
      <w:tblPr>
        <w:tblW w:w="5000" w:type="pct"/>
        <w:tblLook w:val="04A0"/>
      </w:tblPr>
      <w:tblGrid>
        <w:gridCol w:w="1838"/>
        <w:gridCol w:w="7449"/>
      </w:tblGrid>
      <w:tr w:rsidR="006D663D">
        <w:tc>
          <w:tcPr>
            <w:tcW w:w="0" w:type="auto"/>
          </w:tcPr>
          <w:p w:rsidR="006D663D" w:rsidRDefault="006D663D">
            <w:pPr>
              <w:jc w:val="left"/>
            </w:pPr>
            <w:r>
              <w:t>Propmise</w:t>
            </w:r>
          </w:p>
        </w:tc>
        <w:tc>
          <w:tcPr>
            <w:tcW w:w="0" w:type="auto"/>
          </w:tcPr>
          <w:p w:rsidR="006D663D" w:rsidRDefault="006D663D">
            <w:pPr>
              <w:jc w:val="left"/>
            </w:pPr>
            <w:r>
              <w:t>Promise Response Code from Global Registry.</w:t>
            </w:r>
          </w:p>
        </w:tc>
      </w:tr>
    </w:tbl>
    <w:p w:rsidR="006D663D" w:rsidRDefault="006D663D" w:rsidP="006D663D">
      <w:pPr>
        <w:pStyle w:val="Heading3"/>
        <w:numPr>
          <w:ilvl w:val="3"/>
          <w:numId w:val="3"/>
        </w:numPr>
        <w:pBdr>
          <w:bottom w:val="none" w:sz="0" w:space="0" w:color="auto"/>
        </w:pBdr>
      </w:pPr>
      <w:bookmarkStart w:id="482" w:name="instance-method-signGlobalRegistryRecord"/>
      <w:bookmarkStart w:id="483" w:name="_Toc444286012"/>
      <w:bookmarkEnd w:id="482"/>
      <w:proofErr w:type="gramStart"/>
      <w:r>
        <w:t>public</w:t>
      </w:r>
      <w:proofErr w:type="gramEnd"/>
      <w:r>
        <w:t xml:space="preserve"> signGlobalRegistryRecord(): </w:t>
      </w:r>
      <w:hyperlink r:id="rId403">
        <w:r>
          <w:rPr>
            <w:rStyle w:val="Hyperlink"/>
          </w:rPr>
          <w:t>string</w:t>
        </w:r>
      </w:hyperlink>
      <w:r>
        <w:t xml:space="preserve">  </w:t>
      </w:r>
      <w:hyperlink r:id="rId404" w:anchor="lineNumber198">
        <w:r>
          <w:rPr>
            <w:rStyle w:val="Hyperlink"/>
          </w:rPr>
          <w:t>source</w:t>
        </w:r>
        <w:bookmarkEnd w:id="483"/>
      </w:hyperlink>
      <w:r>
        <w:t xml:space="preserve"> </w:t>
      </w:r>
    </w:p>
    <w:p w:rsidR="006D663D" w:rsidRDefault="006D663D">
      <w:r>
        <w:t>SignGenerates a public/private key pair from a given mnemonic.</w:t>
      </w:r>
    </w:p>
    <w:p w:rsidR="006D663D" w:rsidRDefault="006D663D" w:rsidP="006D663D">
      <w:pPr>
        <w:pStyle w:val="Heading4"/>
        <w:numPr>
          <w:ilvl w:val="4"/>
          <w:numId w:val="3"/>
        </w:numPr>
      </w:pPr>
      <w:bookmarkStart w:id="484" w:name="return-19"/>
      <w:bookmarkEnd w:id="484"/>
      <w:r>
        <w:t>Return:</w:t>
      </w:r>
    </w:p>
    <w:tbl>
      <w:tblPr>
        <w:tblW w:w="5000" w:type="pct"/>
        <w:tblLook w:val="04A0"/>
      </w:tblPr>
      <w:tblGrid>
        <w:gridCol w:w="2022"/>
        <w:gridCol w:w="7265"/>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r>
              <w:t>JWT JSON Web Token ready to commit to Global Registry.</w:t>
            </w:r>
          </w:p>
        </w:tc>
      </w:tr>
    </w:tbl>
    <w:p w:rsidR="006D663D" w:rsidRDefault="006D663D" w:rsidP="006D663D">
      <w:pPr>
        <w:pStyle w:val="Heading3"/>
        <w:numPr>
          <w:ilvl w:val="3"/>
          <w:numId w:val="3"/>
        </w:numPr>
        <w:pBdr>
          <w:bottom w:val="none" w:sz="0" w:space="0" w:color="auto"/>
        </w:pBdr>
      </w:pPr>
      <w:bookmarkStart w:id="485" w:name="instance-method-useGUID"/>
      <w:bookmarkStart w:id="486" w:name="_Toc444286013"/>
      <w:bookmarkEnd w:id="485"/>
      <w:proofErr w:type="gramStart"/>
      <w:r>
        <w:t>public</w:t>
      </w:r>
      <w:proofErr w:type="gramEnd"/>
      <w:r>
        <w:t xml:space="preserve"> useGUID(mnemonicAndSalt: </w:t>
      </w:r>
      <w:hyperlink r:id="rId405">
        <w:r>
          <w:rPr>
            <w:rStyle w:val="Hyperlink"/>
          </w:rPr>
          <w:t>string</w:t>
        </w:r>
      </w:hyperlink>
      <w:r>
        <w:t xml:space="preserve">): </w:t>
      </w:r>
      <w:hyperlink r:id="rId406">
        <w:r>
          <w:rPr>
            <w:rStyle w:val="Hyperlink"/>
          </w:rPr>
          <w:t>Promise</w:t>
        </w:r>
      </w:hyperlink>
      <w:r>
        <w:t xml:space="preserve">  </w:t>
      </w:r>
      <w:hyperlink r:id="rId407" w:anchor="lineNumber92">
        <w:r>
          <w:rPr>
            <w:rStyle w:val="Hyperlink"/>
          </w:rPr>
          <w:t>source</w:t>
        </w:r>
        <w:bookmarkEnd w:id="486"/>
      </w:hyperlink>
      <w:r>
        <w:t xml:space="preserve"> </w:t>
      </w:r>
    </w:p>
    <w:p w:rsidR="006D663D" w:rsidRDefault="006D663D">
      <w:r>
        <w:t xml:space="preserve">Generates a public/private key pair from a given mnemonic (16 words). </w:t>
      </w:r>
      <w:proofErr w:type="gramStart"/>
      <w:r>
        <w:t>Expects a string containing 16 words seperated by single spaces.</w:t>
      </w:r>
      <w:proofErr w:type="gramEnd"/>
      <w:r>
        <w:t xml:space="preserve"> </w:t>
      </w:r>
      <w:proofErr w:type="gramStart"/>
      <w:r>
        <w:t>Retrieves data from the Global Registry.</w:t>
      </w:r>
      <w:proofErr w:type="gramEnd"/>
    </w:p>
    <w:p w:rsidR="006D663D" w:rsidRDefault="006D663D" w:rsidP="006D663D">
      <w:pPr>
        <w:pStyle w:val="Heading4"/>
        <w:numPr>
          <w:ilvl w:val="4"/>
          <w:numId w:val="3"/>
        </w:numPr>
      </w:pPr>
      <w:r>
        <w:t>Params:</w:t>
      </w:r>
    </w:p>
    <w:p w:rsidR="006D663D" w:rsidRDefault="006D663D">
      <w:r>
        <w:t xml:space="preserve">Name Type Attribute Description mnemonicAndSalt </w:t>
      </w:r>
      <w:hyperlink r:id="rId408">
        <w:r>
          <w:rPr>
            <w:rStyle w:val="Hyperlink"/>
          </w:rPr>
          <w:t>string</w:t>
        </w:r>
      </w:hyperlink>
      <w:r>
        <w:t xml:space="preserve"> </w:t>
      </w:r>
      <w:proofErr w:type="gramStart"/>
      <w:r>
        <w:t>A</w:t>
      </w:r>
      <w:proofErr w:type="gramEnd"/>
      <w:r>
        <w:t xml:space="preserve"> string of 16 words.</w:t>
      </w:r>
    </w:p>
    <w:p w:rsidR="006D663D" w:rsidRDefault="006D663D" w:rsidP="006D663D">
      <w:pPr>
        <w:pStyle w:val="Heading4"/>
        <w:numPr>
          <w:ilvl w:val="4"/>
          <w:numId w:val="3"/>
        </w:numPr>
      </w:pPr>
      <w:bookmarkStart w:id="487" w:name="return-20"/>
      <w:bookmarkEnd w:id="487"/>
      <w:r>
        <w:t>Return:</w:t>
      </w:r>
    </w:p>
    <w:tbl>
      <w:tblPr>
        <w:tblW w:w="5000" w:type="pct"/>
        <w:tblLook w:val="04A0"/>
      </w:tblPr>
      <w:tblGrid>
        <w:gridCol w:w="3333"/>
        <w:gridCol w:w="5954"/>
      </w:tblGrid>
      <w:tr w:rsidR="006D663D">
        <w:tc>
          <w:tcPr>
            <w:tcW w:w="0" w:type="auto"/>
          </w:tcPr>
          <w:p w:rsidR="006D663D" w:rsidRDefault="006D663D">
            <w:pPr>
              <w:jc w:val="left"/>
            </w:pPr>
            <w:hyperlink>
              <w:r>
                <w:rPr>
                  <w:rStyle w:val="Hyperlink"/>
                </w:rPr>
                <w:t>Promise</w:t>
              </w:r>
            </w:hyperlink>
            <w:r>
              <w:t>&lt;/s pan&gt;</w:t>
            </w:r>
          </w:p>
        </w:tc>
        <w:tc>
          <w:tcPr>
            <w:tcW w:w="0" w:type="auto"/>
          </w:tcPr>
          <w:p w:rsidR="006D663D" w:rsidRDefault="006D663D">
            <w:pPr>
              <w:jc w:val="left"/>
            </w:pPr>
            <w:r>
              <w:t>Promise Global Registry Record.</w:t>
            </w:r>
          </w:p>
        </w:tc>
      </w:tr>
    </w:tbl>
    <w:p w:rsidR="006D663D" w:rsidRDefault="006D663D">
      <w:pPr>
        <w:pStyle w:val="BodyText"/>
      </w:pPr>
      <w:r>
        <w:t xml:space="preserve">Generated by </w:t>
      </w:r>
      <w:hyperlink r:id="rId409">
        <w:proofErr w:type="gramStart"/>
        <w:r>
          <w:rPr>
            <w:rStyle w:val="Hyperlink"/>
          </w:rPr>
          <w:t>ESDoc(</w:t>
        </w:r>
        <w:proofErr w:type="gramEnd"/>
        <w:r>
          <w:rPr>
            <w:rStyle w:val="Hyperlink"/>
          </w:rPr>
          <w:t>0.4.5)</w:t>
        </w:r>
      </w:hyperlink>
      <w:r>
        <w:t xml:space="preserve"> </w:t>
      </w:r>
      <w:hyperlink r:id="rId410"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488" w:name="graphconnectorcontactdata"/>
      <w:bookmarkStart w:id="489" w:name="_Toc444286014"/>
      <w:bookmarkEnd w:id="488"/>
      <w:r>
        <w:t>GraphConnectorContactData</w:t>
      </w:r>
      <w:bookmarkEnd w:id="489"/>
    </w:p>
    <w:p w:rsidR="006D663D" w:rsidRDefault="006D663D">
      <w:proofErr w:type="gramStart"/>
      <w:r>
        <w:t>Represents information about a contact.</w:t>
      </w:r>
      <w:proofErr w:type="gramEnd"/>
    </w:p>
    <w:p w:rsidR="006D663D" w:rsidRDefault="006D663D" w:rsidP="006D663D">
      <w:pPr>
        <w:pStyle w:val="Heading2"/>
        <w:numPr>
          <w:ilvl w:val="2"/>
          <w:numId w:val="3"/>
        </w:numPr>
        <w:pBdr>
          <w:bottom w:val="none" w:sz="0" w:space="0" w:color="auto"/>
        </w:pBdr>
      </w:pPr>
      <w:bookmarkStart w:id="490" w:name="constructor-summary-5"/>
      <w:bookmarkStart w:id="491" w:name="_Toc444286015"/>
      <w:bookmarkEnd w:id="490"/>
      <w:r>
        <w:t>Constructor Summary</w:t>
      </w:r>
      <w:bookmarkEnd w:id="491"/>
    </w:p>
    <w:p w:rsidR="006D663D" w:rsidRDefault="006D663D">
      <w:r>
        <w:t xml:space="preserve">Public Constructor public </w:t>
      </w:r>
    </w:p>
    <w:p w:rsidR="006D663D" w:rsidRDefault="006D663D">
      <w:pPr>
        <w:pStyle w:val="BodyText"/>
      </w:pPr>
      <w:hyperlink r:id="rId411" w:anchor="instance-constructor-constructor">
        <w:proofErr w:type="gramStart"/>
        <w:r>
          <w:rPr>
            <w:rStyle w:val="Hyperlink"/>
          </w:rPr>
          <w:t>constructor</w:t>
        </w:r>
        <w:proofErr w:type="gramEnd"/>
      </w:hyperlink>
      <w:r>
        <w:t xml:space="preserve">(guid: </w:t>
      </w:r>
      <w:hyperlink r:id="rId412">
        <w:r>
          <w:rPr>
            <w:rStyle w:val="Hyperlink"/>
          </w:rPr>
          <w:t>String</w:t>
        </w:r>
      </w:hyperlink>
      <w:r>
        <w:t xml:space="preserve">, firstName: </w:t>
      </w:r>
      <w:hyperlink r:id="rId413">
        <w:r>
          <w:rPr>
            <w:rStyle w:val="Hyperlink"/>
          </w:rPr>
          <w:t>String</w:t>
        </w:r>
      </w:hyperlink>
      <w:r>
        <w:t xml:space="preserve">, lastName: </w:t>
      </w:r>
      <w:hyperlink r:id="rId414">
        <w:r>
          <w:rPr>
            <w:rStyle w:val="Hyperlink"/>
          </w:rPr>
          <w:t>String</w:t>
        </w:r>
      </w:hyperlink>
      <w:r>
        <w:t>)</w:t>
      </w:r>
    </w:p>
    <w:p w:rsidR="006D663D" w:rsidRDefault="006D663D">
      <w:pPr>
        <w:pStyle w:val="BodyText"/>
      </w:pPr>
      <w:proofErr w:type="gramStart"/>
      <w:r>
        <w:t>Constructs a new object representing information about one contact.</w:t>
      </w:r>
      <w:proofErr w:type="gramEnd"/>
    </w:p>
    <w:p w:rsidR="006D663D" w:rsidRDefault="006D663D" w:rsidP="006D663D">
      <w:pPr>
        <w:pStyle w:val="Heading2"/>
        <w:numPr>
          <w:ilvl w:val="2"/>
          <w:numId w:val="3"/>
        </w:numPr>
        <w:pBdr>
          <w:bottom w:val="none" w:sz="0" w:space="0" w:color="auto"/>
        </w:pBdr>
      </w:pPr>
      <w:bookmarkStart w:id="492" w:name="member-summary-4"/>
      <w:bookmarkStart w:id="493" w:name="_Toc444286016"/>
      <w:bookmarkEnd w:id="492"/>
      <w:r>
        <w:t>Member Summary</w:t>
      </w:r>
      <w:bookmarkEnd w:id="493"/>
    </w:p>
    <w:p w:rsidR="006D663D" w:rsidRDefault="006D663D">
      <w:r>
        <w:t xml:space="preserve">Public Members public set </w:t>
      </w:r>
    </w:p>
    <w:p w:rsidR="006D663D" w:rsidRDefault="006D663D">
      <w:pPr>
        <w:pStyle w:val="BodyText"/>
      </w:pPr>
      <w:hyperlink r:id="rId415" w:anchor="instance-set-contactsBloomFilter1Hop">
        <w:proofErr w:type="gramStart"/>
        <w:r>
          <w:rPr>
            <w:rStyle w:val="Hyperlink"/>
          </w:rPr>
          <w:t>contactsBloomFilter1Hop</w:t>
        </w:r>
        <w:proofErr w:type="gramEnd"/>
      </w:hyperlink>
      <w:r>
        <w:t xml:space="preserve">(bf: </w:t>
      </w:r>
      <w:hyperlink r:id="rId416">
        <w:r>
          <w:rPr>
            <w:rStyle w:val="Hyperlink"/>
          </w:rPr>
          <w:t>BloomFilter</w:t>
        </w:r>
      </w:hyperlink>
      <w:r>
        <w:t>): *</w:t>
      </w:r>
    </w:p>
    <w:p w:rsidR="006D663D" w:rsidRDefault="006D663D">
      <w:pPr>
        <w:pStyle w:val="BodyText"/>
      </w:pPr>
      <w:r>
        <w:t>Sets the friends-of-friends Bloom filter containing the hashed GUIDs of the contacts for the contact.</w:t>
      </w:r>
    </w:p>
    <w:p w:rsidR="006D663D" w:rsidRDefault="006D663D">
      <w:proofErr w:type="gramStart"/>
      <w:r>
        <w:t>public</w:t>
      </w:r>
      <w:proofErr w:type="gramEnd"/>
      <w:r>
        <w:t xml:space="preserve"> get </w:t>
      </w:r>
    </w:p>
    <w:p w:rsidR="006D663D" w:rsidRDefault="006D663D">
      <w:pPr>
        <w:pStyle w:val="BodyText"/>
      </w:pPr>
      <w:hyperlink r:id="rId417" w:anchor="instance-get-contactsBloomFilter1Hop">
        <w:r>
          <w:rPr>
            <w:rStyle w:val="Hyperlink"/>
          </w:rPr>
          <w:t>contactsBloomFilter1Hop</w:t>
        </w:r>
      </w:hyperlink>
      <w:r>
        <w:t xml:space="preserve">: </w:t>
      </w:r>
      <w:hyperlink r:id="rId418">
        <w:r>
          <w:rPr>
            <w:rStyle w:val="Hyperlink"/>
          </w:rPr>
          <w:t>BloomFilter</w:t>
        </w:r>
      </w:hyperlink>
      <w:r>
        <w:t>: *</w:t>
      </w:r>
    </w:p>
    <w:p w:rsidR="006D663D" w:rsidRDefault="006D663D">
      <w:pPr>
        <w:pStyle w:val="BodyText"/>
      </w:pPr>
      <w:proofErr w:type="gramStart"/>
      <w:r>
        <w:lastRenderedPageBreak/>
        <w:t>Returns the Bloom filter containing the hashed GUIDs of the contacts for the contact.</w:t>
      </w:r>
      <w:proofErr w:type="gramEnd"/>
    </w:p>
    <w:p w:rsidR="006D663D" w:rsidRDefault="006D663D">
      <w:proofErr w:type="gramStart"/>
      <w:r>
        <w:t>public</w:t>
      </w:r>
      <w:proofErr w:type="gramEnd"/>
      <w:r>
        <w:t xml:space="preserve"> get </w:t>
      </w:r>
    </w:p>
    <w:p w:rsidR="006D663D" w:rsidRDefault="006D663D">
      <w:pPr>
        <w:pStyle w:val="BodyText"/>
      </w:pPr>
      <w:hyperlink r:id="rId419" w:anchor="instance-get-firstName">
        <w:proofErr w:type="gramStart"/>
        <w:r>
          <w:rPr>
            <w:rStyle w:val="Hyperlink"/>
          </w:rPr>
          <w:t>firstName</w:t>
        </w:r>
        <w:proofErr w:type="gramEnd"/>
      </w:hyperlink>
      <w:r>
        <w:t xml:space="preserve">: </w:t>
      </w:r>
      <w:hyperlink r:id="rId420">
        <w:r>
          <w:rPr>
            <w:rStyle w:val="Hyperlink"/>
          </w:rPr>
          <w:t>String</w:t>
        </w:r>
      </w:hyperlink>
      <w:r>
        <w:t>: *</w:t>
      </w:r>
    </w:p>
    <w:p w:rsidR="006D663D" w:rsidRDefault="006D663D">
      <w:pPr>
        <w:pStyle w:val="BodyText"/>
      </w:pPr>
      <w:proofErr w:type="gramStart"/>
      <w:r>
        <w:t>Returns the first name.</w:t>
      </w:r>
      <w:proofErr w:type="gramEnd"/>
    </w:p>
    <w:p w:rsidR="006D663D" w:rsidRDefault="006D663D">
      <w:proofErr w:type="gramStart"/>
      <w:r>
        <w:t>public</w:t>
      </w:r>
      <w:proofErr w:type="gramEnd"/>
      <w:r>
        <w:t xml:space="preserve"> set </w:t>
      </w:r>
    </w:p>
    <w:p w:rsidR="006D663D" w:rsidRDefault="006D663D">
      <w:pPr>
        <w:pStyle w:val="BodyText"/>
      </w:pPr>
      <w:hyperlink r:id="rId421" w:anchor="instance-set-firstName">
        <w:proofErr w:type="gramStart"/>
        <w:r>
          <w:rPr>
            <w:rStyle w:val="Hyperlink"/>
          </w:rPr>
          <w:t>firstName</w:t>
        </w:r>
        <w:proofErr w:type="gramEnd"/>
      </w:hyperlink>
      <w:r>
        <w:t xml:space="preserve">(firstName: </w:t>
      </w:r>
      <w:hyperlink r:id="rId422">
        <w:r>
          <w:rPr>
            <w:rStyle w:val="Hyperlink"/>
          </w:rPr>
          <w:t>String</w:t>
        </w:r>
      </w:hyperlink>
      <w:r>
        <w:t>): *</w:t>
      </w:r>
    </w:p>
    <w:p w:rsidR="006D663D" w:rsidRDefault="006D663D">
      <w:pPr>
        <w:pStyle w:val="BodyText"/>
      </w:pPr>
      <w:proofErr w:type="gramStart"/>
      <w:r>
        <w:t>Sets the first name.</w:t>
      </w:r>
      <w:proofErr w:type="gramEnd"/>
    </w:p>
    <w:p w:rsidR="006D663D" w:rsidRDefault="006D663D">
      <w:proofErr w:type="gramStart"/>
      <w:r>
        <w:t>public</w:t>
      </w:r>
      <w:proofErr w:type="gramEnd"/>
      <w:r>
        <w:t xml:space="preserve"> set </w:t>
      </w:r>
    </w:p>
    <w:p w:rsidR="006D663D" w:rsidRDefault="006D663D">
      <w:pPr>
        <w:pStyle w:val="BodyText"/>
      </w:pPr>
      <w:hyperlink r:id="rId423" w:anchor="instance-set-groups">
        <w:proofErr w:type="gramStart"/>
        <w:r>
          <w:rPr>
            <w:rStyle w:val="Hyperlink"/>
          </w:rPr>
          <w:t>groups</w:t>
        </w:r>
        <w:proofErr w:type="gramEnd"/>
      </w:hyperlink>
      <w:r>
        <w:t>(groups: List&lt;</w:t>
      </w:r>
      <w:hyperlink r:id="rId424">
        <w:r>
          <w:rPr>
            <w:rStyle w:val="Hyperlink"/>
          </w:rPr>
          <w:t>String</w:t>
        </w:r>
      </w:hyperlink>
      <w:r>
        <w:t>&gt;): *</w:t>
      </w:r>
    </w:p>
    <w:p w:rsidR="006D663D" w:rsidRDefault="006D663D">
      <w:pPr>
        <w:pStyle w:val="BodyText"/>
      </w:pPr>
      <w:proofErr w:type="gramStart"/>
      <w:r>
        <w:t>Sets the groups.</w:t>
      </w:r>
      <w:proofErr w:type="gramEnd"/>
    </w:p>
    <w:p w:rsidR="006D663D" w:rsidRDefault="006D663D">
      <w:proofErr w:type="gramStart"/>
      <w:r>
        <w:t>public</w:t>
      </w:r>
      <w:proofErr w:type="gramEnd"/>
      <w:r>
        <w:t xml:space="preserve"> get </w:t>
      </w:r>
    </w:p>
    <w:p w:rsidR="006D663D" w:rsidRDefault="006D663D">
      <w:pPr>
        <w:pStyle w:val="BodyText"/>
      </w:pPr>
      <w:hyperlink r:id="rId425" w:anchor="instance-get-groups">
        <w:proofErr w:type="gramStart"/>
        <w:r>
          <w:rPr>
            <w:rStyle w:val="Hyperlink"/>
          </w:rPr>
          <w:t>groups</w:t>
        </w:r>
        <w:proofErr w:type="gramEnd"/>
      </w:hyperlink>
      <w:r>
        <w:t>: List&lt;</w:t>
      </w:r>
      <w:hyperlink r:id="rId426">
        <w:r>
          <w:rPr>
            <w:rStyle w:val="Hyperlink"/>
          </w:rPr>
          <w:t>String</w:t>
        </w:r>
      </w:hyperlink>
      <w:r>
        <w:t>&gt;: *</w:t>
      </w:r>
    </w:p>
    <w:p w:rsidR="006D663D" w:rsidRDefault="006D663D">
      <w:pPr>
        <w:pStyle w:val="BodyText"/>
      </w:pPr>
      <w:proofErr w:type="gramStart"/>
      <w:r>
        <w:t>Returns the groups.</w:t>
      </w:r>
      <w:proofErr w:type="gramEnd"/>
    </w:p>
    <w:p w:rsidR="006D663D" w:rsidRDefault="006D663D">
      <w:proofErr w:type="gramStart"/>
      <w:r>
        <w:t>public</w:t>
      </w:r>
      <w:proofErr w:type="gramEnd"/>
      <w:r>
        <w:t xml:space="preserve"> get </w:t>
      </w:r>
    </w:p>
    <w:p w:rsidR="006D663D" w:rsidRDefault="006D663D">
      <w:pPr>
        <w:pStyle w:val="BodyText"/>
      </w:pPr>
      <w:hyperlink r:id="rId427" w:anchor="instance-get-guid">
        <w:proofErr w:type="gramStart"/>
        <w:r>
          <w:rPr>
            <w:rStyle w:val="Hyperlink"/>
          </w:rPr>
          <w:t>guid</w:t>
        </w:r>
        <w:proofErr w:type="gramEnd"/>
      </w:hyperlink>
      <w:r>
        <w:t xml:space="preserve">: </w:t>
      </w:r>
      <w:hyperlink r:id="rId428">
        <w:r>
          <w:rPr>
            <w:rStyle w:val="Hyperlink"/>
          </w:rPr>
          <w:t>String</w:t>
        </w:r>
      </w:hyperlink>
      <w:r>
        <w:t>: *</w:t>
      </w:r>
    </w:p>
    <w:p w:rsidR="006D663D" w:rsidRDefault="006D663D">
      <w:pPr>
        <w:pStyle w:val="BodyText"/>
      </w:pPr>
      <w:proofErr w:type="gramStart"/>
      <w:r>
        <w:t>Returns the GUID.</w:t>
      </w:r>
      <w:proofErr w:type="gramEnd"/>
    </w:p>
    <w:p w:rsidR="006D663D" w:rsidRDefault="006D663D">
      <w:proofErr w:type="gramStart"/>
      <w:r>
        <w:t>public</w:t>
      </w:r>
      <w:proofErr w:type="gramEnd"/>
      <w:r>
        <w:t xml:space="preserve"> set </w:t>
      </w:r>
    </w:p>
    <w:p w:rsidR="006D663D" w:rsidRDefault="006D663D">
      <w:pPr>
        <w:pStyle w:val="BodyText"/>
      </w:pPr>
      <w:hyperlink r:id="rId429" w:anchor="instance-set-guid">
        <w:proofErr w:type="gramStart"/>
        <w:r>
          <w:rPr>
            <w:rStyle w:val="Hyperlink"/>
          </w:rPr>
          <w:t>guid</w:t>
        </w:r>
        <w:proofErr w:type="gramEnd"/>
      </w:hyperlink>
      <w:r>
        <w:t xml:space="preserve">(GUID: </w:t>
      </w:r>
      <w:hyperlink r:id="rId430">
        <w:r>
          <w:rPr>
            <w:rStyle w:val="Hyperlink"/>
          </w:rPr>
          <w:t>String</w:t>
        </w:r>
      </w:hyperlink>
      <w:r>
        <w:t>): *</w:t>
      </w:r>
    </w:p>
    <w:p w:rsidR="006D663D" w:rsidRDefault="006D663D">
      <w:pPr>
        <w:pStyle w:val="BodyText"/>
      </w:pPr>
      <w:proofErr w:type="gramStart"/>
      <w:r>
        <w:t>Sets the GUID.</w:t>
      </w:r>
      <w:proofErr w:type="gramEnd"/>
    </w:p>
    <w:p w:rsidR="006D663D" w:rsidRDefault="006D663D">
      <w:proofErr w:type="gramStart"/>
      <w:r>
        <w:t>public</w:t>
      </w:r>
      <w:proofErr w:type="gramEnd"/>
      <w:r>
        <w:t xml:space="preserve"> set </w:t>
      </w:r>
    </w:p>
    <w:p w:rsidR="006D663D" w:rsidRDefault="006D663D">
      <w:pPr>
        <w:pStyle w:val="BodyText"/>
      </w:pPr>
      <w:hyperlink r:id="rId431" w:anchor="instance-set-lastName">
        <w:proofErr w:type="gramStart"/>
        <w:r>
          <w:rPr>
            <w:rStyle w:val="Hyperlink"/>
          </w:rPr>
          <w:t>lastName</w:t>
        </w:r>
        <w:proofErr w:type="gramEnd"/>
      </w:hyperlink>
      <w:r>
        <w:t xml:space="preserve">(lastName: </w:t>
      </w:r>
      <w:hyperlink r:id="rId432">
        <w:r>
          <w:rPr>
            <w:rStyle w:val="Hyperlink"/>
          </w:rPr>
          <w:t>String</w:t>
        </w:r>
      </w:hyperlink>
      <w:r>
        <w:t>): *</w:t>
      </w:r>
    </w:p>
    <w:p w:rsidR="006D663D" w:rsidRDefault="006D663D">
      <w:pPr>
        <w:pStyle w:val="BodyText"/>
      </w:pPr>
      <w:proofErr w:type="gramStart"/>
      <w:r>
        <w:t>Sets the last name.</w:t>
      </w:r>
      <w:proofErr w:type="gramEnd"/>
    </w:p>
    <w:p w:rsidR="006D663D" w:rsidRDefault="006D663D">
      <w:proofErr w:type="gramStart"/>
      <w:r>
        <w:t>public</w:t>
      </w:r>
      <w:proofErr w:type="gramEnd"/>
      <w:r>
        <w:t xml:space="preserve"> get </w:t>
      </w:r>
    </w:p>
    <w:p w:rsidR="006D663D" w:rsidRDefault="006D663D">
      <w:pPr>
        <w:pStyle w:val="BodyText"/>
      </w:pPr>
      <w:hyperlink r:id="rId433" w:anchor="instance-get-lastName">
        <w:proofErr w:type="gramStart"/>
        <w:r>
          <w:rPr>
            <w:rStyle w:val="Hyperlink"/>
          </w:rPr>
          <w:t>lastName</w:t>
        </w:r>
        <w:proofErr w:type="gramEnd"/>
      </w:hyperlink>
      <w:r>
        <w:t xml:space="preserve">: </w:t>
      </w:r>
      <w:hyperlink r:id="rId434">
        <w:r>
          <w:rPr>
            <w:rStyle w:val="Hyperlink"/>
          </w:rPr>
          <w:t>String</w:t>
        </w:r>
      </w:hyperlink>
      <w:r>
        <w:t>: *</w:t>
      </w:r>
    </w:p>
    <w:p w:rsidR="006D663D" w:rsidRDefault="006D663D">
      <w:pPr>
        <w:pStyle w:val="BodyText"/>
      </w:pPr>
      <w:proofErr w:type="gramStart"/>
      <w:r>
        <w:t>Returns the last name.</w:t>
      </w:r>
      <w:proofErr w:type="gramEnd"/>
    </w:p>
    <w:p w:rsidR="006D663D" w:rsidRDefault="006D663D">
      <w:proofErr w:type="gramStart"/>
      <w:r>
        <w:t>public</w:t>
      </w:r>
      <w:proofErr w:type="gramEnd"/>
      <w:r>
        <w:t xml:space="preserve"> set </w:t>
      </w:r>
    </w:p>
    <w:p w:rsidR="006D663D" w:rsidRDefault="006D663D">
      <w:pPr>
        <w:pStyle w:val="BodyText"/>
      </w:pPr>
      <w:hyperlink r:id="rId435" w:anchor="instance-set-privateContact">
        <w:proofErr w:type="gramStart"/>
        <w:r>
          <w:rPr>
            <w:rStyle w:val="Hyperlink"/>
          </w:rPr>
          <w:t>privateContact</w:t>
        </w:r>
        <w:proofErr w:type="gramEnd"/>
      </w:hyperlink>
      <w:r>
        <w:t xml:space="preserve">(boolPrivate: </w:t>
      </w:r>
      <w:hyperlink r:id="rId436">
        <w:r>
          <w:rPr>
            <w:rStyle w:val="Hyperlink"/>
          </w:rPr>
          <w:t>Boolean</w:t>
        </w:r>
      </w:hyperlink>
      <w:r>
        <w:t>): *</w:t>
      </w:r>
    </w:p>
    <w:p w:rsidR="006D663D" w:rsidRDefault="006D663D">
      <w:pPr>
        <w:pStyle w:val="BodyText"/>
      </w:pPr>
      <w:proofErr w:type="gramStart"/>
      <w:r>
        <w:t>Sets the privacy status of the contact according to the given Boolean value.</w:t>
      </w:r>
      <w:proofErr w:type="gramEnd"/>
    </w:p>
    <w:p w:rsidR="006D663D" w:rsidRDefault="006D663D">
      <w:proofErr w:type="gramStart"/>
      <w:r>
        <w:t>public</w:t>
      </w:r>
      <w:proofErr w:type="gramEnd"/>
      <w:r>
        <w:t xml:space="preserve"> get </w:t>
      </w:r>
    </w:p>
    <w:p w:rsidR="006D663D" w:rsidRDefault="006D663D">
      <w:pPr>
        <w:pStyle w:val="BodyText"/>
      </w:pPr>
      <w:hyperlink r:id="rId437" w:anchor="instance-get-privateContact">
        <w:proofErr w:type="gramStart"/>
        <w:r>
          <w:rPr>
            <w:rStyle w:val="Hyperlink"/>
          </w:rPr>
          <w:t>privateContact</w:t>
        </w:r>
        <w:proofErr w:type="gramEnd"/>
      </w:hyperlink>
      <w:r>
        <w:t xml:space="preserve">: </w:t>
      </w:r>
      <w:hyperlink r:id="rId438">
        <w:r>
          <w:rPr>
            <w:rStyle w:val="Hyperlink"/>
          </w:rPr>
          <w:t>Boolean</w:t>
        </w:r>
      </w:hyperlink>
      <w:r>
        <w:t>: *</w:t>
      </w:r>
    </w:p>
    <w:p w:rsidR="006D663D" w:rsidRDefault="006D663D">
      <w:pPr>
        <w:pStyle w:val="BodyText"/>
      </w:pPr>
      <w:proofErr w:type="gramStart"/>
      <w:r>
        <w:t>Returns the privacy status of the contact.</w:t>
      </w:r>
      <w:proofErr w:type="gramEnd"/>
    </w:p>
    <w:p w:rsidR="006D663D" w:rsidRDefault="006D663D">
      <w:proofErr w:type="gramStart"/>
      <w:r>
        <w:t>public</w:t>
      </w:r>
      <w:proofErr w:type="gramEnd"/>
      <w:r>
        <w:t xml:space="preserve"> get </w:t>
      </w:r>
    </w:p>
    <w:p w:rsidR="006D663D" w:rsidRDefault="006D663D">
      <w:pPr>
        <w:pStyle w:val="BodyText"/>
      </w:pPr>
      <w:hyperlink r:id="rId439" w:anchor="instance-get-residenceLocation">
        <w:proofErr w:type="gramStart"/>
        <w:r>
          <w:rPr>
            <w:rStyle w:val="Hyperlink"/>
          </w:rPr>
          <w:t>residenceLocation</w:t>
        </w:r>
        <w:proofErr w:type="gramEnd"/>
      </w:hyperlink>
      <w:r>
        <w:t xml:space="preserve">: </w:t>
      </w:r>
      <w:hyperlink r:id="rId440">
        <w:r>
          <w:rPr>
            <w:rStyle w:val="Hyperlink"/>
          </w:rPr>
          <w:t>String</w:t>
        </w:r>
      </w:hyperlink>
      <w:r>
        <w:t>: *</w:t>
      </w:r>
    </w:p>
    <w:p w:rsidR="006D663D" w:rsidRDefault="006D663D">
      <w:pPr>
        <w:pStyle w:val="BodyText"/>
      </w:pPr>
      <w:proofErr w:type="gramStart"/>
      <w:r>
        <w:t>Returns the geohash of the residence location.</w:t>
      </w:r>
      <w:proofErr w:type="gramEnd"/>
    </w:p>
    <w:p w:rsidR="006D663D" w:rsidRDefault="006D663D">
      <w:proofErr w:type="gramStart"/>
      <w:r>
        <w:t>public</w:t>
      </w:r>
      <w:proofErr w:type="gramEnd"/>
      <w:r>
        <w:t xml:space="preserve"> set </w:t>
      </w:r>
    </w:p>
    <w:p w:rsidR="006D663D" w:rsidRDefault="006D663D">
      <w:pPr>
        <w:pStyle w:val="BodyText"/>
      </w:pPr>
      <w:hyperlink r:id="rId441" w:anchor="instance-set-residenceLocation">
        <w:proofErr w:type="gramStart"/>
        <w:r>
          <w:rPr>
            <w:rStyle w:val="Hyperlink"/>
          </w:rPr>
          <w:t>residenceLocation</w:t>
        </w:r>
        <w:proofErr w:type="gramEnd"/>
      </w:hyperlink>
      <w:r>
        <w:t xml:space="preserve">(geohash: </w:t>
      </w:r>
      <w:hyperlink r:id="rId442">
        <w:r>
          <w:rPr>
            <w:rStyle w:val="Hyperlink"/>
          </w:rPr>
          <w:t>String</w:t>
        </w:r>
      </w:hyperlink>
      <w:r>
        <w:t>): *</w:t>
      </w:r>
    </w:p>
    <w:p w:rsidR="006D663D" w:rsidRDefault="006D663D">
      <w:pPr>
        <w:pStyle w:val="BodyText"/>
      </w:pPr>
      <w:proofErr w:type="gramStart"/>
      <w:r>
        <w:lastRenderedPageBreak/>
        <w:t>Sets the geohash of the residence location.</w:t>
      </w:r>
      <w:proofErr w:type="gramEnd"/>
    </w:p>
    <w:p w:rsidR="006D663D" w:rsidRDefault="006D663D">
      <w:proofErr w:type="gramStart"/>
      <w:r>
        <w:t>public</w:t>
      </w:r>
      <w:proofErr w:type="gramEnd"/>
      <w:r>
        <w:t xml:space="preserve"> set </w:t>
      </w:r>
    </w:p>
    <w:p w:rsidR="006D663D" w:rsidRDefault="006D663D">
      <w:pPr>
        <w:pStyle w:val="BodyText"/>
      </w:pPr>
      <w:hyperlink r:id="rId443" w:anchor="instance-set-userIDs">
        <w:proofErr w:type="gramStart"/>
        <w:r>
          <w:rPr>
            <w:rStyle w:val="Hyperlink"/>
          </w:rPr>
          <w:t>userIDs</w:t>
        </w:r>
        <w:proofErr w:type="gramEnd"/>
      </w:hyperlink>
      <w:r>
        <w:t>(userIDs: List&lt;</w:t>
      </w:r>
      <w:hyperlink r:id="rId444">
        <w:r>
          <w:rPr>
            <w:rStyle w:val="Hyperlink"/>
          </w:rPr>
          <w:t>String</w:t>
        </w:r>
      </w:hyperlink>
      <w:r>
        <w:t>&gt;): *</w:t>
      </w:r>
    </w:p>
    <w:p w:rsidR="006D663D" w:rsidRDefault="006D663D">
      <w:pPr>
        <w:pStyle w:val="BodyText"/>
      </w:pPr>
      <w:proofErr w:type="gramStart"/>
      <w:r>
        <w:t>Sets the userIDs.</w:t>
      </w:r>
      <w:proofErr w:type="gramEnd"/>
    </w:p>
    <w:p w:rsidR="006D663D" w:rsidRDefault="006D663D">
      <w:proofErr w:type="gramStart"/>
      <w:r>
        <w:t>public</w:t>
      </w:r>
      <w:proofErr w:type="gramEnd"/>
      <w:r>
        <w:t xml:space="preserve"> get </w:t>
      </w:r>
    </w:p>
    <w:p w:rsidR="006D663D" w:rsidRDefault="006D663D">
      <w:pPr>
        <w:pStyle w:val="BodyText"/>
      </w:pPr>
      <w:hyperlink r:id="rId445" w:anchor="instance-get-userIDs">
        <w:proofErr w:type="gramStart"/>
        <w:r>
          <w:rPr>
            <w:rStyle w:val="Hyperlink"/>
          </w:rPr>
          <w:t>userIDs</w:t>
        </w:r>
        <w:proofErr w:type="gramEnd"/>
      </w:hyperlink>
      <w:r>
        <w:t>: List&lt;</w:t>
      </w:r>
      <w:hyperlink r:id="rId446">
        <w:r>
          <w:rPr>
            <w:rStyle w:val="Hyperlink"/>
          </w:rPr>
          <w:t>String</w:t>
        </w:r>
      </w:hyperlink>
      <w:r>
        <w:t>&gt;: *</w:t>
      </w:r>
    </w:p>
    <w:p w:rsidR="006D663D" w:rsidRDefault="006D663D">
      <w:pPr>
        <w:pStyle w:val="BodyText"/>
      </w:pPr>
      <w:proofErr w:type="gramStart"/>
      <w:r>
        <w:t>Returns the user IDs.</w:t>
      </w:r>
      <w:proofErr w:type="gramEnd"/>
    </w:p>
    <w:p w:rsidR="006D663D" w:rsidRDefault="006D663D" w:rsidP="006D663D">
      <w:pPr>
        <w:pStyle w:val="Heading2"/>
        <w:numPr>
          <w:ilvl w:val="2"/>
          <w:numId w:val="3"/>
        </w:numPr>
        <w:pBdr>
          <w:bottom w:val="none" w:sz="0" w:space="0" w:color="auto"/>
        </w:pBdr>
      </w:pPr>
      <w:bookmarkStart w:id="494" w:name="_Toc444286017"/>
      <w:r>
        <w:t>Public Constructors</w:t>
      </w:r>
      <w:bookmarkEnd w:id="494"/>
    </w:p>
    <w:p w:rsidR="006D663D" w:rsidRDefault="006D663D" w:rsidP="006D663D">
      <w:pPr>
        <w:pStyle w:val="Heading3"/>
        <w:numPr>
          <w:ilvl w:val="3"/>
          <w:numId w:val="3"/>
        </w:numPr>
        <w:pBdr>
          <w:bottom w:val="none" w:sz="0" w:space="0" w:color="auto"/>
        </w:pBdr>
      </w:pPr>
      <w:bookmarkStart w:id="495" w:name="_Toc444286018"/>
      <w:proofErr w:type="gramStart"/>
      <w:r>
        <w:t>public</w:t>
      </w:r>
      <w:proofErr w:type="gramEnd"/>
      <w:r>
        <w:t xml:space="preserve"> constructor(guid: </w:t>
      </w:r>
      <w:hyperlink r:id="rId447">
        <w:r>
          <w:rPr>
            <w:rStyle w:val="Hyperlink"/>
          </w:rPr>
          <w:t>String</w:t>
        </w:r>
      </w:hyperlink>
      <w:r>
        <w:t xml:space="preserve">, firstName: </w:t>
      </w:r>
      <w:hyperlink r:id="rId448">
        <w:r>
          <w:rPr>
            <w:rStyle w:val="Hyperlink"/>
          </w:rPr>
          <w:t>String</w:t>
        </w:r>
      </w:hyperlink>
      <w:r>
        <w:t xml:space="preserve">, lastName: </w:t>
      </w:r>
      <w:hyperlink r:id="rId449">
        <w:r>
          <w:rPr>
            <w:rStyle w:val="Hyperlink"/>
          </w:rPr>
          <w:t>String</w:t>
        </w:r>
      </w:hyperlink>
      <w:r>
        <w:t xml:space="preserve">)  </w:t>
      </w:r>
      <w:hyperlink r:id="rId450" w:anchor="lineNumber13">
        <w:r>
          <w:rPr>
            <w:rStyle w:val="Hyperlink"/>
          </w:rPr>
          <w:t>source</w:t>
        </w:r>
        <w:bookmarkEnd w:id="495"/>
      </w:hyperlink>
      <w:r>
        <w:t xml:space="preserve"> </w:t>
      </w:r>
    </w:p>
    <w:p w:rsidR="006D663D" w:rsidRDefault="006D663D">
      <w:proofErr w:type="gramStart"/>
      <w:r>
        <w:t>Constructs a new object representing information about one contact.</w:t>
      </w:r>
      <w:proofErr w:type="gramEnd"/>
    </w:p>
    <w:p w:rsidR="006D663D" w:rsidRDefault="006D663D" w:rsidP="006D663D">
      <w:pPr>
        <w:pStyle w:val="Heading4"/>
        <w:numPr>
          <w:ilvl w:val="4"/>
          <w:numId w:val="3"/>
        </w:numPr>
      </w:pPr>
      <w:r>
        <w:t>Params:</w:t>
      </w:r>
    </w:p>
    <w:p w:rsidR="006D663D" w:rsidRDefault="006D663D">
      <w:r>
        <w:t xml:space="preserve">Name Type Attribute Description guid </w:t>
      </w:r>
      <w:hyperlink r:id="rId451">
        <w:r>
          <w:rPr>
            <w:rStyle w:val="Hyperlink"/>
          </w:rPr>
          <w:t>String</w:t>
        </w:r>
      </w:hyperlink>
      <w:r>
        <w:t xml:space="preserve"> </w:t>
      </w:r>
      <w:proofErr w:type="gramStart"/>
      <w:r>
        <w:t>The</w:t>
      </w:r>
      <w:proofErr w:type="gramEnd"/>
      <w:r>
        <w:t xml:space="preserve"> GUID of the new contact.</w:t>
      </w:r>
    </w:p>
    <w:p w:rsidR="006D663D" w:rsidRDefault="006D663D">
      <w:pPr>
        <w:pStyle w:val="BodyText"/>
      </w:pPr>
      <w:proofErr w:type="gramStart"/>
      <w:r>
        <w:t>firstName</w:t>
      </w:r>
      <w:proofErr w:type="gramEnd"/>
      <w:r>
        <w:t xml:space="preserve"> </w:t>
      </w:r>
      <w:hyperlink r:id="rId452">
        <w:r>
          <w:rPr>
            <w:rStyle w:val="Hyperlink"/>
          </w:rPr>
          <w:t>String</w:t>
        </w:r>
      </w:hyperlink>
      <w:r>
        <w:t xml:space="preserve"> The first name of the new contact.</w:t>
      </w:r>
    </w:p>
    <w:p w:rsidR="006D663D" w:rsidRDefault="006D663D">
      <w:pPr>
        <w:pStyle w:val="BodyText"/>
      </w:pPr>
      <w:proofErr w:type="gramStart"/>
      <w:r>
        <w:t>lastName</w:t>
      </w:r>
      <w:proofErr w:type="gramEnd"/>
      <w:r>
        <w:t xml:space="preserve"> </w:t>
      </w:r>
      <w:hyperlink r:id="rId453">
        <w:r>
          <w:rPr>
            <w:rStyle w:val="Hyperlink"/>
          </w:rPr>
          <w:t>String</w:t>
        </w:r>
      </w:hyperlink>
      <w:r>
        <w:t xml:space="preserve"> The last name of the new contact.</w:t>
      </w:r>
    </w:p>
    <w:p w:rsidR="006D663D" w:rsidRDefault="006D663D" w:rsidP="006D663D">
      <w:pPr>
        <w:pStyle w:val="Heading2"/>
        <w:numPr>
          <w:ilvl w:val="2"/>
          <w:numId w:val="3"/>
        </w:numPr>
        <w:pBdr>
          <w:bottom w:val="none" w:sz="0" w:space="0" w:color="auto"/>
        </w:pBdr>
      </w:pPr>
      <w:bookmarkStart w:id="496" w:name="_Toc444286019"/>
      <w:r>
        <w:t>Public Members</w:t>
      </w:r>
      <w:bookmarkEnd w:id="496"/>
    </w:p>
    <w:p w:rsidR="006D663D" w:rsidRDefault="006D663D" w:rsidP="006D663D">
      <w:pPr>
        <w:pStyle w:val="Heading3"/>
        <w:numPr>
          <w:ilvl w:val="3"/>
          <w:numId w:val="3"/>
        </w:numPr>
        <w:pBdr>
          <w:bottom w:val="none" w:sz="0" w:space="0" w:color="auto"/>
        </w:pBdr>
      </w:pPr>
      <w:bookmarkStart w:id="497" w:name="instance-set-contactsBloomFilter1Hop"/>
      <w:bookmarkStart w:id="498" w:name="_Toc444286020"/>
      <w:bookmarkEnd w:id="497"/>
      <w:proofErr w:type="gramStart"/>
      <w:r>
        <w:t>public</w:t>
      </w:r>
      <w:proofErr w:type="gramEnd"/>
      <w:r>
        <w:t xml:space="preserve"> set contactsBloomFilter1Hop(bf: </w:t>
      </w:r>
      <w:hyperlink r:id="rId454">
        <w:r>
          <w:rPr>
            <w:rStyle w:val="Hyperlink"/>
          </w:rPr>
          <w:t>BloomFilter</w:t>
        </w:r>
      </w:hyperlink>
      <w:r>
        <w:t xml:space="preserve">): *  </w:t>
      </w:r>
      <w:hyperlink r:id="rId455" w:anchor="lineNumber118">
        <w:r>
          <w:rPr>
            <w:rStyle w:val="Hyperlink"/>
          </w:rPr>
          <w:t>source</w:t>
        </w:r>
        <w:bookmarkEnd w:id="498"/>
      </w:hyperlink>
      <w:r>
        <w:t xml:space="preserve"> </w:t>
      </w:r>
    </w:p>
    <w:p w:rsidR="006D663D" w:rsidRDefault="006D663D">
      <w:r>
        <w:t>Sets the friends-of-friends Bloom filter containing the hashed GUIDs of the contacts for the contact.</w:t>
      </w:r>
    </w:p>
    <w:p w:rsidR="006D663D" w:rsidRDefault="006D663D" w:rsidP="006D663D">
      <w:pPr>
        <w:pStyle w:val="Heading3"/>
        <w:numPr>
          <w:ilvl w:val="3"/>
          <w:numId w:val="3"/>
        </w:numPr>
        <w:pBdr>
          <w:bottom w:val="none" w:sz="0" w:space="0" w:color="auto"/>
        </w:pBdr>
      </w:pPr>
      <w:bookmarkStart w:id="499" w:name="instance-get-contactsBloomFilter1Hop"/>
      <w:bookmarkStart w:id="500" w:name="_Toc444286021"/>
      <w:bookmarkEnd w:id="499"/>
      <w:proofErr w:type="gramStart"/>
      <w:r>
        <w:t>public</w:t>
      </w:r>
      <w:proofErr w:type="gramEnd"/>
      <w:r>
        <w:t xml:space="preserve"> get contactsBloomFilter1Hop: </w:t>
      </w:r>
      <w:hyperlink r:id="rId456">
        <w:r>
          <w:rPr>
            <w:rStyle w:val="Hyperlink"/>
          </w:rPr>
          <w:t>BloomFilter</w:t>
        </w:r>
      </w:hyperlink>
      <w:r>
        <w:t xml:space="preserve">: *  </w:t>
      </w:r>
      <w:hyperlink r:id="rId457" w:anchor="lineNumber110">
        <w:r>
          <w:rPr>
            <w:rStyle w:val="Hyperlink"/>
          </w:rPr>
          <w:t>source</w:t>
        </w:r>
        <w:bookmarkEnd w:id="500"/>
      </w:hyperlink>
      <w:r>
        <w:t xml:space="preserve"> </w:t>
      </w:r>
    </w:p>
    <w:p w:rsidR="006D663D" w:rsidRDefault="006D663D">
      <w:proofErr w:type="gramStart"/>
      <w:r>
        <w:t>Returns the Bloom filter containing the hashed GUIDs of the contacts for the contact.</w:t>
      </w:r>
      <w:proofErr w:type="gramEnd"/>
    </w:p>
    <w:p w:rsidR="006D663D" w:rsidRDefault="006D663D" w:rsidP="006D663D">
      <w:pPr>
        <w:pStyle w:val="Heading4"/>
        <w:numPr>
          <w:ilvl w:val="4"/>
          <w:numId w:val="3"/>
        </w:numPr>
      </w:pPr>
      <w:bookmarkStart w:id="501" w:name="return-21"/>
      <w:bookmarkEnd w:id="501"/>
      <w:r>
        <w:t>Return:</w:t>
      </w:r>
    </w:p>
    <w:tbl>
      <w:tblPr>
        <w:tblW w:w="5000" w:type="pct"/>
        <w:tblLook w:val="04A0"/>
      </w:tblPr>
      <w:tblGrid>
        <w:gridCol w:w="2781"/>
        <w:gridCol w:w="6506"/>
      </w:tblGrid>
      <w:tr w:rsidR="006D663D">
        <w:tc>
          <w:tcPr>
            <w:tcW w:w="0" w:type="auto"/>
          </w:tcPr>
          <w:p w:rsidR="006D663D" w:rsidRDefault="006D663D">
            <w:pPr>
              <w:jc w:val="left"/>
            </w:pPr>
            <w:hyperlink r:id="rId458">
              <w:r>
                <w:rPr>
                  <w:rStyle w:val="Hyperlink"/>
                </w:rPr>
                <w:t>BloomFilter</w:t>
              </w:r>
            </w:hyperlink>
          </w:p>
        </w:tc>
        <w:tc>
          <w:tcPr>
            <w:tcW w:w="0" w:type="auto"/>
          </w:tcPr>
          <w:p w:rsidR="006D663D" w:rsidRDefault="006D663D">
            <w:pPr>
              <w:jc w:val="left"/>
            </w:pPr>
            <w:proofErr w:type="gramStart"/>
            <w:r>
              <w:t>bf</w:t>
            </w:r>
            <w:proofErr w:type="gramEnd"/>
            <w:r>
              <w:t xml:space="preserve"> Bloom filter for the contact.</w:t>
            </w:r>
          </w:p>
        </w:tc>
      </w:tr>
    </w:tbl>
    <w:p w:rsidR="006D663D" w:rsidRDefault="006D663D" w:rsidP="006D663D">
      <w:pPr>
        <w:pStyle w:val="Heading3"/>
        <w:numPr>
          <w:ilvl w:val="3"/>
          <w:numId w:val="3"/>
        </w:numPr>
        <w:pBdr>
          <w:bottom w:val="none" w:sz="0" w:space="0" w:color="auto"/>
        </w:pBdr>
      </w:pPr>
      <w:bookmarkStart w:id="502" w:name="instance-get-firstName"/>
      <w:bookmarkStart w:id="503" w:name="_Toc444286022"/>
      <w:bookmarkEnd w:id="502"/>
      <w:proofErr w:type="gramStart"/>
      <w:r>
        <w:t>public</w:t>
      </w:r>
      <w:proofErr w:type="gramEnd"/>
      <w:r>
        <w:t xml:space="preserve"> get firstName: </w:t>
      </w:r>
      <w:hyperlink r:id="rId459">
        <w:r>
          <w:rPr>
            <w:rStyle w:val="Hyperlink"/>
          </w:rPr>
          <w:t>String</w:t>
        </w:r>
      </w:hyperlink>
      <w:r>
        <w:t xml:space="preserve">: *  </w:t>
      </w:r>
      <w:hyperlink r:id="rId460" w:anchor="lineNumber62">
        <w:r>
          <w:rPr>
            <w:rStyle w:val="Hyperlink"/>
          </w:rPr>
          <w:t>source</w:t>
        </w:r>
        <w:bookmarkEnd w:id="503"/>
      </w:hyperlink>
      <w:r>
        <w:t xml:space="preserve"> </w:t>
      </w:r>
    </w:p>
    <w:p w:rsidR="006D663D" w:rsidRDefault="006D663D">
      <w:proofErr w:type="gramStart"/>
      <w:r>
        <w:t>Returns the first name.</w:t>
      </w:r>
      <w:proofErr w:type="gramEnd"/>
    </w:p>
    <w:p w:rsidR="006D663D" w:rsidRDefault="006D663D" w:rsidP="006D663D">
      <w:pPr>
        <w:pStyle w:val="Heading4"/>
        <w:numPr>
          <w:ilvl w:val="4"/>
          <w:numId w:val="3"/>
        </w:numPr>
      </w:pPr>
      <w:bookmarkStart w:id="504" w:name="return-22"/>
      <w:bookmarkEnd w:id="504"/>
      <w:r>
        <w:t>Return:</w:t>
      </w:r>
    </w:p>
    <w:tbl>
      <w:tblPr>
        <w:tblW w:w="5000" w:type="pct"/>
        <w:tblLook w:val="04A0"/>
      </w:tblPr>
      <w:tblGrid>
        <w:gridCol w:w="2830"/>
        <w:gridCol w:w="6457"/>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proofErr w:type="gramStart"/>
            <w:r>
              <w:t>firstName</w:t>
            </w:r>
            <w:proofErr w:type="gramEnd"/>
            <w:r>
              <w:t xml:space="preserve"> First name of the contact.</w:t>
            </w:r>
          </w:p>
        </w:tc>
      </w:tr>
    </w:tbl>
    <w:p w:rsidR="006D663D" w:rsidRDefault="006D663D" w:rsidP="006D663D">
      <w:pPr>
        <w:pStyle w:val="Heading3"/>
        <w:numPr>
          <w:ilvl w:val="3"/>
          <w:numId w:val="3"/>
        </w:numPr>
        <w:pBdr>
          <w:bottom w:val="none" w:sz="0" w:space="0" w:color="auto"/>
        </w:pBdr>
      </w:pPr>
      <w:bookmarkStart w:id="505" w:name="instance-set-firstName"/>
      <w:bookmarkStart w:id="506" w:name="_Toc444286023"/>
      <w:bookmarkEnd w:id="505"/>
      <w:proofErr w:type="gramStart"/>
      <w:r>
        <w:t>public</w:t>
      </w:r>
      <w:proofErr w:type="gramEnd"/>
      <w:r>
        <w:t xml:space="preserve"> set firstName(firstName: </w:t>
      </w:r>
      <w:hyperlink r:id="rId461">
        <w:r>
          <w:rPr>
            <w:rStyle w:val="Hyperlink"/>
          </w:rPr>
          <w:t>String</w:t>
        </w:r>
      </w:hyperlink>
      <w:r>
        <w:t xml:space="preserve">): *  </w:t>
      </w:r>
      <w:hyperlink r:id="rId462" w:anchor="lineNumber70">
        <w:r>
          <w:rPr>
            <w:rStyle w:val="Hyperlink"/>
          </w:rPr>
          <w:t>source</w:t>
        </w:r>
        <w:bookmarkEnd w:id="506"/>
      </w:hyperlink>
      <w:r>
        <w:t xml:space="preserve"> </w:t>
      </w:r>
    </w:p>
    <w:p w:rsidR="006D663D" w:rsidRDefault="006D663D">
      <w:proofErr w:type="gramStart"/>
      <w:r>
        <w:t>Sets the first name.</w:t>
      </w:r>
      <w:proofErr w:type="gramEnd"/>
    </w:p>
    <w:p w:rsidR="006D663D" w:rsidRDefault="006D663D" w:rsidP="006D663D">
      <w:pPr>
        <w:pStyle w:val="Heading3"/>
        <w:numPr>
          <w:ilvl w:val="3"/>
          <w:numId w:val="3"/>
        </w:numPr>
        <w:pBdr>
          <w:bottom w:val="none" w:sz="0" w:space="0" w:color="auto"/>
        </w:pBdr>
      </w:pPr>
      <w:bookmarkStart w:id="507" w:name="instance-set-groups"/>
      <w:bookmarkStart w:id="508" w:name="_Toc444286024"/>
      <w:bookmarkEnd w:id="507"/>
      <w:proofErr w:type="gramStart"/>
      <w:r>
        <w:t>public</w:t>
      </w:r>
      <w:proofErr w:type="gramEnd"/>
      <w:r>
        <w:t xml:space="preserve"> set groups(groups: List&lt;</w:t>
      </w:r>
      <w:hyperlink r:id="rId463">
        <w:r>
          <w:rPr>
            <w:rStyle w:val="Hyperlink"/>
          </w:rPr>
          <w:t>String</w:t>
        </w:r>
      </w:hyperlink>
      <w:r>
        <w:t xml:space="preserve">&gt;): *  </w:t>
      </w:r>
      <w:hyperlink r:id="rId464" w:anchor="lineNumber151">
        <w:r>
          <w:rPr>
            <w:rStyle w:val="Hyperlink"/>
          </w:rPr>
          <w:t>source</w:t>
        </w:r>
        <w:bookmarkEnd w:id="508"/>
      </w:hyperlink>
      <w:r>
        <w:t xml:space="preserve"> </w:t>
      </w:r>
    </w:p>
    <w:p w:rsidR="006D663D" w:rsidRDefault="006D663D">
      <w:proofErr w:type="gramStart"/>
      <w:r>
        <w:t>Sets the groups.</w:t>
      </w:r>
      <w:proofErr w:type="gramEnd"/>
    </w:p>
    <w:p w:rsidR="006D663D" w:rsidRDefault="006D663D" w:rsidP="006D663D">
      <w:pPr>
        <w:pStyle w:val="Heading3"/>
        <w:numPr>
          <w:ilvl w:val="3"/>
          <w:numId w:val="3"/>
        </w:numPr>
        <w:pBdr>
          <w:bottom w:val="none" w:sz="0" w:space="0" w:color="auto"/>
        </w:pBdr>
      </w:pPr>
      <w:bookmarkStart w:id="509" w:name="instance-get-groups"/>
      <w:bookmarkStart w:id="510" w:name="_Toc444286025"/>
      <w:bookmarkEnd w:id="509"/>
      <w:proofErr w:type="gramStart"/>
      <w:r>
        <w:t>public</w:t>
      </w:r>
      <w:proofErr w:type="gramEnd"/>
      <w:r>
        <w:t xml:space="preserve"> get groups: List&lt;</w:t>
      </w:r>
      <w:hyperlink r:id="rId465">
        <w:r>
          <w:rPr>
            <w:rStyle w:val="Hyperlink"/>
          </w:rPr>
          <w:t>String</w:t>
        </w:r>
      </w:hyperlink>
      <w:r>
        <w:t xml:space="preserve">&gt;: *  </w:t>
      </w:r>
      <w:hyperlink r:id="rId466" w:anchor="lineNumber143">
        <w:r>
          <w:rPr>
            <w:rStyle w:val="Hyperlink"/>
          </w:rPr>
          <w:t>source</w:t>
        </w:r>
        <w:bookmarkEnd w:id="510"/>
      </w:hyperlink>
      <w:r>
        <w:t xml:space="preserve"> </w:t>
      </w:r>
    </w:p>
    <w:p w:rsidR="006D663D" w:rsidRDefault="006D663D">
      <w:proofErr w:type="gramStart"/>
      <w:r>
        <w:t>Returns the groups.</w:t>
      </w:r>
      <w:proofErr w:type="gramEnd"/>
    </w:p>
    <w:p w:rsidR="006D663D" w:rsidRDefault="006D663D" w:rsidP="006D663D">
      <w:pPr>
        <w:pStyle w:val="Heading4"/>
        <w:numPr>
          <w:ilvl w:val="4"/>
          <w:numId w:val="3"/>
        </w:numPr>
      </w:pPr>
      <w:bookmarkStart w:id="511" w:name="return-23"/>
      <w:bookmarkEnd w:id="511"/>
      <w:r>
        <w:lastRenderedPageBreak/>
        <w:t>Return:</w:t>
      </w:r>
    </w:p>
    <w:tbl>
      <w:tblPr>
        <w:tblW w:w="5000" w:type="pct"/>
        <w:tblLook w:val="04A0"/>
      </w:tblPr>
      <w:tblGrid>
        <w:gridCol w:w="2821"/>
        <w:gridCol w:w="6466"/>
      </w:tblGrid>
      <w:tr w:rsidR="006D663D">
        <w:tc>
          <w:tcPr>
            <w:tcW w:w="0" w:type="auto"/>
          </w:tcPr>
          <w:p w:rsidR="006D663D" w:rsidRDefault="006D663D">
            <w:pPr>
              <w:jc w:val="left"/>
            </w:pPr>
            <w:r>
              <w:t>List&lt;</w:t>
            </w:r>
            <w:hyperlink r:id="rId467">
              <w:r>
                <w:rPr>
                  <w:rStyle w:val="Hyperlink"/>
                </w:rPr>
                <w:t>String</w:t>
              </w:r>
            </w:hyperlink>
            <w:r>
              <w:t>&gt;</w:t>
            </w:r>
          </w:p>
        </w:tc>
        <w:tc>
          <w:tcPr>
            <w:tcW w:w="0" w:type="auto"/>
          </w:tcPr>
          <w:p w:rsidR="006D663D" w:rsidRDefault="006D663D">
            <w:pPr>
              <w:jc w:val="left"/>
            </w:pPr>
            <w:proofErr w:type="gramStart"/>
            <w:r>
              <w:t>groups</w:t>
            </w:r>
            <w:proofErr w:type="gramEnd"/>
            <w:r>
              <w:t xml:space="preserve"> Groups of the contact.</w:t>
            </w:r>
          </w:p>
        </w:tc>
      </w:tr>
    </w:tbl>
    <w:p w:rsidR="006D663D" w:rsidRDefault="006D663D" w:rsidP="006D663D">
      <w:pPr>
        <w:pStyle w:val="Heading3"/>
        <w:numPr>
          <w:ilvl w:val="3"/>
          <w:numId w:val="3"/>
        </w:numPr>
        <w:pBdr>
          <w:bottom w:val="none" w:sz="0" w:space="0" w:color="auto"/>
        </w:pBdr>
      </w:pPr>
      <w:bookmarkStart w:id="512" w:name="instance-get-guid"/>
      <w:bookmarkStart w:id="513" w:name="_Toc444286026"/>
      <w:bookmarkEnd w:id="512"/>
      <w:proofErr w:type="gramStart"/>
      <w:r>
        <w:t>public</w:t>
      </w:r>
      <w:proofErr w:type="gramEnd"/>
      <w:r>
        <w:t xml:space="preserve"> get guid: </w:t>
      </w:r>
      <w:hyperlink r:id="rId468">
        <w:r>
          <w:rPr>
            <w:rStyle w:val="Hyperlink"/>
          </w:rPr>
          <w:t>String</w:t>
        </w:r>
      </w:hyperlink>
      <w:r>
        <w:t xml:space="preserve">: *  </w:t>
      </w:r>
      <w:hyperlink r:id="rId469" w:anchor="lineNumber29">
        <w:r>
          <w:rPr>
            <w:rStyle w:val="Hyperlink"/>
          </w:rPr>
          <w:t>source</w:t>
        </w:r>
        <w:bookmarkEnd w:id="513"/>
      </w:hyperlink>
      <w:r>
        <w:t xml:space="preserve"> </w:t>
      </w:r>
    </w:p>
    <w:p w:rsidR="006D663D" w:rsidRDefault="006D663D">
      <w:proofErr w:type="gramStart"/>
      <w:r>
        <w:t>Returns the GUID.</w:t>
      </w:r>
      <w:proofErr w:type="gramEnd"/>
    </w:p>
    <w:p w:rsidR="006D663D" w:rsidRDefault="006D663D" w:rsidP="006D663D">
      <w:pPr>
        <w:pStyle w:val="Heading4"/>
        <w:numPr>
          <w:ilvl w:val="4"/>
          <w:numId w:val="3"/>
        </w:numPr>
      </w:pPr>
      <w:bookmarkStart w:id="514" w:name="return-24"/>
      <w:bookmarkEnd w:id="514"/>
      <w:r>
        <w:t>Return:</w:t>
      </w:r>
    </w:p>
    <w:tbl>
      <w:tblPr>
        <w:tblW w:w="5000" w:type="pct"/>
        <w:tblLook w:val="04A0"/>
      </w:tblPr>
      <w:tblGrid>
        <w:gridCol w:w="3447"/>
        <w:gridCol w:w="5840"/>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r>
              <w:t>GUID GUID of the contact.</w:t>
            </w:r>
          </w:p>
        </w:tc>
      </w:tr>
    </w:tbl>
    <w:p w:rsidR="006D663D" w:rsidRDefault="006D663D" w:rsidP="006D663D">
      <w:pPr>
        <w:pStyle w:val="Heading3"/>
        <w:numPr>
          <w:ilvl w:val="3"/>
          <w:numId w:val="3"/>
        </w:numPr>
        <w:pBdr>
          <w:bottom w:val="none" w:sz="0" w:space="0" w:color="auto"/>
        </w:pBdr>
      </w:pPr>
      <w:bookmarkStart w:id="515" w:name="instance-set-guid"/>
      <w:bookmarkStart w:id="516" w:name="_Toc444286027"/>
      <w:bookmarkEnd w:id="515"/>
      <w:proofErr w:type="gramStart"/>
      <w:r>
        <w:t>public</w:t>
      </w:r>
      <w:proofErr w:type="gramEnd"/>
      <w:r>
        <w:t xml:space="preserve"> set guid(GUID: </w:t>
      </w:r>
      <w:hyperlink r:id="rId470">
        <w:r>
          <w:rPr>
            <w:rStyle w:val="Hyperlink"/>
          </w:rPr>
          <w:t>String</w:t>
        </w:r>
      </w:hyperlink>
      <w:r>
        <w:t xml:space="preserve">): *  </w:t>
      </w:r>
      <w:hyperlink r:id="rId471" w:anchor="lineNumber37">
        <w:r>
          <w:rPr>
            <w:rStyle w:val="Hyperlink"/>
          </w:rPr>
          <w:t>source</w:t>
        </w:r>
        <w:bookmarkEnd w:id="516"/>
      </w:hyperlink>
      <w:r>
        <w:t xml:space="preserve"> </w:t>
      </w:r>
    </w:p>
    <w:p w:rsidR="006D663D" w:rsidRDefault="006D663D">
      <w:proofErr w:type="gramStart"/>
      <w:r>
        <w:t>Sets the GUID.</w:t>
      </w:r>
      <w:proofErr w:type="gramEnd"/>
    </w:p>
    <w:p w:rsidR="006D663D" w:rsidRDefault="006D663D" w:rsidP="006D663D">
      <w:pPr>
        <w:pStyle w:val="Heading3"/>
        <w:numPr>
          <w:ilvl w:val="3"/>
          <w:numId w:val="3"/>
        </w:numPr>
        <w:pBdr>
          <w:bottom w:val="none" w:sz="0" w:space="0" w:color="auto"/>
        </w:pBdr>
      </w:pPr>
      <w:bookmarkStart w:id="517" w:name="instance-set-lastName"/>
      <w:bookmarkStart w:id="518" w:name="_Toc444286028"/>
      <w:bookmarkEnd w:id="517"/>
      <w:proofErr w:type="gramStart"/>
      <w:r>
        <w:t>public</w:t>
      </w:r>
      <w:proofErr w:type="gramEnd"/>
      <w:r>
        <w:t xml:space="preserve"> set lastName(lastName: </w:t>
      </w:r>
      <w:hyperlink r:id="rId472">
        <w:r>
          <w:rPr>
            <w:rStyle w:val="Hyperlink"/>
          </w:rPr>
          <w:t>String</w:t>
        </w:r>
      </w:hyperlink>
      <w:r>
        <w:t xml:space="preserve">): *  </w:t>
      </w:r>
      <w:hyperlink r:id="rId473" w:anchor="lineNumber86">
        <w:r>
          <w:rPr>
            <w:rStyle w:val="Hyperlink"/>
          </w:rPr>
          <w:t>source</w:t>
        </w:r>
        <w:bookmarkEnd w:id="518"/>
      </w:hyperlink>
      <w:r>
        <w:t xml:space="preserve"> </w:t>
      </w:r>
    </w:p>
    <w:p w:rsidR="006D663D" w:rsidRDefault="006D663D">
      <w:proofErr w:type="gramStart"/>
      <w:r>
        <w:t>Sets the last name.</w:t>
      </w:r>
      <w:proofErr w:type="gramEnd"/>
    </w:p>
    <w:p w:rsidR="006D663D" w:rsidRDefault="006D663D" w:rsidP="006D663D">
      <w:pPr>
        <w:pStyle w:val="Heading3"/>
        <w:numPr>
          <w:ilvl w:val="3"/>
          <w:numId w:val="3"/>
        </w:numPr>
        <w:pBdr>
          <w:bottom w:val="none" w:sz="0" w:space="0" w:color="auto"/>
        </w:pBdr>
      </w:pPr>
      <w:bookmarkStart w:id="519" w:name="instance-get-lastName"/>
      <w:bookmarkStart w:id="520" w:name="_Toc444286029"/>
      <w:bookmarkEnd w:id="519"/>
      <w:proofErr w:type="gramStart"/>
      <w:r>
        <w:t>public</w:t>
      </w:r>
      <w:proofErr w:type="gramEnd"/>
      <w:r>
        <w:t xml:space="preserve"> get lastName: </w:t>
      </w:r>
      <w:hyperlink r:id="rId474">
        <w:r>
          <w:rPr>
            <w:rStyle w:val="Hyperlink"/>
          </w:rPr>
          <w:t>String</w:t>
        </w:r>
      </w:hyperlink>
      <w:r>
        <w:t xml:space="preserve">: *  </w:t>
      </w:r>
      <w:hyperlink r:id="rId475" w:anchor="lineNumber78">
        <w:r>
          <w:rPr>
            <w:rStyle w:val="Hyperlink"/>
          </w:rPr>
          <w:t>source</w:t>
        </w:r>
        <w:bookmarkEnd w:id="520"/>
      </w:hyperlink>
      <w:r>
        <w:t xml:space="preserve"> </w:t>
      </w:r>
    </w:p>
    <w:p w:rsidR="006D663D" w:rsidRDefault="006D663D">
      <w:proofErr w:type="gramStart"/>
      <w:r>
        <w:t>Returns the last name.</w:t>
      </w:r>
      <w:proofErr w:type="gramEnd"/>
    </w:p>
    <w:p w:rsidR="006D663D" w:rsidRDefault="006D663D" w:rsidP="006D663D">
      <w:pPr>
        <w:pStyle w:val="Heading4"/>
        <w:numPr>
          <w:ilvl w:val="4"/>
          <w:numId w:val="3"/>
        </w:numPr>
      </w:pPr>
      <w:bookmarkStart w:id="521" w:name="return-25"/>
      <w:bookmarkEnd w:id="521"/>
      <w:r>
        <w:t>Return:</w:t>
      </w:r>
    </w:p>
    <w:tbl>
      <w:tblPr>
        <w:tblW w:w="5000" w:type="pct"/>
        <w:tblLook w:val="04A0"/>
      </w:tblPr>
      <w:tblGrid>
        <w:gridCol w:w="2870"/>
        <w:gridCol w:w="6417"/>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proofErr w:type="gramStart"/>
            <w:r>
              <w:t>lastName</w:t>
            </w:r>
            <w:proofErr w:type="gramEnd"/>
            <w:r>
              <w:t xml:space="preserve"> Last name of the contact.</w:t>
            </w:r>
          </w:p>
        </w:tc>
      </w:tr>
    </w:tbl>
    <w:p w:rsidR="006D663D" w:rsidRDefault="006D663D" w:rsidP="006D663D">
      <w:pPr>
        <w:pStyle w:val="Heading3"/>
        <w:numPr>
          <w:ilvl w:val="3"/>
          <w:numId w:val="3"/>
        </w:numPr>
        <w:pBdr>
          <w:bottom w:val="none" w:sz="0" w:space="0" w:color="auto"/>
        </w:pBdr>
      </w:pPr>
      <w:bookmarkStart w:id="522" w:name="instance-set-privateContact"/>
      <w:bookmarkStart w:id="523" w:name="_Toc444286030"/>
      <w:bookmarkEnd w:id="522"/>
      <w:proofErr w:type="gramStart"/>
      <w:r>
        <w:t>public</w:t>
      </w:r>
      <w:proofErr w:type="gramEnd"/>
      <w:r>
        <w:t xml:space="preserve"> set privateContact(boolPrivate: </w:t>
      </w:r>
      <w:hyperlink r:id="rId476">
        <w:r>
          <w:rPr>
            <w:rStyle w:val="Hyperlink"/>
          </w:rPr>
          <w:t>Boolean</w:t>
        </w:r>
      </w:hyperlink>
      <w:r>
        <w:t xml:space="preserve">): *  </w:t>
      </w:r>
      <w:hyperlink r:id="rId477" w:anchor="lineNumber102">
        <w:r>
          <w:rPr>
            <w:rStyle w:val="Hyperlink"/>
          </w:rPr>
          <w:t>source</w:t>
        </w:r>
        <w:bookmarkEnd w:id="523"/>
      </w:hyperlink>
      <w:r>
        <w:t xml:space="preserve"> </w:t>
      </w:r>
    </w:p>
    <w:p w:rsidR="006D663D" w:rsidRDefault="006D663D">
      <w:proofErr w:type="gramStart"/>
      <w:r>
        <w:t>Sets the privacy status of the contact according to the given Boolean value.</w:t>
      </w:r>
      <w:proofErr w:type="gramEnd"/>
    </w:p>
    <w:p w:rsidR="006D663D" w:rsidRDefault="006D663D" w:rsidP="006D663D">
      <w:pPr>
        <w:pStyle w:val="Heading3"/>
        <w:numPr>
          <w:ilvl w:val="3"/>
          <w:numId w:val="3"/>
        </w:numPr>
        <w:pBdr>
          <w:bottom w:val="none" w:sz="0" w:space="0" w:color="auto"/>
        </w:pBdr>
      </w:pPr>
      <w:bookmarkStart w:id="524" w:name="instance-get-privateContact"/>
      <w:bookmarkStart w:id="525" w:name="_Toc444286031"/>
      <w:bookmarkEnd w:id="524"/>
      <w:proofErr w:type="gramStart"/>
      <w:r>
        <w:t>public</w:t>
      </w:r>
      <w:proofErr w:type="gramEnd"/>
      <w:r>
        <w:t xml:space="preserve"> get privateContact: </w:t>
      </w:r>
      <w:hyperlink r:id="rId478">
        <w:r>
          <w:rPr>
            <w:rStyle w:val="Hyperlink"/>
          </w:rPr>
          <w:t>Boolean</w:t>
        </w:r>
      </w:hyperlink>
      <w:r>
        <w:t xml:space="preserve">: *  </w:t>
      </w:r>
      <w:hyperlink r:id="rId479" w:anchor="lineNumber94">
        <w:r>
          <w:rPr>
            <w:rStyle w:val="Hyperlink"/>
          </w:rPr>
          <w:t>source</w:t>
        </w:r>
        <w:bookmarkEnd w:id="525"/>
      </w:hyperlink>
      <w:r>
        <w:t xml:space="preserve"> </w:t>
      </w:r>
    </w:p>
    <w:p w:rsidR="006D663D" w:rsidRDefault="006D663D">
      <w:proofErr w:type="gramStart"/>
      <w:r>
        <w:t>Returns the privacy status of the contact.</w:t>
      </w:r>
      <w:proofErr w:type="gramEnd"/>
    </w:p>
    <w:p w:rsidR="006D663D" w:rsidRDefault="006D663D" w:rsidP="006D663D">
      <w:pPr>
        <w:pStyle w:val="Heading4"/>
        <w:numPr>
          <w:ilvl w:val="4"/>
          <w:numId w:val="3"/>
        </w:numPr>
      </w:pPr>
      <w:bookmarkStart w:id="526" w:name="return-26"/>
      <w:bookmarkEnd w:id="526"/>
      <w:r>
        <w:t>Return:</w:t>
      </w:r>
    </w:p>
    <w:tbl>
      <w:tblPr>
        <w:tblW w:w="5000" w:type="pct"/>
        <w:tblLook w:val="04A0"/>
      </w:tblPr>
      <w:tblGrid>
        <w:gridCol w:w="1849"/>
        <w:gridCol w:w="7438"/>
      </w:tblGrid>
      <w:tr w:rsidR="006D663D">
        <w:tc>
          <w:tcPr>
            <w:tcW w:w="0" w:type="auto"/>
          </w:tcPr>
          <w:p w:rsidR="006D663D" w:rsidRDefault="006D663D">
            <w:pPr>
              <w:jc w:val="left"/>
            </w:pPr>
            <w:hyperlink>
              <w:r>
                <w:rPr>
                  <w:rStyle w:val="Hyperlink"/>
                </w:rPr>
                <w:t>Boolean</w:t>
              </w:r>
            </w:hyperlink>
            <w:r>
              <w:t>&lt;/s pan&gt;</w:t>
            </w:r>
          </w:p>
        </w:tc>
        <w:tc>
          <w:tcPr>
            <w:tcW w:w="0" w:type="auto"/>
          </w:tcPr>
          <w:p w:rsidR="006D663D" w:rsidRDefault="006D663D">
            <w:pPr>
              <w:jc w:val="left"/>
            </w:pPr>
            <w:proofErr w:type="gramStart"/>
            <w:r>
              <w:t>privateContact</w:t>
            </w:r>
            <w:proofErr w:type="gramEnd"/>
            <w:r>
              <w:t xml:space="preserve"> True/false value indicating the privacy status of the contact.</w:t>
            </w:r>
          </w:p>
        </w:tc>
      </w:tr>
    </w:tbl>
    <w:p w:rsidR="006D663D" w:rsidRDefault="006D663D" w:rsidP="006D663D">
      <w:pPr>
        <w:pStyle w:val="Heading3"/>
        <w:numPr>
          <w:ilvl w:val="3"/>
          <w:numId w:val="3"/>
        </w:numPr>
        <w:pBdr>
          <w:bottom w:val="none" w:sz="0" w:space="0" w:color="auto"/>
        </w:pBdr>
      </w:pPr>
      <w:bookmarkStart w:id="527" w:name="instance-get-residenceLocation"/>
      <w:bookmarkStart w:id="528" w:name="_Toc444286032"/>
      <w:bookmarkEnd w:id="527"/>
      <w:proofErr w:type="gramStart"/>
      <w:r>
        <w:t>public</w:t>
      </w:r>
      <w:proofErr w:type="gramEnd"/>
      <w:r>
        <w:t xml:space="preserve"> get residenceLocation: </w:t>
      </w:r>
      <w:hyperlink r:id="rId480">
        <w:r>
          <w:rPr>
            <w:rStyle w:val="Hyperlink"/>
          </w:rPr>
          <w:t>String</w:t>
        </w:r>
      </w:hyperlink>
      <w:r>
        <w:t xml:space="preserve">: *  </w:t>
      </w:r>
      <w:hyperlink r:id="rId481" w:anchor="lineNumber127">
        <w:r>
          <w:rPr>
            <w:rStyle w:val="Hyperlink"/>
          </w:rPr>
          <w:t>source</w:t>
        </w:r>
        <w:bookmarkEnd w:id="528"/>
      </w:hyperlink>
      <w:r>
        <w:t xml:space="preserve"> </w:t>
      </w:r>
    </w:p>
    <w:p w:rsidR="006D663D" w:rsidRDefault="006D663D">
      <w:proofErr w:type="gramStart"/>
      <w:r>
        <w:t>Returns the geohash of the residence location.</w:t>
      </w:r>
      <w:proofErr w:type="gramEnd"/>
    </w:p>
    <w:p w:rsidR="006D663D" w:rsidRDefault="006D663D" w:rsidP="006D663D">
      <w:pPr>
        <w:pStyle w:val="Heading4"/>
        <w:numPr>
          <w:ilvl w:val="4"/>
          <w:numId w:val="3"/>
        </w:numPr>
      </w:pPr>
      <w:bookmarkStart w:id="529" w:name="return-27"/>
      <w:bookmarkEnd w:id="529"/>
      <w:r>
        <w:t>Return:</w:t>
      </w:r>
    </w:p>
    <w:tbl>
      <w:tblPr>
        <w:tblW w:w="5000" w:type="pct"/>
        <w:tblLook w:val="04A0"/>
      </w:tblPr>
      <w:tblGrid>
        <w:gridCol w:w="2492"/>
        <w:gridCol w:w="6795"/>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proofErr w:type="gramStart"/>
            <w:r>
              <w:t>geohash</w:t>
            </w:r>
            <w:proofErr w:type="gramEnd"/>
            <w:r>
              <w:t xml:space="preserve"> Geohash of the residence location.</w:t>
            </w:r>
          </w:p>
        </w:tc>
      </w:tr>
    </w:tbl>
    <w:p w:rsidR="006D663D" w:rsidRDefault="006D663D" w:rsidP="006D663D">
      <w:pPr>
        <w:pStyle w:val="Heading3"/>
        <w:numPr>
          <w:ilvl w:val="3"/>
          <w:numId w:val="3"/>
        </w:numPr>
        <w:pBdr>
          <w:bottom w:val="none" w:sz="0" w:space="0" w:color="auto"/>
        </w:pBdr>
      </w:pPr>
      <w:bookmarkStart w:id="530" w:name="instance-set-residenceLocation"/>
      <w:bookmarkStart w:id="531" w:name="_Toc444286033"/>
      <w:bookmarkEnd w:id="530"/>
      <w:proofErr w:type="gramStart"/>
      <w:r>
        <w:t>public</w:t>
      </w:r>
      <w:proofErr w:type="gramEnd"/>
      <w:r>
        <w:t xml:space="preserve"> set residenceLocation(geohash: </w:t>
      </w:r>
      <w:hyperlink r:id="rId482">
        <w:r>
          <w:rPr>
            <w:rStyle w:val="Hyperlink"/>
          </w:rPr>
          <w:t>String</w:t>
        </w:r>
      </w:hyperlink>
      <w:r>
        <w:t xml:space="preserve">): *  </w:t>
      </w:r>
      <w:hyperlink r:id="rId483" w:anchor="lineNumber135">
        <w:r>
          <w:rPr>
            <w:rStyle w:val="Hyperlink"/>
          </w:rPr>
          <w:t>source</w:t>
        </w:r>
        <w:bookmarkEnd w:id="531"/>
      </w:hyperlink>
      <w:r>
        <w:t xml:space="preserve"> </w:t>
      </w:r>
    </w:p>
    <w:p w:rsidR="006D663D" w:rsidRDefault="006D663D">
      <w:proofErr w:type="gramStart"/>
      <w:r>
        <w:t>Sets the geohash of the residence location.</w:t>
      </w:r>
      <w:proofErr w:type="gramEnd"/>
    </w:p>
    <w:p w:rsidR="006D663D" w:rsidRDefault="006D663D" w:rsidP="006D663D">
      <w:pPr>
        <w:pStyle w:val="Heading3"/>
        <w:numPr>
          <w:ilvl w:val="3"/>
          <w:numId w:val="3"/>
        </w:numPr>
        <w:pBdr>
          <w:bottom w:val="none" w:sz="0" w:space="0" w:color="auto"/>
        </w:pBdr>
      </w:pPr>
      <w:bookmarkStart w:id="532" w:name="instance-set-userIDs"/>
      <w:bookmarkStart w:id="533" w:name="_Toc444286034"/>
      <w:bookmarkEnd w:id="532"/>
      <w:proofErr w:type="gramStart"/>
      <w:r>
        <w:t>public</w:t>
      </w:r>
      <w:proofErr w:type="gramEnd"/>
      <w:r>
        <w:t xml:space="preserve"> set userIDs(userIDs: List&lt;</w:t>
      </w:r>
      <w:hyperlink r:id="rId484">
        <w:r>
          <w:rPr>
            <w:rStyle w:val="Hyperlink"/>
          </w:rPr>
          <w:t>String</w:t>
        </w:r>
      </w:hyperlink>
      <w:r>
        <w:t xml:space="preserve">&gt;): *  </w:t>
      </w:r>
      <w:hyperlink r:id="rId485" w:anchor="lineNumber53">
        <w:r>
          <w:rPr>
            <w:rStyle w:val="Hyperlink"/>
          </w:rPr>
          <w:t>source</w:t>
        </w:r>
        <w:bookmarkEnd w:id="533"/>
      </w:hyperlink>
      <w:r>
        <w:t xml:space="preserve"> </w:t>
      </w:r>
    </w:p>
    <w:p w:rsidR="006D663D" w:rsidRDefault="006D663D">
      <w:proofErr w:type="gramStart"/>
      <w:r>
        <w:t>Sets the userIDs.</w:t>
      </w:r>
      <w:proofErr w:type="gramEnd"/>
    </w:p>
    <w:p w:rsidR="006D663D" w:rsidRDefault="006D663D" w:rsidP="006D663D">
      <w:pPr>
        <w:pStyle w:val="Heading3"/>
        <w:numPr>
          <w:ilvl w:val="3"/>
          <w:numId w:val="3"/>
        </w:numPr>
        <w:pBdr>
          <w:bottom w:val="none" w:sz="0" w:space="0" w:color="auto"/>
        </w:pBdr>
      </w:pPr>
      <w:bookmarkStart w:id="534" w:name="instance-get-userIDs"/>
      <w:bookmarkStart w:id="535" w:name="_Toc444286035"/>
      <w:bookmarkEnd w:id="534"/>
      <w:proofErr w:type="gramStart"/>
      <w:r>
        <w:lastRenderedPageBreak/>
        <w:t>public</w:t>
      </w:r>
      <w:proofErr w:type="gramEnd"/>
      <w:r>
        <w:t xml:space="preserve"> get userIDs: List&lt;</w:t>
      </w:r>
      <w:hyperlink r:id="rId486">
        <w:r>
          <w:rPr>
            <w:rStyle w:val="Hyperlink"/>
          </w:rPr>
          <w:t>String</w:t>
        </w:r>
      </w:hyperlink>
      <w:r>
        <w:t xml:space="preserve">&gt;: *  </w:t>
      </w:r>
      <w:hyperlink r:id="rId487" w:anchor="lineNumber45">
        <w:r>
          <w:rPr>
            <w:rStyle w:val="Hyperlink"/>
          </w:rPr>
          <w:t>source</w:t>
        </w:r>
        <w:bookmarkEnd w:id="535"/>
      </w:hyperlink>
      <w:r>
        <w:t xml:space="preserve"> </w:t>
      </w:r>
    </w:p>
    <w:p w:rsidR="006D663D" w:rsidRDefault="006D663D">
      <w:proofErr w:type="gramStart"/>
      <w:r>
        <w:t>Returns the user IDs.</w:t>
      </w:r>
      <w:proofErr w:type="gramEnd"/>
    </w:p>
    <w:p w:rsidR="006D663D" w:rsidRDefault="006D663D" w:rsidP="006D663D">
      <w:pPr>
        <w:pStyle w:val="Heading4"/>
        <w:numPr>
          <w:ilvl w:val="4"/>
          <w:numId w:val="3"/>
        </w:numPr>
      </w:pPr>
      <w:bookmarkStart w:id="536" w:name="return-28"/>
      <w:bookmarkEnd w:id="536"/>
      <w:r>
        <w:t>Return:</w:t>
      </w:r>
    </w:p>
    <w:tbl>
      <w:tblPr>
        <w:tblW w:w="5000" w:type="pct"/>
        <w:tblLook w:val="04A0"/>
      </w:tblPr>
      <w:tblGrid>
        <w:gridCol w:w="2760"/>
        <w:gridCol w:w="6527"/>
      </w:tblGrid>
      <w:tr w:rsidR="006D663D">
        <w:tc>
          <w:tcPr>
            <w:tcW w:w="0" w:type="auto"/>
          </w:tcPr>
          <w:p w:rsidR="006D663D" w:rsidRDefault="006D663D">
            <w:pPr>
              <w:jc w:val="left"/>
            </w:pPr>
            <w:r>
              <w:t>List&lt;</w:t>
            </w:r>
            <w:hyperlink r:id="rId488">
              <w:r>
                <w:rPr>
                  <w:rStyle w:val="Hyperlink"/>
                </w:rPr>
                <w:t>String</w:t>
              </w:r>
            </w:hyperlink>
            <w:r>
              <w:t>&gt;</w:t>
            </w:r>
          </w:p>
        </w:tc>
        <w:tc>
          <w:tcPr>
            <w:tcW w:w="0" w:type="auto"/>
          </w:tcPr>
          <w:p w:rsidR="006D663D" w:rsidRDefault="006D663D">
            <w:pPr>
              <w:jc w:val="left"/>
            </w:pPr>
            <w:proofErr w:type="gramStart"/>
            <w:r>
              <w:t>userIDs</w:t>
            </w:r>
            <w:proofErr w:type="gramEnd"/>
            <w:r>
              <w:t xml:space="preserve"> UserIDs of the contact.</w:t>
            </w:r>
          </w:p>
        </w:tc>
      </w:tr>
    </w:tbl>
    <w:p w:rsidR="006D663D" w:rsidRDefault="006D663D">
      <w:pPr>
        <w:pStyle w:val="BodyText"/>
      </w:pPr>
      <w:r>
        <w:t xml:space="preserve">Generated by </w:t>
      </w:r>
      <w:hyperlink r:id="rId489">
        <w:proofErr w:type="gramStart"/>
        <w:r>
          <w:rPr>
            <w:rStyle w:val="Hyperlink"/>
          </w:rPr>
          <w:t>ESDoc(</w:t>
        </w:r>
        <w:proofErr w:type="gramEnd"/>
        <w:r>
          <w:rPr>
            <w:rStyle w:val="Hyperlink"/>
          </w:rPr>
          <w:t>0.4.5)</w:t>
        </w:r>
      </w:hyperlink>
      <w:r>
        <w:t xml:space="preserve"> </w:t>
      </w:r>
      <w:hyperlink r:id="rId490"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37" w:name="hypertydiscovery"/>
      <w:bookmarkStart w:id="538" w:name="_Toc444286036"/>
      <w:bookmarkEnd w:id="537"/>
      <w:r>
        <w:t>HypertyDiscovery</w:t>
      </w:r>
      <w:bookmarkEnd w:id="538"/>
    </w:p>
    <w:p w:rsidR="006D663D" w:rsidRDefault="006D663D">
      <w:r>
        <w:t>Core HypertyDiscovery interface Class to allow applications to search for hyperties using the message bus</w:t>
      </w:r>
    </w:p>
    <w:p w:rsidR="006D663D" w:rsidRDefault="006D663D" w:rsidP="006D663D">
      <w:pPr>
        <w:pStyle w:val="Heading2"/>
        <w:numPr>
          <w:ilvl w:val="2"/>
          <w:numId w:val="3"/>
        </w:numPr>
        <w:pBdr>
          <w:bottom w:val="none" w:sz="0" w:space="0" w:color="auto"/>
        </w:pBdr>
      </w:pPr>
      <w:bookmarkStart w:id="539" w:name="constructor-summary-6"/>
      <w:bookmarkStart w:id="540" w:name="_Toc444286037"/>
      <w:bookmarkEnd w:id="539"/>
      <w:r>
        <w:t>Constructor Summary</w:t>
      </w:r>
      <w:bookmarkEnd w:id="540"/>
    </w:p>
    <w:p w:rsidR="006D663D" w:rsidRDefault="006D663D">
      <w:r>
        <w:t xml:space="preserve">Public Constructor public </w:t>
      </w:r>
    </w:p>
    <w:p w:rsidR="006D663D" w:rsidRDefault="006D663D">
      <w:pPr>
        <w:pStyle w:val="BodyText"/>
      </w:pPr>
      <w:hyperlink r:id="rId491" w:anchor="instance-constructor-constructor">
        <w:proofErr w:type="gramStart"/>
        <w:r>
          <w:rPr>
            <w:rStyle w:val="Hyperlink"/>
          </w:rPr>
          <w:t>constructor</w:t>
        </w:r>
        <w:proofErr w:type="gramEnd"/>
      </w:hyperlink>
      <w:r>
        <w:t xml:space="preserve">(msgbus: </w:t>
      </w:r>
      <w:hyperlink r:id="rId492">
        <w:r>
          <w:rPr>
            <w:rStyle w:val="Hyperlink"/>
          </w:rPr>
          <w:t>MessageBus</w:t>
        </w:r>
      </w:hyperlink>
      <w:r>
        <w:t>, runtimeURL: RuntimeURL)</w:t>
      </w:r>
    </w:p>
    <w:p w:rsidR="006D663D" w:rsidRDefault="006D663D">
      <w:pPr>
        <w:pStyle w:val="BodyText"/>
      </w:pPr>
      <w:r>
        <w:t xml:space="preserve">To initialise the HypertyDiscover, </w:t>
      </w:r>
      <w:proofErr w:type="gramStart"/>
      <w:r>
        <w:t>which will provide the support for hyperties to query users registered in outside the internal core.</w:t>
      </w:r>
      <w:proofErr w:type="gramEnd"/>
    </w:p>
    <w:p w:rsidR="006D663D" w:rsidRDefault="006D663D" w:rsidP="006D663D">
      <w:pPr>
        <w:pStyle w:val="Heading2"/>
        <w:numPr>
          <w:ilvl w:val="2"/>
          <w:numId w:val="3"/>
        </w:numPr>
        <w:pBdr>
          <w:bottom w:val="none" w:sz="0" w:space="0" w:color="auto"/>
        </w:pBdr>
      </w:pPr>
      <w:bookmarkStart w:id="541" w:name="method-summary-6"/>
      <w:bookmarkStart w:id="542" w:name="_Toc444286038"/>
      <w:bookmarkEnd w:id="541"/>
      <w:r>
        <w:t>Method Summary</w:t>
      </w:r>
      <w:bookmarkEnd w:id="542"/>
    </w:p>
    <w:p w:rsidR="006D663D" w:rsidRDefault="006D663D">
      <w:r>
        <w:t xml:space="preserve">Public Methods public </w:t>
      </w:r>
    </w:p>
    <w:p w:rsidR="006D663D" w:rsidRDefault="006D663D">
      <w:pPr>
        <w:pStyle w:val="BodyText"/>
      </w:pPr>
      <w:hyperlink r:id="rId493" w:anchor="instance-method-discoverHypertyPerUser">
        <w:proofErr w:type="gramStart"/>
        <w:r>
          <w:rPr>
            <w:rStyle w:val="Hyperlink"/>
          </w:rPr>
          <w:t>discoverHypertyPerUser</w:t>
        </w:r>
        <w:proofErr w:type="gramEnd"/>
      </w:hyperlink>
      <w:r>
        <w:t xml:space="preserve">(email: email): </w:t>
      </w:r>
      <w:hyperlink r:id="rId494">
        <w:r>
          <w:rPr>
            <w:rStyle w:val="Hyperlink"/>
          </w:rPr>
          <w:t>Promise</w:t>
        </w:r>
      </w:hyperlink>
    </w:p>
    <w:p w:rsidR="006D663D" w:rsidRDefault="006D663D">
      <w:pPr>
        <w:pStyle w:val="BodyText"/>
      </w:pPr>
      <w:proofErr w:type="gramStart"/>
      <w:r>
        <w:t>function</w:t>
      </w:r>
      <w:proofErr w:type="gramEnd"/>
      <w:r>
        <w:t xml:space="preserve"> to request about users registered in domain registry, and return the hyperty instance if found.</w:t>
      </w:r>
    </w:p>
    <w:p w:rsidR="006D663D" w:rsidRDefault="006D663D" w:rsidP="006D663D">
      <w:pPr>
        <w:pStyle w:val="Heading2"/>
        <w:numPr>
          <w:ilvl w:val="2"/>
          <w:numId w:val="3"/>
        </w:numPr>
        <w:pBdr>
          <w:bottom w:val="none" w:sz="0" w:space="0" w:color="auto"/>
        </w:pBdr>
      </w:pPr>
      <w:bookmarkStart w:id="543" w:name="_Toc444286039"/>
      <w:r>
        <w:t>Public Constructors</w:t>
      </w:r>
      <w:bookmarkEnd w:id="543"/>
    </w:p>
    <w:p w:rsidR="006D663D" w:rsidRDefault="006D663D" w:rsidP="006D663D">
      <w:pPr>
        <w:pStyle w:val="Heading3"/>
        <w:numPr>
          <w:ilvl w:val="3"/>
          <w:numId w:val="3"/>
        </w:numPr>
        <w:pBdr>
          <w:bottom w:val="none" w:sz="0" w:space="0" w:color="auto"/>
        </w:pBdr>
      </w:pPr>
      <w:bookmarkStart w:id="544" w:name="_Toc444286040"/>
      <w:proofErr w:type="gramStart"/>
      <w:r>
        <w:t>public</w:t>
      </w:r>
      <w:proofErr w:type="gramEnd"/>
      <w:r>
        <w:t xml:space="preserve"> constructor(msgbus: </w:t>
      </w:r>
      <w:hyperlink r:id="rId495">
        <w:r>
          <w:rPr>
            <w:rStyle w:val="Hyperlink"/>
          </w:rPr>
          <w:t>MessageBus</w:t>
        </w:r>
      </w:hyperlink>
      <w:r>
        <w:t xml:space="preserve">, runtimeURL: RuntimeURL)  </w:t>
      </w:r>
      <w:hyperlink r:id="rId496" w:anchor="lineNumber15">
        <w:r>
          <w:rPr>
            <w:rStyle w:val="Hyperlink"/>
          </w:rPr>
          <w:t>source</w:t>
        </w:r>
        <w:bookmarkEnd w:id="544"/>
      </w:hyperlink>
      <w:r>
        <w:t xml:space="preserve"> </w:t>
      </w:r>
    </w:p>
    <w:p w:rsidR="006D663D" w:rsidRDefault="006D663D">
      <w:r>
        <w:t xml:space="preserve">To initialise the HypertyDiscover, </w:t>
      </w:r>
      <w:proofErr w:type="gramStart"/>
      <w:r>
        <w:t>which will provide the support for hyperties to query users registered in outside the internal core.</w:t>
      </w:r>
      <w:proofErr w:type="gramEnd"/>
    </w:p>
    <w:p w:rsidR="006D663D" w:rsidRDefault="006D663D" w:rsidP="006D663D">
      <w:pPr>
        <w:pStyle w:val="Heading4"/>
        <w:numPr>
          <w:ilvl w:val="4"/>
          <w:numId w:val="3"/>
        </w:numPr>
      </w:pPr>
      <w:r>
        <w:t>Params:</w:t>
      </w:r>
    </w:p>
    <w:p w:rsidR="006D663D" w:rsidRDefault="006D663D">
      <w:r>
        <w:t xml:space="preserve">Name Type Attribute Description msgbus </w:t>
      </w:r>
      <w:hyperlink r:id="rId497">
        <w:r>
          <w:rPr>
            <w:rStyle w:val="Hyperlink"/>
          </w:rPr>
          <w:t>MessageBus</w:t>
        </w:r>
      </w:hyperlink>
      <w:r>
        <w:t xml:space="preserve"> msgbus</w:t>
      </w:r>
    </w:p>
    <w:p w:rsidR="006D663D" w:rsidRDefault="006D663D">
      <w:pPr>
        <w:pStyle w:val="BodyText"/>
      </w:pPr>
      <w:proofErr w:type="gramStart"/>
      <w:r>
        <w:t>runtimeURL</w:t>
      </w:r>
      <w:proofErr w:type="gramEnd"/>
      <w:r>
        <w:t xml:space="preserve"> RuntimeURL runtimeURL</w:t>
      </w:r>
    </w:p>
    <w:p w:rsidR="006D663D" w:rsidRDefault="006D663D" w:rsidP="006D663D">
      <w:pPr>
        <w:pStyle w:val="Heading2"/>
        <w:numPr>
          <w:ilvl w:val="2"/>
          <w:numId w:val="3"/>
        </w:numPr>
        <w:pBdr>
          <w:bottom w:val="none" w:sz="0" w:space="0" w:color="auto"/>
        </w:pBdr>
      </w:pPr>
      <w:bookmarkStart w:id="545" w:name="_Toc444286041"/>
      <w:r>
        <w:t>Public Methods</w:t>
      </w:r>
      <w:bookmarkEnd w:id="545"/>
    </w:p>
    <w:p w:rsidR="006D663D" w:rsidRDefault="006D663D" w:rsidP="006D663D">
      <w:pPr>
        <w:pStyle w:val="Heading3"/>
        <w:numPr>
          <w:ilvl w:val="3"/>
          <w:numId w:val="3"/>
        </w:numPr>
        <w:pBdr>
          <w:bottom w:val="none" w:sz="0" w:space="0" w:color="auto"/>
        </w:pBdr>
      </w:pPr>
      <w:bookmarkStart w:id="546" w:name="instance-method-discoverHypertyPerUser"/>
      <w:bookmarkStart w:id="547" w:name="_Toc444286042"/>
      <w:bookmarkEnd w:id="546"/>
      <w:proofErr w:type="gramStart"/>
      <w:r>
        <w:t>public</w:t>
      </w:r>
      <w:proofErr w:type="gramEnd"/>
      <w:r>
        <w:t xml:space="preserve"> discoverHypertyPerUser(email: email): </w:t>
      </w:r>
      <w:hyperlink r:id="rId498">
        <w:r>
          <w:rPr>
            <w:rStyle w:val="Hyperlink"/>
          </w:rPr>
          <w:t>Promise</w:t>
        </w:r>
      </w:hyperlink>
      <w:r>
        <w:t xml:space="preserve">  </w:t>
      </w:r>
      <w:hyperlink r:id="rId499" w:anchor="lineNumber29">
        <w:r>
          <w:rPr>
            <w:rStyle w:val="Hyperlink"/>
          </w:rPr>
          <w:t>source</w:t>
        </w:r>
        <w:bookmarkEnd w:id="547"/>
      </w:hyperlink>
      <w:r>
        <w:t xml:space="preserve"> </w:t>
      </w:r>
    </w:p>
    <w:p w:rsidR="006D663D" w:rsidRDefault="006D663D">
      <w:proofErr w:type="gramStart"/>
      <w:r>
        <w:t>function</w:t>
      </w:r>
      <w:proofErr w:type="gramEnd"/>
      <w:r>
        <w:t xml:space="preserve"> to request about users registered in domain registry, and return the hyperty instance if found.</w:t>
      </w:r>
    </w:p>
    <w:p w:rsidR="006D663D" w:rsidRDefault="006D663D" w:rsidP="006D663D">
      <w:pPr>
        <w:pStyle w:val="Heading4"/>
        <w:numPr>
          <w:ilvl w:val="4"/>
          <w:numId w:val="3"/>
        </w:numPr>
      </w:pPr>
      <w:r>
        <w:t>Params:</w:t>
      </w:r>
    </w:p>
    <w:p w:rsidR="006D663D" w:rsidRDefault="006D663D">
      <w:r>
        <w:t>Name Type Attribute Description email email</w:t>
      </w:r>
    </w:p>
    <w:p w:rsidR="006D663D" w:rsidRDefault="006D663D" w:rsidP="006D663D">
      <w:pPr>
        <w:pStyle w:val="Heading4"/>
        <w:numPr>
          <w:ilvl w:val="4"/>
          <w:numId w:val="3"/>
        </w:numPr>
      </w:pPr>
      <w:bookmarkStart w:id="548" w:name="return-29"/>
      <w:bookmarkEnd w:id="548"/>
      <w:r>
        <w:lastRenderedPageBreak/>
        <w:t>Return:</w:t>
      </w:r>
    </w:p>
    <w:tbl>
      <w:tblPr>
        <w:tblW w:w="5000" w:type="pct"/>
        <w:tblLook w:val="04A0"/>
      </w:tblPr>
      <w:tblGrid>
        <w:gridCol w:w="5995"/>
        <w:gridCol w:w="3292"/>
      </w:tblGrid>
      <w:tr w:rsidR="006D663D">
        <w:tc>
          <w:tcPr>
            <w:tcW w:w="0" w:type="auto"/>
          </w:tcPr>
          <w:p w:rsidR="006D663D" w:rsidRDefault="006D663D">
            <w:pPr>
              <w:jc w:val="left"/>
            </w:pPr>
            <w:hyperlink>
              <w:r>
                <w:rPr>
                  <w:rStyle w:val="Hyperlink"/>
                </w:rPr>
                <w:t>Promise</w:t>
              </w:r>
            </w:hyperlink>
            <w:r>
              <w:t>&lt;/s pan&gt;</w:t>
            </w:r>
          </w:p>
        </w:tc>
        <w:tc>
          <w:tcPr>
            <w:tcW w:w="0" w:type="auto"/>
          </w:tcPr>
          <w:p w:rsidR="006D663D" w:rsidRDefault="006D663D">
            <w:pPr>
              <w:jc w:val="left"/>
            </w:pPr>
            <w:r>
              <w:t>Promise</w:t>
            </w:r>
          </w:p>
        </w:tc>
      </w:tr>
    </w:tbl>
    <w:p w:rsidR="006D663D" w:rsidRDefault="006D663D">
      <w:pPr>
        <w:pStyle w:val="BodyText"/>
      </w:pPr>
      <w:r>
        <w:t xml:space="preserve">Generated by </w:t>
      </w:r>
      <w:hyperlink r:id="rId500">
        <w:proofErr w:type="gramStart"/>
        <w:r>
          <w:rPr>
            <w:rStyle w:val="Hyperlink"/>
          </w:rPr>
          <w:t>ESDoc(</w:t>
        </w:r>
        <w:proofErr w:type="gramEnd"/>
        <w:r>
          <w:rPr>
            <w:rStyle w:val="Hyperlink"/>
          </w:rPr>
          <w:t>0.4.5)</w:t>
        </w:r>
      </w:hyperlink>
      <w:r>
        <w:t xml:space="preserve"> </w:t>
      </w:r>
      <w:hyperlink r:id="rId501"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49" w:name="hypertyinstance"/>
      <w:bookmarkStart w:id="550" w:name="_Toc444286043"/>
      <w:bookmarkEnd w:id="549"/>
      <w:r>
        <w:t>HypertyInstance</w:t>
      </w:r>
      <w:bookmarkEnd w:id="550"/>
    </w:p>
    <w:p w:rsidR="006D663D" w:rsidRDefault="006D663D" w:rsidP="006D663D">
      <w:pPr>
        <w:pStyle w:val="Heading4"/>
        <w:numPr>
          <w:ilvl w:val="4"/>
          <w:numId w:val="3"/>
        </w:numPr>
      </w:pPr>
      <w:bookmarkStart w:id="551" w:name="extends"/>
      <w:bookmarkEnd w:id="551"/>
      <w:r>
        <w:t>Extends:</w:t>
      </w:r>
    </w:p>
    <w:p w:rsidR="006D663D" w:rsidRDefault="006D663D">
      <w:hyperlink r:id="rId502">
        <w:r>
          <w:rPr>
            <w:rStyle w:val="Hyperlink"/>
          </w:rPr>
          <w:t>RegistryDataModel</w:t>
        </w:r>
      </w:hyperlink>
      <w:r>
        <w:t xml:space="preserve"> → HypertyInstance</w:t>
      </w:r>
    </w:p>
    <w:p w:rsidR="006D663D" w:rsidRDefault="006D663D">
      <w:pPr>
        <w:pStyle w:val="BodyText"/>
      </w:pPr>
      <w:r>
        <w:t>@author: Gil Dias (gil.dias@tecnico.ulisboa.pt) HypertyInstance Data Model used to model instances of Hyperties running in devices and servers.</w:t>
      </w:r>
    </w:p>
    <w:p w:rsidR="006D663D" w:rsidRDefault="006D663D" w:rsidP="006D663D">
      <w:pPr>
        <w:pStyle w:val="Heading2"/>
        <w:numPr>
          <w:ilvl w:val="2"/>
          <w:numId w:val="3"/>
        </w:numPr>
        <w:pBdr>
          <w:bottom w:val="none" w:sz="0" w:space="0" w:color="auto"/>
        </w:pBdr>
      </w:pPr>
      <w:bookmarkStart w:id="552" w:name="constructor-summary-7"/>
      <w:bookmarkStart w:id="553" w:name="_Toc444286044"/>
      <w:bookmarkEnd w:id="552"/>
      <w:r>
        <w:t>Constructor Summary</w:t>
      </w:r>
      <w:bookmarkEnd w:id="553"/>
    </w:p>
    <w:p w:rsidR="006D663D" w:rsidRDefault="006D663D">
      <w:r>
        <w:t xml:space="preserve">Public Constructor public </w:t>
      </w:r>
    </w:p>
    <w:p w:rsidR="006D663D" w:rsidRDefault="006D663D">
      <w:pPr>
        <w:pStyle w:val="BodyText"/>
      </w:pPr>
      <w:hyperlink r:id="rId503" w:anchor="instance-constructor-constructor">
        <w:proofErr w:type="gramStart"/>
        <w:r>
          <w:rPr>
            <w:rStyle w:val="Hyperlink"/>
          </w:rPr>
          <w:t>constructor</w:t>
        </w:r>
        <w:proofErr w:type="gramEnd"/>
      </w:hyperlink>
      <w:r>
        <w:t>(id: *, url: *, descriptor: *, hypertyURL: *, user: *, guid: *, runtime: *, context: *)</w:t>
      </w:r>
    </w:p>
    <w:p w:rsidR="006D663D" w:rsidRDefault="006D663D" w:rsidP="006D663D">
      <w:pPr>
        <w:pStyle w:val="Heading2"/>
        <w:numPr>
          <w:ilvl w:val="2"/>
          <w:numId w:val="3"/>
        </w:numPr>
        <w:pBdr>
          <w:bottom w:val="none" w:sz="0" w:space="0" w:color="auto"/>
        </w:pBdr>
      </w:pPr>
      <w:bookmarkStart w:id="554" w:name="member-summary-5"/>
      <w:bookmarkStart w:id="555" w:name="_Toc444286045"/>
      <w:bookmarkEnd w:id="554"/>
      <w:r>
        <w:t>Member Summary</w:t>
      </w:r>
      <w:bookmarkEnd w:id="555"/>
    </w:p>
    <w:p w:rsidR="006D663D" w:rsidRDefault="006D663D">
      <w:r>
        <w:t xml:space="preserve">Public Members public get </w:t>
      </w:r>
    </w:p>
    <w:p w:rsidR="006D663D" w:rsidRDefault="006D663D">
      <w:pPr>
        <w:pStyle w:val="BodyText"/>
      </w:pPr>
      <w:hyperlink r:id="rId504" w:anchor="instance-get-hypertyURL">
        <w:proofErr w:type="gramStart"/>
        <w:r>
          <w:rPr>
            <w:rStyle w:val="Hyperlink"/>
          </w:rPr>
          <w:t>hypertyURL</w:t>
        </w:r>
        <w:proofErr w:type="gramEnd"/>
      </w:hyperlink>
      <w:r>
        <w:t>: *</w:t>
      </w:r>
    </w:p>
    <w:p w:rsidR="006D663D" w:rsidRDefault="006D663D">
      <w:proofErr w:type="gramStart"/>
      <w:r>
        <w:t>public</w:t>
      </w:r>
      <w:proofErr w:type="gramEnd"/>
      <w:r>
        <w:t xml:space="preserve"> set </w:t>
      </w:r>
    </w:p>
    <w:p w:rsidR="006D663D" w:rsidRDefault="006D663D">
      <w:pPr>
        <w:pStyle w:val="BodyText"/>
      </w:pPr>
      <w:hyperlink r:id="rId505" w:anchor="instance-set-user">
        <w:proofErr w:type="gramStart"/>
        <w:r>
          <w:rPr>
            <w:rStyle w:val="Hyperlink"/>
          </w:rPr>
          <w:t>user</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506" w:anchor="instance-get-user">
        <w:proofErr w:type="gramStart"/>
        <w:r>
          <w:rPr>
            <w:rStyle w:val="Hyperlink"/>
          </w:rPr>
          <w:t>user</w:t>
        </w:r>
        <w:proofErr w:type="gramEnd"/>
      </w:hyperlink>
      <w:r>
        <w:t>: *</w:t>
      </w:r>
    </w:p>
    <w:p w:rsidR="006D663D" w:rsidRDefault="006D663D" w:rsidP="006D663D">
      <w:pPr>
        <w:pStyle w:val="Heading2"/>
        <w:numPr>
          <w:ilvl w:val="2"/>
          <w:numId w:val="3"/>
        </w:numPr>
        <w:pBdr>
          <w:bottom w:val="none" w:sz="0" w:space="0" w:color="auto"/>
        </w:pBdr>
      </w:pPr>
      <w:bookmarkStart w:id="556" w:name="inherited-summary"/>
      <w:bookmarkStart w:id="557" w:name="_Toc444286046"/>
      <w:bookmarkEnd w:id="556"/>
      <w:r>
        <w:t>Inherited Summary</w:t>
      </w:r>
      <w:bookmarkEnd w:id="557"/>
    </w:p>
    <w:p w:rsidR="006D663D" w:rsidRDefault="006D663D">
      <w:r>
        <w:t xml:space="preserve"> From class </w:t>
      </w:r>
      <w:hyperlink r:id="rId507">
        <w:r>
          <w:rPr>
            <w:rStyle w:val="Hyperlink"/>
          </w:rPr>
          <w:t>RegistryDataModel</w:t>
        </w:r>
      </w:hyperlink>
      <w:r>
        <w:t xml:space="preserve"> public get </w:t>
      </w:r>
    </w:p>
    <w:p w:rsidR="006D663D" w:rsidRDefault="006D663D">
      <w:pPr>
        <w:pStyle w:val="BodyText"/>
      </w:pPr>
      <w:hyperlink r:id="rId508" w:anchor="instance-get-descriptor">
        <w:proofErr w:type="gramStart"/>
        <w:r>
          <w:rPr>
            <w:rStyle w:val="Hyperlink"/>
          </w:rPr>
          <w:t>descriptor</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509" w:anchor="instance-get-id">
        <w:proofErr w:type="gramStart"/>
        <w:r>
          <w:rPr>
            <w:rStyle w:val="Hyperlink"/>
          </w:rPr>
          <w:t>id</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510" w:anchor="instance-get-url">
        <w:proofErr w:type="gramStart"/>
        <w:r>
          <w:rPr>
            <w:rStyle w:val="Hyperlink"/>
          </w:rPr>
          <w:t>url</w:t>
        </w:r>
        <w:proofErr w:type="gramEnd"/>
      </w:hyperlink>
      <w:r>
        <w:t>: *</w:t>
      </w:r>
    </w:p>
    <w:p w:rsidR="006D663D" w:rsidRDefault="006D663D" w:rsidP="006D663D">
      <w:pPr>
        <w:pStyle w:val="Heading2"/>
        <w:numPr>
          <w:ilvl w:val="2"/>
          <w:numId w:val="3"/>
        </w:numPr>
        <w:pBdr>
          <w:bottom w:val="none" w:sz="0" w:space="0" w:color="auto"/>
        </w:pBdr>
      </w:pPr>
      <w:bookmarkStart w:id="558" w:name="_Toc444286047"/>
      <w:r>
        <w:t>Public Constructors</w:t>
      </w:r>
      <w:bookmarkEnd w:id="558"/>
    </w:p>
    <w:p w:rsidR="006D663D" w:rsidRDefault="006D663D" w:rsidP="006D663D">
      <w:pPr>
        <w:pStyle w:val="Heading3"/>
        <w:numPr>
          <w:ilvl w:val="3"/>
          <w:numId w:val="3"/>
        </w:numPr>
        <w:pBdr>
          <w:bottom w:val="none" w:sz="0" w:space="0" w:color="auto"/>
        </w:pBdr>
      </w:pPr>
      <w:bookmarkStart w:id="559" w:name="_Toc444286048"/>
      <w:proofErr w:type="gramStart"/>
      <w:r>
        <w:t>public</w:t>
      </w:r>
      <w:proofErr w:type="gramEnd"/>
      <w:r>
        <w:t xml:space="preserve"> constructor(id: *, url: *, descriptor: *, hypertyURL: *, user: *, guid: *, runtime: *, context: *)  </w:t>
      </w:r>
      <w:hyperlink r:id="rId511" w:anchor="lineNumber9">
        <w:r>
          <w:rPr>
            <w:rStyle w:val="Hyperlink"/>
          </w:rPr>
          <w:t>source</w:t>
        </w:r>
        <w:bookmarkEnd w:id="559"/>
      </w:hyperlink>
      <w:r>
        <w:t xml:space="preserve"> </w:t>
      </w:r>
    </w:p>
    <w:p w:rsidR="006D663D" w:rsidRDefault="006D663D" w:rsidP="006D663D">
      <w:pPr>
        <w:pStyle w:val="Heading4"/>
        <w:numPr>
          <w:ilvl w:val="4"/>
          <w:numId w:val="3"/>
        </w:numPr>
      </w:pPr>
      <w:bookmarkStart w:id="560" w:name="override"/>
      <w:bookmarkEnd w:id="560"/>
      <w:r>
        <w:t>Override:</w:t>
      </w:r>
    </w:p>
    <w:p w:rsidR="006D663D" w:rsidRDefault="006D663D">
      <w:hyperlink r:id="rId512" w:anchor="instance-constructor-constructor">
        <w:r>
          <w:rPr>
            <w:rStyle w:val="Hyperlink"/>
          </w:rPr>
          <w:t>RegistryDataModel#constructor</w:t>
        </w:r>
      </w:hyperlink>
    </w:p>
    <w:p w:rsidR="006D663D" w:rsidRDefault="006D663D" w:rsidP="006D663D">
      <w:pPr>
        <w:pStyle w:val="Heading4"/>
        <w:numPr>
          <w:ilvl w:val="4"/>
          <w:numId w:val="3"/>
        </w:numPr>
      </w:pPr>
      <w:r>
        <w:t>Params:</w:t>
      </w:r>
    </w:p>
    <w:p w:rsidR="006D663D" w:rsidRDefault="006D663D">
      <w:r>
        <w:t xml:space="preserve">Name Type Attribute Description id * </w:t>
      </w:r>
      <w:proofErr w:type="gramStart"/>
      <w:r>
        <w:t>url</w:t>
      </w:r>
      <w:proofErr w:type="gramEnd"/>
      <w:r>
        <w:t xml:space="preserve"> * descriptor * hypertyURL * user * guid * runtime * context *</w:t>
      </w:r>
    </w:p>
    <w:p w:rsidR="006D663D" w:rsidRDefault="006D663D" w:rsidP="006D663D">
      <w:pPr>
        <w:pStyle w:val="Heading2"/>
        <w:numPr>
          <w:ilvl w:val="2"/>
          <w:numId w:val="3"/>
        </w:numPr>
        <w:pBdr>
          <w:bottom w:val="none" w:sz="0" w:space="0" w:color="auto"/>
        </w:pBdr>
      </w:pPr>
      <w:bookmarkStart w:id="561" w:name="_Toc444286049"/>
      <w:r>
        <w:lastRenderedPageBreak/>
        <w:t>Public Members</w:t>
      </w:r>
      <w:bookmarkEnd w:id="561"/>
    </w:p>
    <w:p w:rsidR="006D663D" w:rsidRDefault="006D663D" w:rsidP="006D663D">
      <w:pPr>
        <w:pStyle w:val="Heading3"/>
        <w:numPr>
          <w:ilvl w:val="3"/>
          <w:numId w:val="3"/>
        </w:numPr>
        <w:pBdr>
          <w:bottom w:val="none" w:sz="0" w:space="0" w:color="auto"/>
        </w:pBdr>
      </w:pPr>
      <w:bookmarkStart w:id="562" w:name="instance-get-hypertyURL"/>
      <w:bookmarkStart w:id="563" w:name="_Toc444286050"/>
      <w:bookmarkEnd w:id="562"/>
      <w:proofErr w:type="gramStart"/>
      <w:r>
        <w:t>public</w:t>
      </w:r>
      <w:proofErr w:type="gramEnd"/>
      <w:r>
        <w:t xml:space="preserve"> get hypertyURL: *  </w:t>
      </w:r>
      <w:hyperlink r:id="rId513" w:anchor="lineNumber29">
        <w:r>
          <w:rPr>
            <w:rStyle w:val="Hyperlink"/>
          </w:rPr>
          <w:t>source</w:t>
        </w:r>
        <w:bookmarkEnd w:id="563"/>
      </w:hyperlink>
      <w:r>
        <w:t xml:space="preserve"> </w:t>
      </w:r>
    </w:p>
    <w:p w:rsidR="006D663D" w:rsidRDefault="006D663D" w:rsidP="006D663D">
      <w:pPr>
        <w:pStyle w:val="Heading3"/>
        <w:numPr>
          <w:ilvl w:val="3"/>
          <w:numId w:val="3"/>
        </w:numPr>
        <w:pBdr>
          <w:bottom w:val="none" w:sz="0" w:space="0" w:color="auto"/>
        </w:pBdr>
      </w:pPr>
      <w:bookmarkStart w:id="564" w:name="instance-set-user"/>
      <w:bookmarkStart w:id="565" w:name="_Toc444286051"/>
      <w:bookmarkEnd w:id="564"/>
      <w:proofErr w:type="gramStart"/>
      <w:r>
        <w:t>public</w:t>
      </w:r>
      <w:proofErr w:type="gramEnd"/>
      <w:r>
        <w:t xml:space="preserve"> set user: *  </w:t>
      </w:r>
      <w:hyperlink r:id="rId514" w:anchor="lineNumber19">
        <w:r>
          <w:rPr>
            <w:rStyle w:val="Hyperlink"/>
          </w:rPr>
          <w:t>source</w:t>
        </w:r>
        <w:bookmarkEnd w:id="565"/>
      </w:hyperlink>
      <w:r>
        <w:t xml:space="preserve"> </w:t>
      </w:r>
    </w:p>
    <w:p w:rsidR="006D663D" w:rsidRDefault="006D663D" w:rsidP="006D663D">
      <w:pPr>
        <w:pStyle w:val="Heading3"/>
        <w:numPr>
          <w:ilvl w:val="3"/>
          <w:numId w:val="3"/>
        </w:numPr>
        <w:pBdr>
          <w:bottom w:val="none" w:sz="0" w:space="0" w:color="auto"/>
        </w:pBdr>
      </w:pPr>
      <w:bookmarkStart w:id="566" w:name="instance-get-user"/>
      <w:bookmarkStart w:id="567" w:name="_Toc444286052"/>
      <w:bookmarkEnd w:id="566"/>
      <w:proofErr w:type="gramStart"/>
      <w:r>
        <w:t>public</w:t>
      </w:r>
      <w:proofErr w:type="gramEnd"/>
      <w:r>
        <w:t xml:space="preserve"> get user: *  </w:t>
      </w:r>
      <w:hyperlink r:id="rId515" w:anchor="lineNumber24">
        <w:r>
          <w:rPr>
            <w:rStyle w:val="Hyperlink"/>
          </w:rPr>
          <w:t>source</w:t>
        </w:r>
        <w:bookmarkEnd w:id="567"/>
      </w:hyperlink>
      <w:r>
        <w:t xml:space="preserve"> </w:t>
      </w:r>
    </w:p>
    <w:p w:rsidR="006D663D" w:rsidRDefault="006D663D">
      <w:r>
        <w:t xml:space="preserve">Generated by </w:t>
      </w:r>
      <w:hyperlink r:id="rId516">
        <w:proofErr w:type="gramStart"/>
        <w:r>
          <w:rPr>
            <w:rStyle w:val="Hyperlink"/>
          </w:rPr>
          <w:t>ESDoc(</w:t>
        </w:r>
        <w:proofErr w:type="gramEnd"/>
        <w:r>
          <w:rPr>
            <w:rStyle w:val="Hyperlink"/>
          </w:rPr>
          <w:t>0.4.5)</w:t>
        </w:r>
      </w:hyperlink>
      <w:r>
        <w:t xml:space="preserve"> </w:t>
      </w:r>
      <w:hyperlink r:id="rId517" w:anchor="lineNumber31">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68" w:name="identitymodule"/>
      <w:bookmarkStart w:id="569" w:name="_Toc444286053"/>
      <w:bookmarkEnd w:id="568"/>
      <w:r>
        <w:t>IdentityModule</w:t>
      </w:r>
      <w:bookmarkEnd w:id="569"/>
    </w:p>
    <w:p w:rsidR="006D663D" w:rsidRDefault="006D663D">
      <w:r>
        <w:t>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w:t>
      </w:r>
    </w:p>
    <w:p w:rsidR="006D663D" w:rsidRDefault="006D663D">
      <w:pPr>
        <w:pStyle w:val="BodyText"/>
      </w:pPr>
      <w:r>
        <w:t>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w:t>
      </w:r>
    </w:p>
    <w:p w:rsidR="006D663D" w:rsidRDefault="006D663D">
      <w:pPr>
        <w:pStyle w:val="BodyText"/>
      </w:pPr>
      <w:r>
        <w:t xml:space="preserve">When a request for a user identity is made using the method </w:t>
      </w:r>
      <w:proofErr w:type="gramStart"/>
      <w:r>
        <w:t>loginWithRP(</w:t>
      </w:r>
      <w:proofErr w:type="gramEnd"/>
      <w:r>
        <w:t xml:space="preserve">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w:t>
      </w:r>
      <w:proofErr w:type="gramStart"/>
      <w:r>
        <w:t>getIdentities(</w:t>
      </w:r>
      <w:proofErr w:type="gramEnd"/>
      <w:r>
        <w:t>) and is passed as return value of the loginWithRP function. The methods generateAssertion and validateAssertion have not yet been developed.</w:t>
      </w:r>
    </w:p>
    <w:p w:rsidR="006D663D" w:rsidRDefault="006D663D" w:rsidP="006D663D">
      <w:pPr>
        <w:pStyle w:val="Heading2"/>
        <w:numPr>
          <w:ilvl w:val="2"/>
          <w:numId w:val="3"/>
        </w:numPr>
        <w:pBdr>
          <w:bottom w:val="none" w:sz="0" w:space="0" w:color="auto"/>
        </w:pBdr>
      </w:pPr>
      <w:bookmarkStart w:id="570" w:name="constructor-summary-8"/>
      <w:bookmarkStart w:id="571" w:name="_Toc444286054"/>
      <w:bookmarkEnd w:id="570"/>
      <w:r>
        <w:t>Constructor Summary</w:t>
      </w:r>
      <w:bookmarkEnd w:id="571"/>
    </w:p>
    <w:p w:rsidR="006D663D" w:rsidRDefault="006D663D">
      <w:r>
        <w:t xml:space="preserve">Public Constructor public </w:t>
      </w:r>
    </w:p>
    <w:p w:rsidR="006D663D" w:rsidRDefault="006D663D">
      <w:pPr>
        <w:pStyle w:val="BodyText"/>
      </w:pPr>
      <w:hyperlink r:id="rId518" w:anchor="instance-constructor-constructor">
        <w:proofErr w:type="gramStart"/>
        <w:r>
          <w:rPr>
            <w:rStyle w:val="Hyperlink"/>
          </w:rPr>
          <w:t>constructor</w:t>
        </w:r>
        <w:proofErr w:type="gramEnd"/>
      </w:hyperlink>
    </w:p>
    <w:p w:rsidR="006D663D" w:rsidRDefault="006D663D">
      <w:pPr>
        <w:pStyle w:val="BodyText"/>
      </w:pPr>
      <w:r>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572" w:name="method-summary-7"/>
      <w:bookmarkStart w:id="573" w:name="_Toc444286055"/>
      <w:bookmarkEnd w:id="572"/>
      <w:r>
        <w:t>Method Summary</w:t>
      </w:r>
      <w:bookmarkEnd w:id="573"/>
    </w:p>
    <w:p w:rsidR="006D663D" w:rsidRDefault="006D663D">
      <w:r>
        <w:t xml:space="preserve">Public Methods public </w:t>
      </w:r>
    </w:p>
    <w:p w:rsidR="006D663D" w:rsidRDefault="006D663D">
      <w:pPr>
        <w:pStyle w:val="BodyText"/>
      </w:pPr>
      <w:hyperlink r:id="rId519" w:anchor="instance-method-generateAssertion">
        <w:proofErr w:type="gramStart"/>
        <w:r>
          <w:rPr>
            <w:rStyle w:val="Hyperlink"/>
          </w:rPr>
          <w:t>generateAssertion</w:t>
        </w:r>
        <w:proofErr w:type="gramEnd"/>
      </w:hyperlink>
      <w:r>
        <w:t>(contents: DOMString, origin: DOMString, usernameHint: DOMString): IdAssertion</w:t>
      </w:r>
    </w:p>
    <w:p w:rsidR="006D663D" w:rsidRDefault="006D663D">
      <w:pPr>
        <w:pStyle w:val="BodyText"/>
      </w:pPr>
      <w:r>
        <w:t>Generates an Identity Assertion</w:t>
      </w:r>
    </w:p>
    <w:p w:rsidR="006D663D" w:rsidRDefault="006D663D">
      <w:proofErr w:type="gramStart"/>
      <w:r>
        <w:t>public</w:t>
      </w:r>
      <w:proofErr w:type="gramEnd"/>
      <w:r>
        <w:t xml:space="preserve"> </w:t>
      </w:r>
    </w:p>
    <w:p w:rsidR="006D663D" w:rsidRDefault="006D663D">
      <w:pPr>
        <w:pStyle w:val="BodyText"/>
      </w:pPr>
      <w:hyperlink r:id="rId520" w:anchor="instance-method-getAssertionTrustLevel">
        <w:proofErr w:type="gramStart"/>
        <w:r>
          <w:rPr>
            <w:rStyle w:val="Hyperlink"/>
          </w:rPr>
          <w:t>getAssertionTrustLevel</w:t>
        </w:r>
        <w:proofErr w:type="gramEnd"/>
      </w:hyperlink>
      <w:r>
        <w:t>(assertion: DOMString)</w:t>
      </w:r>
    </w:p>
    <w:p w:rsidR="006D663D" w:rsidRDefault="006D663D">
      <w:pPr>
        <w:pStyle w:val="BodyText"/>
      </w:pPr>
      <w:r>
        <w:t>Trust level evaluation of a received IdAssertion</w:t>
      </w:r>
    </w:p>
    <w:p w:rsidR="006D663D" w:rsidRDefault="006D663D">
      <w:proofErr w:type="gramStart"/>
      <w:r>
        <w:lastRenderedPageBreak/>
        <w:t>public</w:t>
      </w:r>
      <w:proofErr w:type="gramEnd"/>
      <w:r>
        <w:t xml:space="preserve"> </w:t>
      </w:r>
    </w:p>
    <w:p w:rsidR="006D663D" w:rsidRDefault="006D663D">
      <w:pPr>
        <w:pStyle w:val="BodyText"/>
      </w:pPr>
      <w:hyperlink r:id="rId521" w:anchor="instance-method-getIdentities">
        <w:proofErr w:type="gramStart"/>
        <w:r>
          <w:rPr>
            <w:rStyle w:val="Hyperlink"/>
          </w:rPr>
          <w:t>getIdentities</w:t>
        </w:r>
        <w:proofErr w:type="gramEnd"/>
      </w:hyperlink>
      <w:r>
        <w:t xml:space="preserve">(): </w:t>
      </w:r>
      <w:hyperlink r:id="rId522">
        <w:r>
          <w:rPr>
            <w:rStyle w:val="Hyperlink"/>
          </w:rPr>
          <w:t>Array</w:t>
        </w:r>
      </w:hyperlink>
      <w:r>
        <w:t>&lt;Identities&gt;</w:t>
      </w:r>
    </w:p>
    <w:p w:rsidR="006D663D" w:rsidRDefault="006D663D">
      <w:pPr>
        <w:pStyle w:val="BodyText"/>
      </w:pPr>
      <w:r>
        <w:t>Function to return all the identities registered within a session by a user.</w:t>
      </w:r>
    </w:p>
    <w:p w:rsidR="006D663D" w:rsidRPr="006D663D" w:rsidRDefault="006D663D">
      <w:pPr>
        <w:rPr>
          <w:lang w:val="fr-FR"/>
        </w:rPr>
      </w:pPr>
      <w:proofErr w:type="gramStart"/>
      <w:r w:rsidRPr="006D663D">
        <w:rPr>
          <w:lang w:val="fr-FR"/>
        </w:rPr>
        <w:t>public</w:t>
      </w:r>
      <w:proofErr w:type="gramEnd"/>
      <w:r w:rsidRPr="006D663D">
        <w:rPr>
          <w:lang w:val="fr-FR"/>
        </w:rPr>
        <w:t xml:space="preserve"> </w:t>
      </w:r>
    </w:p>
    <w:p w:rsidR="006D663D" w:rsidRPr="006D663D" w:rsidRDefault="006D663D">
      <w:pPr>
        <w:pStyle w:val="BodyText"/>
        <w:rPr>
          <w:lang w:val="fr-FR"/>
        </w:rPr>
      </w:pPr>
      <w:hyperlink r:id="rId523" w:anchor="instance-method-loginWithRP">
        <w:proofErr w:type="gramStart"/>
        <w:r w:rsidRPr="006D663D">
          <w:rPr>
            <w:rStyle w:val="Hyperlink"/>
            <w:lang w:val="fr-FR"/>
          </w:rPr>
          <w:t>loginWithRP</w:t>
        </w:r>
        <w:proofErr w:type="gramEnd"/>
      </w:hyperlink>
      <w:r w:rsidRPr="006D663D">
        <w:rPr>
          <w:lang w:val="fr-FR"/>
        </w:rPr>
        <w:t xml:space="preserve">(identifier: Identifier, scope: Scope): </w:t>
      </w:r>
      <w:hyperlink r:id="rId524">
        <w:r w:rsidRPr="006D663D">
          <w:rPr>
            <w:rStyle w:val="Hyperlink"/>
            <w:lang w:val="fr-FR"/>
          </w:rPr>
          <w:t>Promise</w:t>
        </w:r>
      </w:hyperlink>
    </w:p>
    <w:p w:rsidR="006D663D" w:rsidRDefault="006D663D">
      <w:pPr>
        <w:pStyle w:val="BodyText"/>
      </w:pPr>
      <w:r>
        <w:t>Function to request an ID Token from a user.</w:t>
      </w:r>
    </w:p>
    <w:p w:rsidR="006D663D" w:rsidRDefault="006D663D">
      <w:proofErr w:type="gramStart"/>
      <w:r>
        <w:t>public</w:t>
      </w:r>
      <w:proofErr w:type="gramEnd"/>
      <w:r>
        <w:t xml:space="preserve"> </w:t>
      </w:r>
    </w:p>
    <w:p w:rsidR="006D663D" w:rsidRDefault="006D663D">
      <w:pPr>
        <w:pStyle w:val="BodyText"/>
      </w:pPr>
      <w:hyperlink r:id="rId525" w:anchor="instance-method-registerIdentity">
        <w:proofErr w:type="gramStart"/>
        <w:r>
          <w:rPr>
            <w:rStyle w:val="Hyperlink"/>
          </w:rPr>
          <w:t>registerIdentity</w:t>
        </w:r>
        <w:proofErr w:type="gramEnd"/>
      </w:hyperlink>
      <w:r>
        <w:t>()</w:t>
      </w:r>
    </w:p>
    <w:p w:rsidR="006D663D" w:rsidRDefault="006D663D">
      <w:pPr>
        <w:pStyle w:val="BodyText"/>
      </w:pPr>
      <w:r>
        <w:t>Register a new Identity with an Identity Provider</w:t>
      </w:r>
    </w:p>
    <w:p w:rsidR="006D663D" w:rsidRDefault="006D663D">
      <w:proofErr w:type="gramStart"/>
      <w:r>
        <w:t>public</w:t>
      </w:r>
      <w:proofErr w:type="gramEnd"/>
      <w:r>
        <w:t xml:space="preserve"> </w:t>
      </w:r>
    </w:p>
    <w:p w:rsidR="006D663D" w:rsidRDefault="006D663D">
      <w:pPr>
        <w:pStyle w:val="BodyText"/>
      </w:pPr>
      <w:hyperlink r:id="rId526" w:anchor="instance-method-registerWithRP">
        <w:proofErr w:type="gramStart"/>
        <w:r>
          <w:rPr>
            <w:rStyle w:val="Hyperlink"/>
          </w:rPr>
          <w:t>registerWithRP</w:t>
        </w:r>
        <w:proofErr w:type="gramEnd"/>
      </w:hyperlink>
      <w:r>
        <w:t>()</w:t>
      </w:r>
    </w:p>
    <w:p w:rsidR="006D663D" w:rsidRDefault="006D663D">
      <w:pPr>
        <w:pStyle w:val="BodyText"/>
      </w:pPr>
      <w:r>
        <w:t>In relation with a classical Relying Party: Registration</w:t>
      </w:r>
    </w:p>
    <w:p w:rsidR="006D663D" w:rsidRDefault="006D663D">
      <w:proofErr w:type="gramStart"/>
      <w:r>
        <w:t>public</w:t>
      </w:r>
      <w:proofErr w:type="gramEnd"/>
      <w:r>
        <w:t xml:space="preserve"> </w:t>
      </w:r>
    </w:p>
    <w:p w:rsidR="006D663D" w:rsidRDefault="006D663D">
      <w:pPr>
        <w:pStyle w:val="BodyText"/>
      </w:pPr>
      <w:hyperlink r:id="rId527" w:anchor="instance-method-setHypertyIdentity">
        <w:proofErr w:type="gramStart"/>
        <w:r>
          <w:rPr>
            <w:rStyle w:val="Hyperlink"/>
          </w:rPr>
          <w:t>setHypertyIdentity</w:t>
        </w:r>
        <w:proofErr w:type="gramEnd"/>
      </w:hyperlink>
      <w:r>
        <w:t>()</w:t>
      </w:r>
    </w:p>
    <w:p w:rsidR="006D663D" w:rsidRDefault="006D663D">
      <w:pPr>
        <w:pStyle w:val="BodyText"/>
      </w:pPr>
      <w:r>
        <w:t>In relation with a Hyperty Instance: Associate identity</w:t>
      </w:r>
    </w:p>
    <w:p w:rsidR="006D663D" w:rsidRDefault="006D663D">
      <w:proofErr w:type="gramStart"/>
      <w:r>
        <w:t>public</w:t>
      </w:r>
      <w:proofErr w:type="gramEnd"/>
      <w:r>
        <w:t xml:space="preserve"> </w:t>
      </w:r>
    </w:p>
    <w:p w:rsidR="006D663D" w:rsidRDefault="006D663D">
      <w:pPr>
        <w:pStyle w:val="BodyText"/>
      </w:pPr>
      <w:hyperlink r:id="rId528" w:anchor="instance-method-validateAssertion">
        <w:proofErr w:type="gramStart"/>
        <w:r>
          <w:rPr>
            <w:rStyle w:val="Hyperlink"/>
          </w:rPr>
          <w:t>validateAssertion</w:t>
        </w:r>
        <w:proofErr w:type="gramEnd"/>
      </w:hyperlink>
      <w:r>
        <w:t xml:space="preserve">(assertion: DOMString): </w:t>
      </w:r>
      <w:hyperlink r:id="rId529">
        <w:r>
          <w:rPr>
            <w:rStyle w:val="Hyperlink"/>
          </w:rPr>
          <w:t>Promise</w:t>
        </w:r>
      </w:hyperlink>
    </w:p>
    <w:p w:rsidR="006D663D" w:rsidRDefault="006D663D">
      <w:pPr>
        <w:pStyle w:val="BodyText"/>
      </w:pPr>
      <w:r>
        <w:t>Function to validate an identity assertion generated previously.</w:t>
      </w:r>
    </w:p>
    <w:p w:rsidR="006D663D" w:rsidRDefault="006D663D" w:rsidP="006D663D">
      <w:pPr>
        <w:pStyle w:val="Heading2"/>
        <w:numPr>
          <w:ilvl w:val="2"/>
          <w:numId w:val="3"/>
        </w:numPr>
        <w:pBdr>
          <w:bottom w:val="none" w:sz="0" w:space="0" w:color="auto"/>
        </w:pBdr>
      </w:pPr>
      <w:bookmarkStart w:id="574" w:name="_Toc444286056"/>
      <w:r>
        <w:t>Public Constructors</w:t>
      </w:r>
      <w:bookmarkEnd w:id="574"/>
    </w:p>
    <w:p w:rsidR="006D663D" w:rsidRDefault="006D663D" w:rsidP="006D663D">
      <w:pPr>
        <w:pStyle w:val="Heading3"/>
        <w:numPr>
          <w:ilvl w:val="3"/>
          <w:numId w:val="3"/>
        </w:numPr>
        <w:pBdr>
          <w:bottom w:val="none" w:sz="0" w:space="0" w:color="auto"/>
        </w:pBdr>
      </w:pPr>
      <w:bookmarkStart w:id="575" w:name="_Toc444286057"/>
      <w:proofErr w:type="gramStart"/>
      <w:r>
        <w:t>public</w:t>
      </w:r>
      <w:proofErr w:type="gramEnd"/>
      <w:r>
        <w:t xml:space="preserve"> constructor  </w:t>
      </w:r>
      <w:hyperlink r:id="rId530" w:anchor="lineNumber36">
        <w:r>
          <w:rPr>
            <w:rStyle w:val="Hyperlink"/>
          </w:rPr>
          <w:t>source</w:t>
        </w:r>
        <w:bookmarkEnd w:id="575"/>
      </w:hyperlink>
      <w:r>
        <w:t xml:space="preserve"> </w:t>
      </w:r>
    </w:p>
    <w:p w:rsidR="006D663D" w:rsidRDefault="006D663D">
      <w:r>
        <w:t>This is the constructor to initialise the Identity Module it does not require any input.</w:t>
      </w:r>
    </w:p>
    <w:p w:rsidR="006D663D" w:rsidRDefault="006D663D" w:rsidP="006D663D">
      <w:pPr>
        <w:pStyle w:val="Heading2"/>
        <w:numPr>
          <w:ilvl w:val="2"/>
          <w:numId w:val="3"/>
        </w:numPr>
        <w:pBdr>
          <w:bottom w:val="none" w:sz="0" w:space="0" w:color="auto"/>
        </w:pBdr>
      </w:pPr>
      <w:bookmarkStart w:id="576" w:name="_Toc444286058"/>
      <w:r>
        <w:t>Public Methods</w:t>
      </w:r>
      <w:bookmarkEnd w:id="576"/>
    </w:p>
    <w:p w:rsidR="006D663D" w:rsidRDefault="006D663D" w:rsidP="006D663D">
      <w:pPr>
        <w:pStyle w:val="Heading3"/>
        <w:numPr>
          <w:ilvl w:val="3"/>
          <w:numId w:val="3"/>
        </w:numPr>
        <w:pBdr>
          <w:bottom w:val="none" w:sz="0" w:space="0" w:color="auto"/>
        </w:pBdr>
      </w:pPr>
      <w:bookmarkStart w:id="577" w:name="instance-method-generateAssertion"/>
      <w:bookmarkStart w:id="578" w:name="_Toc444286059"/>
      <w:bookmarkEnd w:id="577"/>
      <w:proofErr w:type="gramStart"/>
      <w:r>
        <w:t>public</w:t>
      </w:r>
      <w:proofErr w:type="gramEnd"/>
      <w:r>
        <w:t xml:space="preserve"> generateAssertion(contents: DOMString, origin: DOMString, usernameHint: DOMString): IdAssertion  </w:t>
      </w:r>
      <w:hyperlink r:id="rId531" w:anchor="lineNumber219">
        <w:r>
          <w:rPr>
            <w:rStyle w:val="Hyperlink"/>
          </w:rPr>
          <w:t>source</w:t>
        </w:r>
        <w:bookmarkEnd w:id="578"/>
      </w:hyperlink>
      <w:r>
        <w:t xml:space="preserve"> </w:t>
      </w:r>
    </w:p>
    <w:p w:rsidR="006D663D" w:rsidRDefault="006D663D">
      <w:r>
        <w:t>Generates an Identity Assertion</w:t>
      </w:r>
    </w:p>
    <w:p w:rsidR="006D663D" w:rsidRDefault="006D663D" w:rsidP="006D663D">
      <w:pPr>
        <w:pStyle w:val="Heading4"/>
        <w:numPr>
          <w:ilvl w:val="4"/>
          <w:numId w:val="3"/>
        </w:numPr>
      </w:pPr>
      <w:r>
        <w:t>Params:</w:t>
      </w:r>
    </w:p>
    <w:p w:rsidR="006D663D" w:rsidRDefault="006D663D">
      <w:r>
        <w:t>Name Type Attribute Description contents DOMString contents</w:t>
      </w:r>
    </w:p>
    <w:p w:rsidR="006D663D" w:rsidRDefault="006D663D">
      <w:pPr>
        <w:pStyle w:val="BodyText"/>
      </w:pPr>
      <w:proofErr w:type="gramStart"/>
      <w:r>
        <w:t>origin</w:t>
      </w:r>
      <w:proofErr w:type="gramEnd"/>
      <w:r>
        <w:t xml:space="preserve"> DOMString origin</w:t>
      </w:r>
    </w:p>
    <w:p w:rsidR="006D663D" w:rsidRDefault="006D663D">
      <w:pPr>
        <w:pStyle w:val="BodyText"/>
      </w:pPr>
      <w:proofErr w:type="gramStart"/>
      <w:r>
        <w:t>usernameHint</w:t>
      </w:r>
      <w:proofErr w:type="gramEnd"/>
      <w:r>
        <w:t xml:space="preserve"> DOMString usernameHint</w:t>
      </w:r>
    </w:p>
    <w:p w:rsidR="006D663D" w:rsidRDefault="006D663D" w:rsidP="006D663D">
      <w:pPr>
        <w:pStyle w:val="Heading4"/>
        <w:numPr>
          <w:ilvl w:val="4"/>
          <w:numId w:val="3"/>
        </w:numPr>
      </w:pPr>
      <w:bookmarkStart w:id="579" w:name="return-30"/>
      <w:bookmarkEnd w:id="579"/>
      <w:r>
        <w:t>Return:</w:t>
      </w:r>
    </w:p>
    <w:tbl>
      <w:tblPr>
        <w:tblW w:w="5000" w:type="pct"/>
        <w:tblLook w:val="04A0"/>
      </w:tblPr>
      <w:tblGrid>
        <w:gridCol w:w="4643"/>
        <w:gridCol w:w="4644"/>
      </w:tblGrid>
      <w:tr w:rsidR="006D663D">
        <w:tc>
          <w:tcPr>
            <w:tcW w:w="0" w:type="auto"/>
          </w:tcPr>
          <w:p w:rsidR="006D663D" w:rsidRDefault="006D663D">
            <w:pPr>
              <w:jc w:val="left"/>
            </w:pPr>
            <w:r>
              <w:t>IdAssertion</w:t>
            </w:r>
          </w:p>
        </w:tc>
        <w:tc>
          <w:tcPr>
            <w:tcW w:w="0" w:type="auto"/>
          </w:tcPr>
          <w:p w:rsidR="006D663D" w:rsidRDefault="006D663D">
            <w:pPr>
              <w:jc w:val="left"/>
            </w:pPr>
            <w:r>
              <w:t>IdAssertion</w:t>
            </w:r>
          </w:p>
        </w:tc>
      </w:tr>
    </w:tbl>
    <w:p w:rsidR="006D663D" w:rsidRDefault="006D663D" w:rsidP="006D663D">
      <w:pPr>
        <w:pStyle w:val="Heading3"/>
        <w:numPr>
          <w:ilvl w:val="3"/>
          <w:numId w:val="3"/>
        </w:numPr>
        <w:pBdr>
          <w:bottom w:val="none" w:sz="0" w:space="0" w:color="auto"/>
        </w:pBdr>
      </w:pPr>
      <w:bookmarkStart w:id="580" w:name="instance-method-getAssertionTrustLevel"/>
      <w:bookmarkStart w:id="581" w:name="_Toc444286060"/>
      <w:bookmarkEnd w:id="580"/>
      <w:proofErr w:type="gramStart"/>
      <w:r>
        <w:t>public</w:t>
      </w:r>
      <w:proofErr w:type="gramEnd"/>
      <w:r>
        <w:t xml:space="preserve"> getAssertionTrustLevel(assertion: DOMString)  </w:t>
      </w:r>
      <w:hyperlink r:id="rId532" w:anchor="lineNumber241">
        <w:r>
          <w:rPr>
            <w:rStyle w:val="Hyperlink"/>
          </w:rPr>
          <w:t>source</w:t>
        </w:r>
        <w:bookmarkEnd w:id="581"/>
      </w:hyperlink>
      <w:r>
        <w:t xml:space="preserve"> </w:t>
      </w:r>
    </w:p>
    <w:p w:rsidR="006D663D" w:rsidRDefault="006D663D">
      <w:r>
        <w:t>Trust level evaluation of a received IdAssertion</w:t>
      </w:r>
    </w:p>
    <w:p w:rsidR="006D663D" w:rsidRDefault="006D663D" w:rsidP="006D663D">
      <w:pPr>
        <w:pStyle w:val="Heading4"/>
        <w:numPr>
          <w:ilvl w:val="4"/>
          <w:numId w:val="3"/>
        </w:numPr>
      </w:pPr>
      <w:r>
        <w:lastRenderedPageBreak/>
        <w:t>Params:</w:t>
      </w:r>
    </w:p>
    <w:p w:rsidR="006D663D" w:rsidRDefault="006D663D">
      <w:r>
        <w:t>Name Type Attribute Description assertion DOMString assertion</w:t>
      </w:r>
    </w:p>
    <w:p w:rsidR="006D663D" w:rsidRDefault="006D663D" w:rsidP="006D663D">
      <w:pPr>
        <w:pStyle w:val="Heading3"/>
        <w:numPr>
          <w:ilvl w:val="3"/>
          <w:numId w:val="3"/>
        </w:numPr>
        <w:pBdr>
          <w:bottom w:val="none" w:sz="0" w:space="0" w:color="auto"/>
        </w:pBdr>
      </w:pPr>
      <w:bookmarkStart w:id="582" w:name="instance-method-getIdentities"/>
      <w:bookmarkStart w:id="583" w:name="_Toc444286061"/>
      <w:bookmarkEnd w:id="582"/>
      <w:proofErr w:type="gramStart"/>
      <w:r>
        <w:t>public</w:t>
      </w:r>
      <w:proofErr w:type="gramEnd"/>
      <w:r>
        <w:t xml:space="preserve"> getIdentities(): </w:t>
      </w:r>
      <w:hyperlink r:id="rId533">
        <w:r>
          <w:rPr>
            <w:rStyle w:val="Hyperlink"/>
          </w:rPr>
          <w:t>Array</w:t>
        </w:r>
      </w:hyperlink>
      <w:r>
        <w:t xml:space="preserve">&lt;Identities&gt;  </w:t>
      </w:r>
      <w:hyperlink r:id="rId534" w:anchor="lineNumber61">
        <w:r>
          <w:rPr>
            <w:rStyle w:val="Hyperlink"/>
          </w:rPr>
          <w:t>source</w:t>
        </w:r>
        <w:bookmarkEnd w:id="583"/>
      </w:hyperlink>
      <w:r>
        <w:t xml:space="preserve"> </w:t>
      </w:r>
    </w:p>
    <w:p w:rsidR="006D663D" w:rsidRDefault="006D663D">
      <w:r>
        <w:t>Function to return all the identities registered within a session by a user. These identities are returned in an array containing a JSON package for each user identity.</w:t>
      </w:r>
    </w:p>
    <w:p w:rsidR="006D663D" w:rsidRDefault="006D663D" w:rsidP="006D663D">
      <w:pPr>
        <w:pStyle w:val="Heading4"/>
        <w:numPr>
          <w:ilvl w:val="4"/>
          <w:numId w:val="3"/>
        </w:numPr>
      </w:pPr>
      <w:bookmarkStart w:id="584" w:name="return-31"/>
      <w:bookmarkEnd w:id="584"/>
      <w:r>
        <w:t>Return:</w:t>
      </w:r>
    </w:p>
    <w:tbl>
      <w:tblPr>
        <w:tblW w:w="5000" w:type="pct"/>
        <w:tblLook w:val="04A0"/>
      </w:tblPr>
      <w:tblGrid>
        <w:gridCol w:w="5749"/>
        <w:gridCol w:w="3538"/>
      </w:tblGrid>
      <w:tr w:rsidR="006D663D">
        <w:tc>
          <w:tcPr>
            <w:tcW w:w="0" w:type="auto"/>
          </w:tcPr>
          <w:p w:rsidR="006D663D" w:rsidRDefault="006D663D">
            <w:pPr>
              <w:jc w:val="left"/>
            </w:pPr>
            <w:hyperlink>
              <w:r>
                <w:rPr>
                  <w:rStyle w:val="Hyperlink"/>
                </w:rPr>
                <w:t>Array</w:t>
              </w:r>
            </w:hyperlink>
            <w:r>
              <w:t>&lt; /span&gt; &lt;Identities&gt;</w:t>
            </w:r>
          </w:p>
        </w:tc>
        <w:tc>
          <w:tcPr>
            <w:tcW w:w="0" w:type="auto"/>
          </w:tcPr>
          <w:p w:rsidR="006D663D" w:rsidRDefault="006D663D">
            <w:pPr>
              <w:jc w:val="left"/>
            </w:pPr>
            <w:r>
              <w:t>Array Identities</w:t>
            </w:r>
          </w:p>
        </w:tc>
      </w:tr>
    </w:tbl>
    <w:p w:rsidR="006D663D" w:rsidRPr="006D663D" w:rsidRDefault="006D663D" w:rsidP="006D663D">
      <w:pPr>
        <w:pStyle w:val="Heading3"/>
        <w:numPr>
          <w:ilvl w:val="3"/>
          <w:numId w:val="3"/>
        </w:numPr>
        <w:pBdr>
          <w:bottom w:val="none" w:sz="0" w:space="0" w:color="auto"/>
        </w:pBdr>
        <w:rPr>
          <w:lang w:val="fr-FR"/>
        </w:rPr>
      </w:pPr>
      <w:bookmarkStart w:id="585" w:name="instance-method-loginWithRP"/>
      <w:bookmarkStart w:id="586" w:name="_Toc444286062"/>
      <w:bookmarkEnd w:id="585"/>
      <w:r w:rsidRPr="006D663D">
        <w:rPr>
          <w:lang w:val="fr-FR"/>
        </w:rPr>
        <w:t xml:space="preserve">public </w:t>
      </w:r>
      <w:proofErr w:type="gramStart"/>
      <w:r w:rsidRPr="006D663D">
        <w:rPr>
          <w:lang w:val="fr-FR"/>
        </w:rPr>
        <w:t>loginWithRP(</w:t>
      </w:r>
      <w:proofErr w:type="gramEnd"/>
      <w:r w:rsidRPr="006D663D">
        <w:rPr>
          <w:lang w:val="fr-FR"/>
        </w:rPr>
        <w:t xml:space="preserve">identifier: Identifier, scope: Scope): </w:t>
      </w:r>
      <w:hyperlink r:id="rId535">
        <w:r w:rsidRPr="006D663D">
          <w:rPr>
            <w:rStyle w:val="Hyperlink"/>
            <w:lang w:val="fr-FR"/>
          </w:rPr>
          <w:t>Promise</w:t>
        </w:r>
      </w:hyperlink>
      <w:r w:rsidRPr="006D663D">
        <w:rPr>
          <w:lang w:val="fr-FR"/>
        </w:rPr>
        <w:t xml:space="preserve">  </w:t>
      </w:r>
      <w:hyperlink r:id="rId536" w:anchor="lineNumber76">
        <w:r w:rsidRPr="006D663D">
          <w:rPr>
            <w:rStyle w:val="Hyperlink"/>
            <w:lang w:val="fr-FR"/>
          </w:rPr>
          <w:t>source</w:t>
        </w:r>
        <w:bookmarkEnd w:id="586"/>
      </w:hyperlink>
      <w:r w:rsidRPr="006D663D">
        <w:rPr>
          <w:lang w:val="fr-FR"/>
        </w:rPr>
        <w:t xml:space="preserve"> </w:t>
      </w:r>
    </w:p>
    <w:p w:rsidR="006D663D" w:rsidRDefault="006D663D">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 xml:space="preserve">Name Type Attribute Description </w:t>
      </w:r>
      <w:proofErr w:type="gramStart"/>
      <w:r w:rsidRPr="006D663D">
        <w:rPr>
          <w:lang w:val="fr-FR"/>
        </w:rPr>
        <w:t>identifier</w:t>
      </w:r>
      <w:proofErr w:type="gramEnd"/>
      <w:r w:rsidRPr="006D663D">
        <w:rPr>
          <w:lang w:val="fr-FR"/>
        </w:rPr>
        <w:t xml:space="preserve"> Identifier identifier</w:t>
      </w:r>
    </w:p>
    <w:p w:rsidR="006D663D" w:rsidRDefault="006D663D">
      <w:pPr>
        <w:pStyle w:val="BodyText"/>
      </w:pPr>
      <w:proofErr w:type="gramStart"/>
      <w:r>
        <w:t>scope</w:t>
      </w:r>
      <w:proofErr w:type="gramEnd"/>
      <w:r>
        <w:t xml:space="preserve"> Scope scope</w:t>
      </w:r>
    </w:p>
    <w:p w:rsidR="006D663D" w:rsidRDefault="006D663D" w:rsidP="006D663D">
      <w:pPr>
        <w:pStyle w:val="Heading4"/>
        <w:numPr>
          <w:ilvl w:val="4"/>
          <w:numId w:val="3"/>
        </w:numPr>
      </w:pPr>
      <w:bookmarkStart w:id="587" w:name="return-32"/>
      <w:bookmarkEnd w:id="587"/>
      <w:r>
        <w:t>Return:</w:t>
      </w:r>
    </w:p>
    <w:tbl>
      <w:tblPr>
        <w:tblW w:w="5000" w:type="pct"/>
        <w:tblLook w:val="04A0"/>
      </w:tblPr>
      <w:tblGrid>
        <w:gridCol w:w="2520"/>
        <w:gridCol w:w="6767"/>
      </w:tblGrid>
      <w:tr w:rsidR="006D663D">
        <w:tc>
          <w:tcPr>
            <w:tcW w:w="0" w:type="auto"/>
          </w:tcPr>
          <w:p w:rsidR="006D663D" w:rsidRDefault="006D663D">
            <w:pPr>
              <w:jc w:val="left"/>
            </w:pPr>
            <w:hyperlink>
              <w:r>
                <w:rPr>
                  <w:rStyle w:val="Hyperlink"/>
                </w:rPr>
                <w:t>Promise</w:t>
              </w:r>
            </w:hyperlink>
            <w:r>
              <w:t>&lt;/s pan&gt;</w:t>
            </w:r>
          </w:p>
        </w:tc>
        <w:tc>
          <w:tcPr>
            <w:tcW w:w="0" w:type="auto"/>
          </w:tcPr>
          <w:p w:rsidR="006D663D" w:rsidRDefault="006D663D">
            <w:pPr>
              <w:jc w:val="left"/>
            </w:pPr>
            <w:r>
              <w:t>Promise IDToken containing the user information</w:t>
            </w:r>
          </w:p>
        </w:tc>
      </w:tr>
    </w:tbl>
    <w:p w:rsidR="006D663D" w:rsidRDefault="006D663D" w:rsidP="006D663D">
      <w:pPr>
        <w:pStyle w:val="Heading3"/>
        <w:numPr>
          <w:ilvl w:val="3"/>
          <w:numId w:val="3"/>
        </w:numPr>
        <w:pBdr>
          <w:bottom w:val="none" w:sz="0" w:space="0" w:color="auto"/>
        </w:pBdr>
      </w:pPr>
      <w:bookmarkStart w:id="588" w:name="instance-method-registerIdentity"/>
      <w:bookmarkStart w:id="589" w:name="_Toc444286063"/>
      <w:bookmarkEnd w:id="588"/>
      <w:proofErr w:type="gramStart"/>
      <w:r>
        <w:t>public</w:t>
      </w:r>
      <w:proofErr w:type="gramEnd"/>
      <w:r>
        <w:t xml:space="preserve"> registerIdentity()  </w:t>
      </w:r>
      <w:hyperlink r:id="rId537" w:anchor="lineNumber45">
        <w:r>
          <w:rPr>
            <w:rStyle w:val="Hyperlink"/>
          </w:rPr>
          <w:t>source</w:t>
        </w:r>
        <w:bookmarkEnd w:id="589"/>
      </w:hyperlink>
      <w:r>
        <w:t xml:space="preserve"> </w:t>
      </w:r>
    </w:p>
    <w:p w:rsidR="006D663D" w:rsidRDefault="006D663D">
      <w:r>
        <w:t>Register a new Identity with an Identity Provider</w:t>
      </w:r>
    </w:p>
    <w:p w:rsidR="006D663D" w:rsidRDefault="006D663D" w:rsidP="006D663D">
      <w:pPr>
        <w:pStyle w:val="Heading3"/>
        <w:numPr>
          <w:ilvl w:val="3"/>
          <w:numId w:val="3"/>
        </w:numPr>
        <w:pBdr>
          <w:bottom w:val="none" w:sz="0" w:space="0" w:color="auto"/>
        </w:pBdr>
      </w:pPr>
      <w:bookmarkStart w:id="590" w:name="instance-method-registerWithRP"/>
      <w:bookmarkStart w:id="591" w:name="_Toc444286064"/>
      <w:bookmarkEnd w:id="590"/>
      <w:proofErr w:type="gramStart"/>
      <w:r>
        <w:t>public</w:t>
      </w:r>
      <w:proofErr w:type="gramEnd"/>
      <w:r>
        <w:t xml:space="preserve"> registerWithRP()  </w:t>
      </w:r>
      <w:hyperlink r:id="rId538" w:anchor="lineNumber52">
        <w:r>
          <w:rPr>
            <w:rStyle w:val="Hyperlink"/>
          </w:rPr>
          <w:t>source</w:t>
        </w:r>
        <w:bookmarkEnd w:id="591"/>
      </w:hyperlink>
      <w:r>
        <w:t xml:space="preserve"> </w:t>
      </w:r>
    </w:p>
    <w:p w:rsidR="006D663D" w:rsidRDefault="006D663D">
      <w:r>
        <w:t>In relation with a classical Relying Party: Registration</w:t>
      </w:r>
    </w:p>
    <w:p w:rsidR="006D663D" w:rsidRDefault="006D663D" w:rsidP="006D663D">
      <w:pPr>
        <w:pStyle w:val="Heading3"/>
        <w:numPr>
          <w:ilvl w:val="3"/>
          <w:numId w:val="3"/>
        </w:numPr>
        <w:pBdr>
          <w:bottom w:val="none" w:sz="0" w:space="0" w:color="auto"/>
        </w:pBdr>
      </w:pPr>
      <w:bookmarkStart w:id="592" w:name="instance-method-setHypertyIdentity"/>
      <w:bookmarkStart w:id="593" w:name="_Toc444286065"/>
      <w:bookmarkEnd w:id="592"/>
      <w:proofErr w:type="gramStart"/>
      <w:r>
        <w:t>public</w:t>
      </w:r>
      <w:proofErr w:type="gramEnd"/>
      <w:r>
        <w:t xml:space="preserve"> setHypertyIdentity()  </w:t>
      </w:r>
      <w:hyperlink r:id="rId539" w:anchor="lineNumber207">
        <w:r>
          <w:rPr>
            <w:rStyle w:val="Hyperlink"/>
          </w:rPr>
          <w:t>source</w:t>
        </w:r>
        <w:bookmarkEnd w:id="593"/>
      </w:hyperlink>
      <w:r>
        <w:t xml:space="preserve"> </w:t>
      </w:r>
    </w:p>
    <w:p w:rsidR="006D663D" w:rsidRDefault="006D663D">
      <w:r>
        <w:t>In relation with a Hyperty Instance: Associate identity</w:t>
      </w:r>
    </w:p>
    <w:p w:rsidR="006D663D" w:rsidRDefault="006D663D" w:rsidP="006D663D">
      <w:pPr>
        <w:pStyle w:val="Heading3"/>
        <w:numPr>
          <w:ilvl w:val="3"/>
          <w:numId w:val="3"/>
        </w:numPr>
        <w:pBdr>
          <w:bottom w:val="none" w:sz="0" w:space="0" w:color="auto"/>
        </w:pBdr>
      </w:pPr>
      <w:bookmarkStart w:id="594" w:name="instance-method-validateAssertion"/>
      <w:bookmarkStart w:id="595" w:name="_Toc444286066"/>
      <w:bookmarkEnd w:id="594"/>
      <w:proofErr w:type="gramStart"/>
      <w:r>
        <w:t>public</w:t>
      </w:r>
      <w:proofErr w:type="gramEnd"/>
      <w:r>
        <w:t xml:space="preserve"> validateAssertion(assertion: DOMString): </w:t>
      </w:r>
      <w:hyperlink r:id="rId540">
        <w:r>
          <w:rPr>
            <w:rStyle w:val="Hyperlink"/>
          </w:rPr>
          <w:t>Promise</w:t>
        </w:r>
      </w:hyperlink>
      <w:r>
        <w:t xml:space="preserve">  </w:t>
      </w:r>
      <w:hyperlink r:id="rId541" w:anchor="lineNumber233">
        <w:r>
          <w:rPr>
            <w:rStyle w:val="Hyperlink"/>
          </w:rPr>
          <w:t>source</w:t>
        </w:r>
        <w:bookmarkEnd w:id="595"/>
      </w:hyperlink>
      <w:r>
        <w:t xml:space="preserve"> </w:t>
      </w:r>
    </w:p>
    <w:p w:rsidR="006D663D" w:rsidRDefault="006D663D">
      <w:r>
        <w:t xml:space="preserve">Function to validate an identity assertion generated previously. </w:t>
      </w:r>
      <w:proofErr w:type="gramStart"/>
      <w:r>
        <w:t>Returns a promise with the result from the validation.</w:t>
      </w:r>
      <w:proofErr w:type="gramEnd"/>
    </w:p>
    <w:p w:rsidR="006D663D" w:rsidRDefault="006D663D" w:rsidP="006D663D">
      <w:pPr>
        <w:pStyle w:val="Heading4"/>
        <w:numPr>
          <w:ilvl w:val="4"/>
          <w:numId w:val="3"/>
        </w:numPr>
      </w:pPr>
      <w:r>
        <w:t>Params:</w:t>
      </w:r>
    </w:p>
    <w:p w:rsidR="006D663D" w:rsidRDefault="006D663D">
      <w:r>
        <w:t>Name Type Attribute Description assertion DOMString</w:t>
      </w:r>
    </w:p>
    <w:p w:rsidR="006D663D" w:rsidRDefault="006D663D" w:rsidP="006D663D">
      <w:pPr>
        <w:pStyle w:val="Heading4"/>
        <w:numPr>
          <w:ilvl w:val="4"/>
          <w:numId w:val="3"/>
        </w:numPr>
      </w:pPr>
      <w:bookmarkStart w:id="596" w:name="return-33"/>
      <w:bookmarkEnd w:id="596"/>
      <w:r>
        <w:t>Return:</w:t>
      </w:r>
    </w:p>
    <w:tbl>
      <w:tblPr>
        <w:tblW w:w="5000" w:type="pct"/>
        <w:tblLook w:val="04A0"/>
      </w:tblPr>
      <w:tblGrid>
        <w:gridCol w:w="2433"/>
        <w:gridCol w:w="6854"/>
      </w:tblGrid>
      <w:tr w:rsidR="006D663D">
        <w:tc>
          <w:tcPr>
            <w:tcW w:w="0" w:type="auto"/>
          </w:tcPr>
          <w:p w:rsidR="006D663D" w:rsidRDefault="006D663D">
            <w:pPr>
              <w:jc w:val="left"/>
            </w:pPr>
            <w:hyperlink>
              <w:r>
                <w:rPr>
                  <w:rStyle w:val="Hyperlink"/>
                </w:rPr>
                <w:t>Promise</w:t>
              </w:r>
            </w:hyperlink>
            <w:r>
              <w:t>&lt;/s pan&gt;</w:t>
            </w:r>
          </w:p>
        </w:tc>
        <w:tc>
          <w:tcPr>
            <w:tcW w:w="0" w:type="auto"/>
          </w:tcPr>
          <w:p w:rsidR="006D663D" w:rsidRDefault="006D663D">
            <w:pPr>
              <w:jc w:val="left"/>
            </w:pPr>
            <w:r>
              <w:t>Promise promise with the result from the validation</w:t>
            </w:r>
          </w:p>
        </w:tc>
      </w:tr>
    </w:tbl>
    <w:p w:rsidR="006D663D" w:rsidRDefault="006D663D">
      <w:pPr>
        <w:pStyle w:val="BodyText"/>
      </w:pPr>
      <w:r>
        <w:t xml:space="preserve">Generated by </w:t>
      </w:r>
      <w:hyperlink r:id="rId542">
        <w:proofErr w:type="gramStart"/>
        <w:r>
          <w:rPr>
            <w:rStyle w:val="Hyperlink"/>
          </w:rPr>
          <w:t>ESDoc(</w:t>
        </w:r>
        <w:proofErr w:type="gramEnd"/>
        <w:r>
          <w:rPr>
            <w:rStyle w:val="Hyperlink"/>
          </w:rPr>
          <w:t>0.4.5)</w:t>
        </w:r>
      </w:hyperlink>
      <w:r>
        <w:t xml:space="preserve"> </w:t>
      </w:r>
      <w:hyperlink r:id="rId543" w:anchor="lineNumber7">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597" w:name="messagebus"/>
      <w:bookmarkStart w:id="598" w:name="_Toc444286067"/>
      <w:bookmarkEnd w:id="597"/>
      <w:r>
        <w:lastRenderedPageBreak/>
        <w:t>MessageBus</w:t>
      </w:r>
      <w:bookmarkEnd w:id="598"/>
    </w:p>
    <w:p w:rsidR="006D663D" w:rsidRDefault="006D663D" w:rsidP="006D663D">
      <w:pPr>
        <w:pStyle w:val="Heading4"/>
        <w:numPr>
          <w:ilvl w:val="4"/>
          <w:numId w:val="3"/>
        </w:numPr>
      </w:pPr>
      <w:bookmarkStart w:id="599" w:name="extends-1"/>
      <w:bookmarkEnd w:id="599"/>
      <w:r>
        <w:t>Extends:</w:t>
      </w:r>
    </w:p>
    <w:p w:rsidR="006D663D" w:rsidRDefault="006D663D">
      <w:hyperlink r:id="rId544">
        <w:r>
          <w:rPr>
            <w:rStyle w:val="Hyperlink"/>
          </w:rPr>
          <w:t>Bus</w:t>
        </w:r>
      </w:hyperlink>
      <w:r>
        <w:t xml:space="preserve"> → MessageBus</w:t>
      </w:r>
    </w:p>
    <w:p w:rsidR="006D663D" w:rsidRDefault="006D663D">
      <w:pPr>
        <w:pStyle w:val="BodyText"/>
      </w:pPr>
      <w:r>
        <w:t xml:space="preserve">Message BUS Interface is an extension of the MiniBus It doesn’t support the default ‘*’ listener, instead it uses the </w:t>
      </w:r>
      <w:proofErr w:type="gramStart"/>
      <w:r>
        <w:t>registry.resolve(</w:t>
      </w:r>
      <w:proofErr w:type="gramEnd"/>
      <w:r>
        <w:t>..)</w:t>
      </w:r>
    </w:p>
    <w:p w:rsidR="006D663D" w:rsidRDefault="006D663D" w:rsidP="006D663D">
      <w:pPr>
        <w:pStyle w:val="Heading2"/>
        <w:numPr>
          <w:ilvl w:val="2"/>
          <w:numId w:val="3"/>
        </w:numPr>
        <w:pBdr>
          <w:bottom w:val="none" w:sz="0" w:space="0" w:color="auto"/>
        </w:pBdr>
      </w:pPr>
      <w:bookmarkStart w:id="600" w:name="constructor-summary-9"/>
      <w:bookmarkStart w:id="601" w:name="_Toc444286068"/>
      <w:bookmarkEnd w:id="600"/>
      <w:r>
        <w:t>Constructor Summary</w:t>
      </w:r>
      <w:bookmarkEnd w:id="601"/>
    </w:p>
    <w:p w:rsidR="006D663D" w:rsidRDefault="006D663D">
      <w:r>
        <w:t xml:space="preserve">Public Constructor public </w:t>
      </w:r>
    </w:p>
    <w:p w:rsidR="006D663D" w:rsidRDefault="006D663D">
      <w:pPr>
        <w:pStyle w:val="BodyText"/>
      </w:pPr>
      <w:hyperlink r:id="rId545" w:anchor="instance-constructor-constructor">
        <w:proofErr w:type="gramStart"/>
        <w:r>
          <w:rPr>
            <w:rStyle w:val="Hyperlink"/>
          </w:rPr>
          <w:t>constructor</w:t>
        </w:r>
        <w:proofErr w:type="gramEnd"/>
      </w:hyperlink>
      <w:r>
        <w:t>(registry: *)</w:t>
      </w:r>
    </w:p>
    <w:p w:rsidR="006D663D" w:rsidRDefault="006D663D" w:rsidP="006D663D">
      <w:pPr>
        <w:pStyle w:val="Heading2"/>
        <w:numPr>
          <w:ilvl w:val="2"/>
          <w:numId w:val="3"/>
        </w:numPr>
        <w:pBdr>
          <w:bottom w:val="none" w:sz="0" w:space="0" w:color="auto"/>
        </w:pBdr>
      </w:pPr>
      <w:bookmarkStart w:id="602" w:name="member-summary-6"/>
      <w:bookmarkStart w:id="603" w:name="_Toc444286069"/>
      <w:bookmarkEnd w:id="602"/>
      <w:r>
        <w:t>Member Summary</w:t>
      </w:r>
      <w:bookmarkEnd w:id="603"/>
    </w:p>
    <w:p w:rsidR="006D663D" w:rsidRDefault="006D663D">
      <w:r>
        <w:t xml:space="preserve">Public Members public get </w:t>
      </w:r>
    </w:p>
    <w:p w:rsidR="006D663D" w:rsidRDefault="006D663D">
      <w:pPr>
        <w:pStyle w:val="BodyText"/>
      </w:pPr>
      <w:hyperlink r:id="rId546" w:anchor="instance-get-pipeline">
        <w:proofErr w:type="gramStart"/>
        <w:r>
          <w:rPr>
            <w:rStyle w:val="Hyperlink"/>
          </w:rPr>
          <w:t>pipeline</w:t>
        </w:r>
        <w:proofErr w:type="gramEnd"/>
      </w:hyperlink>
      <w:r>
        <w:t>: *</w:t>
      </w:r>
    </w:p>
    <w:p w:rsidR="006D663D" w:rsidRDefault="006D663D" w:rsidP="006D663D">
      <w:pPr>
        <w:pStyle w:val="Heading2"/>
        <w:numPr>
          <w:ilvl w:val="2"/>
          <w:numId w:val="3"/>
        </w:numPr>
        <w:pBdr>
          <w:bottom w:val="none" w:sz="0" w:space="0" w:color="auto"/>
        </w:pBdr>
      </w:pPr>
      <w:bookmarkStart w:id="604" w:name="method-summary-8"/>
      <w:bookmarkStart w:id="605" w:name="_Toc444286070"/>
      <w:bookmarkEnd w:id="604"/>
      <w:r>
        <w:t>Method Summary</w:t>
      </w:r>
      <w:bookmarkEnd w:id="605"/>
    </w:p>
    <w:p w:rsidR="006D663D" w:rsidRDefault="006D663D">
      <w:r>
        <w:t xml:space="preserve">Public Methods public </w:t>
      </w:r>
    </w:p>
    <w:p w:rsidR="006D663D" w:rsidRDefault="006D663D">
      <w:pPr>
        <w:pStyle w:val="BodyText"/>
      </w:pPr>
      <w:hyperlink r:id="rId547" w:anchor="instance-method-addForward">
        <w:proofErr w:type="gramStart"/>
        <w:r>
          <w:rPr>
            <w:rStyle w:val="Hyperlink"/>
          </w:rPr>
          <w:t>addForward</w:t>
        </w:r>
        <w:proofErr w:type="gramEnd"/>
      </w:hyperlink>
      <w:r>
        <w:t>(from: *, to: *): *</w:t>
      </w:r>
    </w:p>
    <w:p w:rsidR="006D663D" w:rsidRDefault="006D663D">
      <w:proofErr w:type="gramStart"/>
      <w:r>
        <w:t>public</w:t>
      </w:r>
      <w:proofErr w:type="gramEnd"/>
      <w:r>
        <w:t xml:space="preserve"> </w:t>
      </w:r>
    </w:p>
    <w:p w:rsidR="006D663D" w:rsidRDefault="006D663D">
      <w:pPr>
        <w:pStyle w:val="BodyText"/>
      </w:pPr>
      <w:hyperlink r:id="rId548" w:anchor="instance-method-postMessage">
        <w:proofErr w:type="gramStart"/>
        <w:r>
          <w:rPr>
            <w:rStyle w:val="Hyperlink"/>
          </w:rPr>
          <w:t>postMessage</w:t>
        </w:r>
        <w:proofErr w:type="gramEnd"/>
      </w:hyperlink>
      <w:r>
        <w:t>(inMsg: *, responseCallback: *): *</w:t>
      </w:r>
    </w:p>
    <w:p w:rsidR="006D663D" w:rsidRDefault="006D663D" w:rsidP="006D663D">
      <w:pPr>
        <w:pStyle w:val="Heading2"/>
        <w:numPr>
          <w:ilvl w:val="2"/>
          <w:numId w:val="3"/>
        </w:numPr>
        <w:pBdr>
          <w:bottom w:val="none" w:sz="0" w:space="0" w:color="auto"/>
        </w:pBdr>
      </w:pPr>
      <w:bookmarkStart w:id="606" w:name="inherited-summary-1"/>
      <w:bookmarkStart w:id="607" w:name="_Toc444286071"/>
      <w:bookmarkEnd w:id="606"/>
      <w:r>
        <w:t>Inherited Summary</w:t>
      </w:r>
      <w:bookmarkEnd w:id="607"/>
    </w:p>
    <w:p w:rsidR="006D663D" w:rsidRDefault="006D663D">
      <w:r>
        <w:t xml:space="preserve"> From class </w:t>
      </w:r>
      <w:hyperlink r:id="rId549">
        <w:r>
          <w:rPr>
            <w:rStyle w:val="Hyperlink"/>
          </w:rPr>
          <w:t>Bus</w:t>
        </w:r>
      </w:hyperlink>
      <w:r>
        <w:t xml:space="preserve"> public </w:t>
      </w:r>
    </w:p>
    <w:p w:rsidR="006D663D" w:rsidRDefault="006D663D">
      <w:pPr>
        <w:pStyle w:val="BodyText"/>
      </w:pPr>
      <w:hyperlink r:id="rId550" w:anchor="instance-method-addListener">
        <w:proofErr w:type="gramStart"/>
        <w:r>
          <w:rPr>
            <w:rStyle w:val="Hyperlink"/>
          </w:rPr>
          <w:t>addListener</w:t>
        </w:r>
        <w:proofErr w:type="gramEnd"/>
      </w:hyperlink>
      <w:r>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6D663D">
      <w:pPr>
        <w:pStyle w:val="BodyText"/>
      </w:pPr>
      <w:hyperlink r:id="rId551" w:anchor="instance-method-addResponseListener">
        <w:proofErr w:type="gramStart"/>
        <w:r>
          <w:rPr>
            <w:rStyle w:val="Hyperlink"/>
          </w:rPr>
          <w:t>addResponseListener</w:t>
        </w:r>
        <w:proofErr w:type="gramEnd"/>
      </w:hyperlink>
      <w:r>
        <w:t xml:space="preserve">(url: URL, msgId: </w:t>
      </w:r>
      <w:hyperlink r:id="rId552">
        <w:r>
          <w:rPr>
            <w:rStyle w:val="Hyperlink"/>
          </w:rPr>
          <w:t>number</w:t>
        </w:r>
      </w:hyperlink>
      <w:r>
        <w:t xml:space="preserve">, responseListener: </w:t>
      </w:r>
      <w:hyperlink r:id="rId553">
        <w:r>
          <w:rPr>
            <w:rStyle w:val="Hyperlink"/>
          </w:rPr>
          <w:t>Function</w:t>
        </w:r>
      </w:hyperlink>
      <w:r>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6D663D">
      <w:pPr>
        <w:pStyle w:val="BodyText"/>
      </w:pPr>
      <w:hyperlink r:id="rId554" w:anchor="instance-method-bind">
        <w:proofErr w:type="gramStart"/>
        <w:r>
          <w:rPr>
            <w:rStyle w:val="Hyperlink"/>
          </w:rPr>
          <w:t>bind</w:t>
        </w:r>
        <w:proofErr w:type="gramEnd"/>
      </w:hyperlink>
      <w:r>
        <w:t xml:space="preserve">(outUrl: URL, inUrl: URL, target: </w:t>
      </w:r>
      <w:hyperlink r:id="rId555">
        <w:r>
          <w:rPr>
            <w:rStyle w:val="Hyperlink"/>
          </w:rPr>
          <w:t>MiniBus</w:t>
        </w:r>
      </w:hyperlink>
      <w:r>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6D663D">
      <w:pPr>
        <w:pStyle w:val="BodyText"/>
      </w:pPr>
      <w:hyperlink r:id="rId556" w:anchor="instance-method-postMessage">
        <w:proofErr w:type="gramStart"/>
        <w:r>
          <w:rPr>
            <w:rStyle w:val="Hyperlink"/>
          </w:rPr>
          <w:t>postMessage</w:t>
        </w:r>
        <w:proofErr w:type="gramEnd"/>
      </w:hyperlink>
      <w:r>
        <w:t xml:space="preserve">(msg: Message, responseCallback: </w:t>
      </w:r>
      <w:hyperlink r:id="rId557">
        <w:r>
          <w:rPr>
            <w:rStyle w:val="Hyperlink"/>
          </w:rPr>
          <w:t>Function</w:t>
        </w:r>
      </w:hyperlink>
      <w:r>
        <w:t xml:space="preserve">): </w:t>
      </w:r>
      <w:hyperlink r:id="rId558">
        <w:r>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6D663D">
      <w:pPr>
        <w:pStyle w:val="BodyText"/>
      </w:pPr>
      <w:hyperlink r:id="rId559" w:anchor="instance-method-removeAllListenersOf">
        <w:proofErr w:type="gramStart"/>
        <w:r>
          <w:rPr>
            <w:rStyle w:val="Hyperlink"/>
          </w:rPr>
          <w:t>removeAllListenersOf</w:t>
        </w:r>
        <w:proofErr w:type="gramEnd"/>
      </w:hyperlink>
      <w:r>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6D663D">
      <w:pPr>
        <w:pStyle w:val="BodyText"/>
      </w:pPr>
      <w:hyperlink r:id="rId560" w:anchor="instance-method-removeResponseListener">
        <w:proofErr w:type="gramStart"/>
        <w:r>
          <w:rPr>
            <w:rStyle w:val="Hyperlink"/>
          </w:rPr>
          <w:t>removeResponseListener</w:t>
        </w:r>
        <w:proofErr w:type="gramEnd"/>
      </w:hyperlink>
      <w:r>
        <w:t xml:space="preserve">(url: URL, msgId: </w:t>
      </w:r>
      <w:hyperlink r:id="rId561">
        <w:r>
          <w:rPr>
            <w:rStyle w:val="Hyperlink"/>
          </w:rPr>
          <w:t>number</w:t>
        </w:r>
      </w:hyperlink>
      <w:r>
        <w:t>)</w:t>
      </w:r>
    </w:p>
    <w:p w:rsidR="006D663D" w:rsidRDefault="006D663D">
      <w:pPr>
        <w:pStyle w:val="BodyText"/>
      </w:pPr>
      <w:r>
        <w:lastRenderedPageBreak/>
        <w:t>Remove the response listener.</w:t>
      </w:r>
    </w:p>
    <w:p w:rsidR="006D663D" w:rsidRDefault="006D663D" w:rsidP="006D663D">
      <w:pPr>
        <w:pStyle w:val="Heading2"/>
        <w:numPr>
          <w:ilvl w:val="2"/>
          <w:numId w:val="3"/>
        </w:numPr>
        <w:pBdr>
          <w:bottom w:val="none" w:sz="0" w:space="0" w:color="auto"/>
        </w:pBdr>
      </w:pPr>
      <w:bookmarkStart w:id="608" w:name="_Toc444286072"/>
      <w:r>
        <w:t>Public Constructors</w:t>
      </w:r>
      <w:bookmarkEnd w:id="608"/>
    </w:p>
    <w:p w:rsidR="006D663D" w:rsidRDefault="006D663D" w:rsidP="006D663D">
      <w:pPr>
        <w:pStyle w:val="Heading3"/>
        <w:numPr>
          <w:ilvl w:val="3"/>
          <w:numId w:val="3"/>
        </w:numPr>
        <w:pBdr>
          <w:bottom w:val="none" w:sz="0" w:space="0" w:color="auto"/>
        </w:pBdr>
      </w:pPr>
      <w:bookmarkStart w:id="609" w:name="_Toc444286073"/>
      <w:proofErr w:type="gramStart"/>
      <w:r>
        <w:t>public</w:t>
      </w:r>
      <w:proofErr w:type="gramEnd"/>
      <w:r>
        <w:t xml:space="preserve"> constructor(registry: *)  </w:t>
      </w:r>
      <w:hyperlink r:id="rId562" w:anchor="lineNumber19">
        <w:r>
          <w:rPr>
            <w:rStyle w:val="Hyperlink"/>
          </w:rPr>
          <w:t>source</w:t>
        </w:r>
        <w:bookmarkEnd w:id="609"/>
      </w:hyperlink>
      <w:r>
        <w:t xml:space="preserve"> </w:t>
      </w:r>
    </w:p>
    <w:p w:rsidR="006D663D" w:rsidRDefault="006D663D" w:rsidP="006D663D">
      <w:pPr>
        <w:pStyle w:val="Heading4"/>
        <w:numPr>
          <w:ilvl w:val="4"/>
          <w:numId w:val="3"/>
        </w:numPr>
      </w:pPr>
      <w:bookmarkStart w:id="610" w:name="override-1"/>
      <w:bookmarkEnd w:id="610"/>
      <w:r>
        <w:t>Override:</w:t>
      </w:r>
    </w:p>
    <w:p w:rsidR="006D663D" w:rsidRDefault="006D663D">
      <w:hyperlink r:id="rId563" w:anchor="instance-constructor-constructor">
        <w:r>
          <w:rPr>
            <w:rStyle w:val="Hyperlink"/>
          </w:rPr>
          <w:t>Bus#constructor</w:t>
        </w:r>
      </w:hyperlink>
    </w:p>
    <w:p w:rsidR="006D663D" w:rsidRDefault="006D663D" w:rsidP="006D663D">
      <w:pPr>
        <w:pStyle w:val="Heading4"/>
        <w:numPr>
          <w:ilvl w:val="4"/>
          <w:numId w:val="3"/>
        </w:numPr>
      </w:pPr>
      <w:r>
        <w:t>Params:</w:t>
      </w:r>
    </w:p>
    <w:p w:rsidR="006D663D" w:rsidRDefault="006D663D">
      <w:r>
        <w:t>Name Type Attribute Description registry *</w:t>
      </w:r>
    </w:p>
    <w:p w:rsidR="006D663D" w:rsidRDefault="006D663D" w:rsidP="006D663D">
      <w:pPr>
        <w:pStyle w:val="Heading2"/>
        <w:numPr>
          <w:ilvl w:val="2"/>
          <w:numId w:val="3"/>
        </w:numPr>
        <w:pBdr>
          <w:bottom w:val="none" w:sz="0" w:space="0" w:color="auto"/>
        </w:pBdr>
      </w:pPr>
      <w:bookmarkStart w:id="611" w:name="_Toc444286074"/>
      <w:r>
        <w:t>Public Members</w:t>
      </w:r>
      <w:bookmarkEnd w:id="611"/>
    </w:p>
    <w:p w:rsidR="006D663D" w:rsidRDefault="006D663D" w:rsidP="006D663D">
      <w:pPr>
        <w:pStyle w:val="Heading3"/>
        <w:numPr>
          <w:ilvl w:val="3"/>
          <w:numId w:val="3"/>
        </w:numPr>
        <w:pBdr>
          <w:bottom w:val="none" w:sz="0" w:space="0" w:color="auto"/>
        </w:pBdr>
      </w:pPr>
      <w:bookmarkStart w:id="612" w:name="instance-get-pipeline"/>
      <w:bookmarkStart w:id="613" w:name="_Toc444286075"/>
      <w:bookmarkEnd w:id="612"/>
      <w:proofErr w:type="gramStart"/>
      <w:r>
        <w:t>public</w:t>
      </w:r>
      <w:proofErr w:type="gramEnd"/>
      <w:r>
        <w:t xml:space="preserve"> get pipeline: *  </w:t>
      </w:r>
      <w:hyperlink r:id="rId564" w:anchor="lineNumber29">
        <w:r>
          <w:rPr>
            <w:rStyle w:val="Hyperlink"/>
          </w:rPr>
          <w:t>source</w:t>
        </w:r>
        <w:bookmarkEnd w:id="613"/>
      </w:hyperlink>
      <w:r>
        <w:t xml:space="preserve"> </w:t>
      </w:r>
    </w:p>
    <w:p w:rsidR="006D663D" w:rsidRDefault="006D663D" w:rsidP="006D663D">
      <w:pPr>
        <w:pStyle w:val="Heading2"/>
        <w:numPr>
          <w:ilvl w:val="2"/>
          <w:numId w:val="3"/>
        </w:numPr>
        <w:pBdr>
          <w:bottom w:val="none" w:sz="0" w:space="0" w:color="auto"/>
        </w:pBdr>
      </w:pPr>
      <w:bookmarkStart w:id="614" w:name="_Toc444286076"/>
      <w:r>
        <w:t>Public Methods</w:t>
      </w:r>
      <w:bookmarkEnd w:id="614"/>
    </w:p>
    <w:p w:rsidR="006D663D" w:rsidRDefault="006D663D" w:rsidP="006D663D">
      <w:pPr>
        <w:pStyle w:val="Heading3"/>
        <w:numPr>
          <w:ilvl w:val="3"/>
          <w:numId w:val="3"/>
        </w:numPr>
        <w:pBdr>
          <w:bottom w:val="none" w:sz="0" w:space="0" w:color="auto"/>
        </w:pBdr>
      </w:pPr>
      <w:bookmarkStart w:id="615" w:name="instance-method-addForward"/>
      <w:bookmarkStart w:id="616" w:name="_Toc444286077"/>
      <w:bookmarkEnd w:id="615"/>
      <w:proofErr w:type="gramStart"/>
      <w:r>
        <w:t>public</w:t>
      </w:r>
      <w:proofErr w:type="gramEnd"/>
      <w:r>
        <w:t xml:space="preserve"> addForward(from: *, to: *): *  </w:t>
      </w:r>
      <w:hyperlink r:id="rId565" w:anchor="lineNumber55">
        <w:r>
          <w:rPr>
            <w:rStyle w:val="Hyperlink"/>
          </w:rPr>
          <w:t>source</w:t>
        </w:r>
        <w:bookmarkEnd w:id="616"/>
      </w:hyperlink>
      <w:r>
        <w:t xml:space="preserve"> </w:t>
      </w:r>
    </w:p>
    <w:p w:rsidR="006D663D" w:rsidRDefault="006D663D" w:rsidP="006D663D">
      <w:pPr>
        <w:pStyle w:val="Heading4"/>
        <w:numPr>
          <w:ilvl w:val="4"/>
          <w:numId w:val="3"/>
        </w:numPr>
      </w:pPr>
      <w:r>
        <w:t>Params:</w:t>
      </w:r>
    </w:p>
    <w:p w:rsidR="006D663D" w:rsidRDefault="006D663D">
      <w:r>
        <w:t>Name Type Attribute Description from * to *</w:t>
      </w:r>
    </w:p>
    <w:p w:rsidR="006D663D" w:rsidRDefault="006D663D" w:rsidP="006D663D">
      <w:pPr>
        <w:pStyle w:val="Heading4"/>
        <w:numPr>
          <w:ilvl w:val="4"/>
          <w:numId w:val="3"/>
        </w:numPr>
      </w:pPr>
      <w:bookmarkStart w:id="617" w:name="return-34"/>
      <w:bookmarkEnd w:id="61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18" w:name="_Toc444286078"/>
      <w:proofErr w:type="gramStart"/>
      <w:r>
        <w:t>public</w:t>
      </w:r>
      <w:proofErr w:type="gramEnd"/>
      <w:r>
        <w:t xml:space="preserve"> postMessage(inMsg: *, responseCallback: *): *  </w:t>
      </w:r>
      <w:hyperlink r:id="rId566" w:anchor="lineNumber31">
        <w:r>
          <w:rPr>
            <w:rStyle w:val="Hyperlink"/>
          </w:rPr>
          <w:t>source</w:t>
        </w:r>
        <w:bookmarkEnd w:id="618"/>
      </w:hyperlink>
      <w:r>
        <w:t xml:space="preserve"> </w:t>
      </w:r>
    </w:p>
    <w:p w:rsidR="006D663D" w:rsidRDefault="006D663D" w:rsidP="006D663D">
      <w:pPr>
        <w:pStyle w:val="Heading4"/>
        <w:numPr>
          <w:ilvl w:val="4"/>
          <w:numId w:val="3"/>
        </w:numPr>
      </w:pPr>
      <w:bookmarkStart w:id="619" w:name="override-2"/>
      <w:bookmarkEnd w:id="619"/>
      <w:r>
        <w:t>Override:</w:t>
      </w:r>
    </w:p>
    <w:p w:rsidR="006D663D" w:rsidRDefault="006D663D">
      <w:hyperlink r:id="rId567" w:anchor="instance-method-postMessage">
        <w:r>
          <w:rPr>
            <w:rStyle w:val="Hyperlink"/>
          </w:rPr>
          <w:t>Bus#postMessage</w:t>
        </w:r>
      </w:hyperlink>
    </w:p>
    <w:p w:rsidR="006D663D" w:rsidRDefault="006D663D" w:rsidP="006D663D">
      <w:pPr>
        <w:pStyle w:val="Heading4"/>
        <w:numPr>
          <w:ilvl w:val="4"/>
          <w:numId w:val="3"/>
        </w:numPr>
      </w:pPr>
      <w:r>
        <w:t>Params:</w:t>
      </w:r>
    </w:p>
    <w:p w:rsidR="006D663D" w:rsidRDefault="006D663D">
      <w:r>
        <w:t>Name Type Attribute Description inMsg * responseCallback *</w:t>
      </w:r>
    </w:p>
    <w:p w:rsidR="006D663D" w:rsidRDefault="006D663D" w:rsidP="006D663D">
      <w:pPr>
        <w:pStyle w:val="Heading4"/>
        <w:numPr>
          <w:ilvl w:val="4"/>
          <w:numId w:val="3"/>
        </w:numPr>
      </w:pPr>
      <w:bookmarkStart w:id="620" w:name="return-35"/>
      <w:bookmarkEnd w:id="62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568">
        <w:proofErr w:type="gramStart"/>
        <w:r>
          <w:rPr>
            <w:rStyle w:val="Hyperlink"/>
          </w:rPr>
          <w:t>ESDoc(</w:t>
        </w:r>
        <w:proofErr w:type="gramEnd"/>
        <w:r>
          <w:rPr>
            <w:rStyle w:val="Hyperlink"/>
          </w:rPr>
          <w:t>0.4.5)</w:t>
        </w:r>
      </w:hyperlink>
      <w:r>
        <w:t xml:space="preserve"> </w:t>
      </w:r>
      <w:hyperlink r:id="rId569"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21" w:name="minibus"/>
      <w:bookmarkStart w:id="622" w:name="_Toc444286079"/>
      <w:bookmarkEnd w:id="621"/>
      <w:r>
        <w:t>MiniBus</w:t>
      </w:r>
      <w:bookmarkEnd w:id="622"/>
    </w:p>
    <w:p w:rsidR="006D663D" w:rsidRDefault="006D663D" w:rsidP="006D663D">
      <w:pPr>
        <w:pStyle w:val="Heading4"/>
        <w:numPr>
          <w:ilvl w:val="4"/>
          <w:numId w:val="3"/>
        </w:numPr>
      </w:pPr>
      <w:bookmarkStart w:id="623" w:name="extends-2"/>
      <w:bookmarkEnd w:id="623"/>
      <w:r>
        <w:t>Extends:</w:t>
      </w:r>
    </w:p>
    <w:p w:rsidR="006D663D" w:rsidRDefault="006D663D">
      <w:hyperlink r:id="rId570">
        <w:r>
          <w:rPr>
            <w:rStyle w:val="Hyperlink"/>
          </w:rPr>
          <w:t>Bus</w:t>
        </w:r>
      </w:hyperlink>
      <w:r>
        <w:t xml:space="preserve"> → MiniBus</w:t>
      </w:r>
    </w:p>
    <w:p w:rsidR="006D663D" w:rsidRDefault="006D663D" w:rsidP="006D663D">
      <w:pPr>
        <w:pStyle w:val="Heading4"/>
        <w:numPr>
          <w:ilvl w:val="4"/>
          <w:numId w:val="3"/>
        </w:numPr>
      </w:pPr>
      <w:bookmarkStart w:id="624" w:name="direct-subclass-2"/>
      <w:bookmarkEnd w:id="624"/>
      <w:r>
        <w:t>Direct Subclass:</w:t>
      </w:r>
    </w:p>
    <w:p w:rsidR="006D663D" w:rsidRDefault="006D663D">
      <w:hyperlink r:id="rId571">
        <w:r>
          <w:rPr>
            <w:rStyle w:val="Hyperlink"/>
          </w:rPr>
          <w:t>Sandbox</w:t>
        </w:r>
      </w:hyperlink>
    </w:p>
    <w:p w:rsidR="006D663D" w:rsidRDefault="006D663D" w:rsidP="006D663D">
      <w:pPr>
        <w:pStyle w:val="Heading2"/>
        <w:numPr>
          <w:ilvl w:val="2"/>
          <w:numId w:val="3"/>
        </w:numPr>
        <w:pBdr>
          <w:bottom w:val="none" w:sz="0" w:space="0" w:color="auto"/>
        </w:pBdr>
      </w:pPr>
      <w:bookmarkStart w:id="625" w:name="constructor-summary-10"/>
      <w:bookmarkStart w:id="626" w:name="_Toc444286080"/>
      <w:bookmarkEnd w:id="625"/>
      <w:r>
        <w:lastRenderedPageBreak/>
        <w:t>Constructor Summary</w:t>
      </w:r>
      <w:bookmarkEnd w:id="626"/>
    </w:p>
    <w:p w:rsidR="006D663D" w:rsidRDefault="006D663D">
      <w:r>
        <w:t xml:space="preserve">Public Constructor public </w:t>
      </w:r>
    </w:p>
    <w:p w:rsidR="006D663D" w:rsidRDefault="006D663D">
      <w:pPr>
        <w:pStyle w:val="BodyText"/>
      </w:pPr>
      <w:hyperlink r:id="rId572" w:anchor="instance-constructor-constructor">
        <w:proofErr w:type="gramStart"/>
        <w:r>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627" w:name="method-summary-9"/>
      <w:bookmarkStart w:id="628" w:name="_Toc444286081"/>
      <w:bookmarkEnd w:id="627"/>
      <w:r>
        <w:t>Method Summary</w:t>
      </w:r>
      <w:bookmarkEnd w:id="628"/>
    </w:p>
    <w:p w:rsidR="006D663D" w:rsidRDefault="006D663D">
      <w:r>
        <w:t xml:space="preserve">Public Methods public </w:t>
      </w:r>
    </w:p>
    <w:p w:rsidR="006D663D" w:rsidRDefault="006D663D">
      <w:pPr>
        <w:pStyle w:val="BodyText"/>
      </w:pPr>
      <w:hyperlink r:id="rId573" w:anchor="instance-method-postMessage">
        <w:proofErr w:type="gramStart"/>
        <w:r>
          <w:rPr>
            <w:rStyle w:val="Hyperlink"/>
          </w:rPr>
          <w:t>postMessage</w:t>
        </w:r>
        <w:proofErr w:type="gramEnd"/>
      </w:hyperlink>
      <w:r>
        <w:t>(inMsg: *, responseCallback: *): *</w:t>
      </w:r>
    </w:p>
    <w:p w:rsidR="006D663D" w:rsidRDefault="006D663D" w:rsidP="006D663D">
      <w:pPr>
        <w:pStyle w:val="Heading2"/>
        <w:numPr>
          <w:ilvl w:val="2"/>
          <w:numId w:val="3"/>
        </w:numPr>
        <w:pBdr>
          <w:bottom w:val="none" w:sz="0" w:space="0" w:color="auto"/>
        </w:pBdr>
      </w:pPr>
      <w:bookmarkStart w:id="629" w:name="inherited-summary-2"/>
      <w:bookmarkStart w:id="630" w:name="_Toc444286082"/>
      <w:bookmarkEnd w:id="629"/>
      <w:r>
        <w:t>Inherited Summary</w:t>
      </w:r>
      <w:bookmarkEnd w:id="630"/>
    </w:p>
    <w:p w:rsidR="006D663D" w:rsidRDefault="006D663D">
      <w:r>
        <w:t xml:space="preserve"> From class </w:t>
      </w:r>
      <w:hyperlink r:id="rId574">
        <w:r>
          <w:rPr>
            <w:rStyle w:val="Hyperlink"/>
          </w:rPr>
          <w:t>Bus</w:t>
        </w:r>
      </w:hyperlink>
      <w:r>
        <w:t xml:space="preserve"> public </w:t>
      </w:r>
    </w:p>
    <w:p w:rsidR="006D663D" w:rsidRDefault="006D663D">
      <w:pPr>
        <w:pStyle w:val="BodyText"/>
      </w:pPr>
      <w:hyperlink r:id="rId575" w:anchor="instance-method-addListener">
        <w:proofErr w:type="gramStart"/>
        <w:r>
          <w:rPr>
            <w:rStyle w:val="Hyperlink"/>
          </w:rPr>
          <w:t>addListener</w:t>
        </w:r>
        <w:proofErr w:type="gramEnd"/>
      </w:hyperlink>
      <w:r>
        <w:t>(url: URL, listener: Listener): MsgListener</w:t>
      </w:r>
    </w:p>
    <w:p w:rsidR="006D663D" w:rsidRDefault="006D663D">
      <w:pPr>
        <w:pStyle w:val="BodyText"/>
      </w:pPr>
      <w:r>
        <w:t xml:space="preserve">Register listener to receive message when “msg.to === </w:t>
      </w:r>
      <w:proofErr w:type="gramStart"/>
      <w:r>
        <w:t>url</w:t>
      </w:r>
      <w:proofErr w:type="gramEnd"/>
      <w:r>
        <w:t>”.</w:t>
      </w:r>
    </w:p>
    <w:p w:rsidR="006D663D" w:rsidRDefault="006D663D">
      <w:proofErr w:type="gramStart"/>
      <w:r>
        <w:t>public</w:t>
      </w:r>
      <w:proofErr w:type="gramEnd"/>
      <w:r>
        <w:t xml:space="preserve"> </w:t>
      </w:r>
    </w:p>
    <w:p w:rsidR="006D663D" w:rsidRDefault="006D663D">
      <w:pPr>
        <w:pStyle w:val="BodyText"/>
      </w:pPr>
      <w:hyperlink r:id="rId576" w:anchor="instance-method-addResponseListener">
        <w:proofErr w:type="gramStart"/>
        <w:r>
          <w:rPr>
            <w:rStyle w:val="Hyperlink"/>
          </w:rPr>
          <w:t>addResponseListener</w:t>
        </w:r>
        <w:proofErr w:type="gramEnd"/>
      </w:hyperlink>
      <w:r>
        <w:t xml:space="preserve">(url: URL, msgId: </w:t>
      </w:r>
      <w:hyperlink r:id="rId577">
        <w:r>
          <w:rPr>
            <w:rStyle w:val="Hyperlink"/>
          </w:rPr>
          <w:t>number</w:t>
        </w:r>
      </w:hyperlink>
      <w:r>
        <w:t xml:space="preserve">, responseListener: </w:t>
      </w:r>
      <w:hyperlink r:id="rId578">
        <w:r>
          <w:rPr>
            <w:rStyle w:val="Hyperlink"/>
          </w:rPr>
          <w:t>Function</w:t>
        </w:r>
      </w:hyperlink>
      <w:r>
        <w:t>)</w:t>
      </w:r>
    </w:p>
    <w:p w:rsidR="006D663D" w:rsidRDefault="006D663D">
      <w:pPr>
        <w:pStyle w:val="BodyText"/>
      </w:pPr>
      <w:r>
        <w:t>Manually add a response listener.</w:t>
      </w:r>
    </w:p>
    <w:p w:rsidR="006D663D" w:rsidRDefault="006D663D">
      <w:proofErr w:type="gramStart"/>
      <w:r>
        <w:t>public</w:t>
      </w:r>
      <w:proofErr w:type="gramEnd"/>
      <w:r>
        <w:t xml:space="preserve"> </w:t>
      </w:r>
    </w:p>
    <w:p w:rsidR="006D663D" w:rsidRDefault="006D663D">
      <w:pPr>
        <w:pStyle w:val="BodyText"/>
      </w:pPr>
      <w:hyperlink r:id="rId579" w:anchor="instance-method-bind">
        <w:proofErr w:type="gramStart"/>
        <w:r>
          <w:rPr>
            <w:rStyle w:val="Hyperlink"/>
          </w:rPr>
          <w:t>bind</w:t>
        </w:r>
        <w:proofErr w:type="gramEnd"/>
      </w:hyperlink>
      <w:r>
        <w:t xml:space="preserve">(outUrl: URL, inUrl: URL, target: </w:t>
      </w:r>
      <w:hyperlink r:id="rId580">
        <w:r>
          <w:rPr>
            <w:rStyle w:val="Hyperlink"/>
          </w:rPr>
          <w:t>MiniBus</w:t>
        </w:r>
      </w:hyperlink>
      <w:r>
        <w:t>): Bound</w:t>
      </w:r>
    </w:p>
    <w:p w:rsidR="006D663D" w:rsidRDefault="006D663D">
      <w:pPr>
        <w:pStyle w:val="BodyText"/>
      </w:pPr>
      <w:proofErr w:type="gramStart"/>
      <w:r>
        <w:t>Helper method to bind listeners (in both directions) into other MiniBus target.</w:t>
      </w:r>
      <w:proofErr w:type="gramEnd"/>
    </w:p>
    <w:p w:rsidR="006D663D" w:rsidRDefault="006D663D">
      <w:proofErr w:type="gramStart"/>
      <w:r>
        <w:t>public</w:t>
      </w:r>
      <w:proofErr w:type="gramEnd"/>
      <w:r>
        <w:t xml:space="preserve"> </w:t>
      </w:r>
    </w:p>
    <w:p w:rsidR="006D663D" w:rsidRDefault="006D663D">
      <w:pPr>
        <w:pStyle w:val="BodyText"/>
      </w:pPr>
      <w:hyperlink r:id="rId581" w:anchor="instance-method-postMessage">
        <w:proofErr w:type="gramStart"/>
        <w:r>
          <w:rPr>
            <w:rStyle w:val="Hyperlink"/>
          </w:rPr>
          <w:t>postMessage</w:t>
        </w:r>
        <w:proofErr w:type="gramEnd"/>
      </w:hyperlink>
      <w:r>
        <w:t xml:space="preserve">(msg: Message, responseCallback: </w:t>
      </w:r>
      <w:hyperlink r:id="rId582">
        <w:r>
          <w:rPr>
            <w:rStyle w:val="Hyperlink"/>
          </w:rPr>
          <w:t>Function</w:t>
        </w:r>
      </w:hyperlink>
      <w:r>
        <w:t xml:space="preserve">): </w:t>
      </w:r>
      <w:hyperlink r:id="rId583">
        <w:r>
          <w:rPr>
            <w:rStyle w:val="Hyperlink"/>
          </w:rPr>
          <w:t>number</w:t>
        </w:r>
      </w:hyperlink>
    </w:p>
    <w:p w:rsidR="006D663D" w:rsidRDefault="006D663D">
      <w:pPr>
        <w:pStyle w:val="BodyText"/>
      </w:pPr>
      <w:r>
        <w:t>Send messages to local listeners, or if not exists to external listeners.</w:t>
      </w:r>
    </w:p>
    <w:p w:rsidR="006D663D" w:rsidRDefault="006D663D">
      <w:proofErr w:type="gramStart"/>
      <w:r>
        <w:t>public</w:t>
      </w:r>
      <w:proofErr w:type="gramEnd"/>
      <w:r>
        <w:t xml:space="preserve"> </w:t>
      </w:r>
    </w:p>
    <w:p w:rsidR="006D663D" w:rsidRDefault="006D663D">
      <w:pPr>
        <w:pStyle w:val="BodyText"/>
      </w:pPr>
      <w:hyperlink r:id="rId584" w:anchor="instance-method-removeAllListenersOf">
        <w:proofErr w:type="gramStart"/>
        <w:r>
          <w:rPr>
            <w:rStyle w:val="Hyperlink"/>
          </w:rPr>
          <w:t>removeAllListenersOf</w:t>
        </w:r>
        <w:proofErr w:type="gramEnd"/>
      </w:hyperlink>
      <w:r>
        <w:t>(url: URL)</w:t>
      </w:r>
    </w:p>
    <w:p w:rsidR="006D663D" w:rsidRDefault="006D663D">
      <w:pPr>
        <w:pStyle w:val="BodyText"/>
      </w:pPr>
      <w:r>
        <w:t>Remove all existent listeners for the URL</w:t>
      </w:r>
    </w:p>
    <w:p w:rsidR="006D663D" w:rsidRDefault="006D663D">
      <w:proofErr w:type="gramStart"/>
      <w:r>
        <w:t>public</w:t>
      </w:r>
      <w:proofErr w:type="gramEnd"/>
      <w:r>
        <w:t xml:space="preserve"> </w:t>
      </w:r>
    </w:p>
    <w:p w:rsidR="006D663D" w:rsidRDefault="006D663D">
      <w:pPr>
        <w:pStyle w:val="BodyText"/>
      </w:pPr>
      <w:hyperlink r:id="rId585" w:anchor="instance-method-removeResponseListener">
        <w:proofErr w:type="gramStart"/>
        <w:r>
          <w:rPr>
            <w:rStyle w:val="Hyperlink"/>
          </w:rPr>
          <w:t>removeResponseListener</w:t>
        </w:r>
        <w:proofErr w:type="gramEnd"/>
      </w:hyperlink>
      <w:r>
        <w:t xml:space="preserve">(url: URL, msgId: </w:t>
      </w:r>
      <w:hyperlink r:id="rId586">
        <w:r>
          <w:rPr>
            <w:rStyle w:val="Hyperlink"/>
          </w:rPr>
          <w:t>number</w:t>
        </w:r>
      </w:hyperlink>
      <w:r>
        <w:t>)</w:t>
      </w:r>
    </w:p>
    <w:p w:rsidR="006D663D" w:rsidRDefault="006D663D">
      <w:pPr>
        <w:pStyle w:val="BodyText"/>
      </w:pPr>
      <w:r>
        <w:t>Remove the response listener.</w:t>
      </w:r>
    </w:p>
    <w:p w:rsidR="006D663D" w:rsidRDefault="006D663D" w:rsidP="006D663D">
      <w:pPr>
        <w:pStyle w:val="Heading2"/>
        <w:numPr>
          <w:ilvl w:val="2"/>
          <w:numId w:val="3"/>
        </w:numPr>
        <w:pBdr>
          <w:bottom w:val="none" w:sz="0" w:space="0" w:color="auto"/>
        </w:pBdr>
      </w:pPr>
      <w:bookmarkStart w:id="631" w:name="_Toc444286083"/>
      <w:r>
        <w:t>Public Constructors</w:t>
      </w:r>
      <w:bookmarkEnd w:id="631"/>
    </w:p>
    <w:p w:rsidR="006D663D" w:rsidRDefault="006D663D" w:rsidP="006D663D">
      <w:pPr>
        <w:pStyle w:val="Heading3"/>
        <w:numPr>
          <w:ilvl w:val="3"/>
          <w:numId w:val="3"/>
        </w:numPr>
        <w:pBdr>
          <w:bottom w:val="none" w:sz="0" w:space="0" w:color="auto"/>
        </w:pBdr>
      </w:pPr>
      <w:bookmarkStart w:id="632" w:name="_Toc444286084"/>
      <w:proofErr w:type="gramStart"/>
      <w:r>
        <w:t>public</w:t>
      </w:r>
      <w:proofErr w:type="gramEnd"/>
      <w:r>
        <w:t xml:space="preserve"> constructor  </w:t>
      </w:r>
      <w:hyperlink r:id="rId587" w:anchor="lineNumber5">
        <w:r>
          <w:rPr>
            <w:rStyle w:val="Hyperlink"/>
          </w:rPr>
          <w:t>source</w:t>
        </w:r>
        <w:bookmarkEnd w:id="632"/>
      </w:hyperlink>
      <w:r>
        <w:t xml:space="preserve"> </w:t>
      </w:r>
    </w:p>
    <w:p w:rsidR="006D663D" w:rsidRDefault="006D663D" w:rsidP="006D663D">
      <w:pPr>
        <w:pStyle w:val="Heading4"/>
        <w:numPr>
          <w:ilvl w:val="4"/>
          <w:numId w:val="3"/>
        </w:numPr>
      </w:pPr>
      <w:bookmarkStart w:id="633" w:name="override-3"/>
      <w:bookmarkEnd w:id="633"/>
      <w:r>
        <w:t>Override:</w:t>
      </w:r>
    </w:p>
    <w:p w:rsidR="006D663D" w:rsidRDefault="006D663D">
      <w:hyperlink r:id="rId588" w:anchor="instance-constructor-constructor">
        <w:r>
          <w:rPr>
            <w:rStyle w:val="Hyperlink"/>
          </w:rPr>
          <w:t>Bus#constructor</w:t>
        </w:r>
      </w:hyperlink>
    </w:p>
    <w:p w:rsidR="006D663D" w:rsidRDefault="006D663D" w:rsidP="006D663D">
      <w:pPr>
        <w:pStyle w:val="Heading2"/>
        <w:numPr>
          <w:ilvl w:val="2"/>
          <w:numId w:val="3"/>
        </w:numPr>
        <w:pBdr>
          <w:bottom w:val="none" w:sz="0" w:space="0" w:color="auto"/>
        </w:pBdr>
      </w:pPr>
      <w:bookmarkStart w:id="634" w:name="_Toc444286085"/>
      <w:r>
        <w:t>Public Methods</w:t>
      </w:r>
      <w:bookmarkEnd w:id="634"/>
    </w:p>
    <w:p w:rsidR="006D663D" w:rsidRDefault="006D663D" w:rsidP="006D663D">
      <w:pPr>
        <w:pStyle w:val="Heading3"/>
        <w:numPr>
          <w:ilvl w:val="3"/>
          <w:numId w:val="3"/>
        </w:numPr>
        <w:pBdr>
          <w:bottom w:val="none" w:sz="0" w:space="0" w:color="auto"/>
        </w:pBdr>
      </w:pPr>
      <w:bookmarkStart w:id="635" w:name="instance-method-postMessage"/>
      <w:bookmarkStart w:id="636" w:name="_Toc444286086"/>
      <w:bookmarkEnd w:id="635"/>
      <w:proofErr w:type="gramStart"/>
      <w:r>
        <w:t>public</w:t>
      </w:r>
      <w:proofErr w:type="gramEnd"/>
      <w:r>
        <w:t xml:space="preserve"> postMessage(inMsg: *, responseCallback: *): *  </w:t>
      </w:r>
      <w:hyperlink r:id="rId589" w:anchor="lineNumber9">
        <w:r>
          <w:rPr>
            <w:rStyle w:val="Hyperlink"/>
          </w:rPr>
          <w:t>source</w:t>
        </w:r>
        <w:bookmarkEnd w:id="636"/>
      </w:hyperlink>
      <w:r>
        <w:t xml:space="preserve"> </w:t>
      </w:r>
    </w:p>
    <w:p w:rsidR="006D663D" w:rsidRDefault="006D663D" w:rsidP="006D663D">
      <w:pPr>
        <w:pStyle w:val="Heading4"/>
        <w:numPr>
          <w:ilvl w:val="4"/>
          <w:numId w:val="3"/>
        </w:numPr>
      </w:pPr>
      <w:bookmarkStart w:id="637" w:name="override-4"/>
      <w:bookmarkEnd w:id="637"/>
      <w:r>
        <w:t>Override:</w:t>
      </w:r>
    </w:p>
    <w:p w:rsidR="006D663D" w:rsidRDefault="006D663D">
      <w:hyperlink r:id="rId590" w:anchor="instance-method-postMessage">
        <w:r>
          <w:rPr>
            <w:rStyle w:val="Hyperlink"/>
          </w:rPr>
          <w:t>Bus#postMessage</w:t>
        </w:r>
      </w:hyperlink>
    </w:p>
    <w:p w:rsidR="006D663D" w:rsidRDefault="006D663D" w:rsidP="006D663D">
      <w:pPr>
        <w:pStyle w:val="Heading4"/>
        <w:numPr>
          <w:ilvl w:val="4"/>
          <w:numId w:val="3"/>
        </w:numPr>
      </w:pPr>
      <w:r>
        <w:lastRenderedPageBreak/>
        <w:t>Params:</w:t>
      </w:r>
    </w:p>
    <w:p w:rsidR="006D663D" w:rsidRDefault="006D663D">
      <w:r>
        <w:t>Name Type Attribute Description inMsg * responseCallback *</w:t>
      </w:r>
    </w:p>
    <w:p w:rsidR="006D663D" w:rsidRDefault="006D663D" w:rsidP="006D663D">
      <w:pPr>
        <w:pStyle w:val="Heading4"/>
        <w:numPr>
          <w:ilvl w:val="4"/>
          <w:numId w:val="3"/>
        </w:numPr>
      </w:pPr>
      <w:bookmarkStart w:id="638" w:name="return-36"/>
      <w:bookmarkEnd w:id="63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591">
        <w:proofErr w:type="gramStart"/>
        <w:r>
          <w:rPr>
            <w:rStyle w:val="Hyperlink"/>
          </w:rPr>
          <w:t>ESDoc(</w:t>
        </w:r>
        <w:proofErr w:type="gramEnd"/>
        <w:r>
          <w:rPr>
            <w:rStyle w:val="Hyperlink"/>
          </w:rPr>
          <w:t>0.4.5)</w:t>
        </w:r>
      </w:hyperlink>
      <w:r>
        <w:t xml:space="preserve"> </w:t>
      </w:r>
      <w:hyperlink r:id="rId592" w:anchor="lineNumber1">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39" w:name="objectallocation"/>
      <w:bookmarkStart w:id="640" w:name="_Toc444286087"/>
      <w:bookmarkEnd w:id="639"/>
      <w:r>
        <w:t>ObjectAllocation</w:t>
      </w:r>
      <w:bookmarkEnd w:id="640"/>
    </w:p>
    <w:p w:rsidR="006D663D" w:rsidRDefault="006D663D" w:rsidP="006D663D">
      <w:pPr>
        <w:pStyle w:val="Heading2"/>
        <w:numPr>
          <w:ilvl w:val="2"/>
          <w:numId w:val="3"/>
        </w:numPr>
        <w:pBdr>
          <w:bottom w:val="none" w:sz="0" w:space="0" w:color="auto"/>
        </w:pBdr>
      </w:pPr>
      <w:bookmarkStart w:id="641" w:name="constructor-summary-11"/>
      <w:bookmarkStart w:id="642" w:name="_Toc444286088"/>
      <w:bookmarkEnd w:id="641"/>
      <w:r>
        <w:t>Constructor Summary</w:t>
      </w:r>
      <w:bookmarkEnd w:id="642"/>
    </w:p>
    <w:p w:rsidR="006D663D" w:rsidRDefault="006D663D">
      <w:r>
        <w:t xml:space="preserve">Public Constructor public </w:t>
      </w:r>
    </w:p>
    <w:p w:rsidR="006D663D" w:rsidRDefault="006D663D">
      <w:pPr>
        <w:pStyle w:val="BodyText"/>
      </w:pPr>
      <w:hyperlink r:id="rId593" w:anchor="instance-constructor-constructor">
        <w:proofErr w:type="gramStart"/>
        <w:r>
          <w:rPr>
            <w:rStyle w:val="Hyperlink"/>
          </w:rPr>
          <w:t>constructor</w:t>
        </w:r>
        <w:proofErr w:type="gramEnd"/>
      </w:hyperlink>
      <w:r>
        <w:t xml:space="preserve">(url: URL.URL, bus: </w:t>
      </w:r>
      <w:hyperlink r:id="rId594">
        <w:r>
          <w:rPr>
            <w:rStyle w:val="Hyperlink"/>
          </w:rPr>
          <w:t>MiniBus</w:t>
        </w:r>
      </w:hyperlink>
      <w:r>
        <w:t>)</w:t>
      </w:r>
    </w:p>
    <w:p w:rsidR="006D663D" w:rsidRDefault="006D663D">
      <w:pPr>
        <w:pStyle w:val="BodyText"/>
      </w:pPr>
      <w:r>
        <w:t>Create an Object Allocation</w:t>
      </w:r>
    </w:p>
    <w:p w:rsidR="006D663D" w:rsidRDefault="006D663D" w:rsidP="006D663D">
      <w:pPr>
        <w:pStyle w:val="Heading2"/>
        <w:numPr>
          <w:ilvl w:val="2"/>
          <w:numId w:val="3"/>
        </w:numPr>
        <w:pBdr>
          <w:bottom w:val="none" w:sz="0" w:space="0" w:color="auto"/>
        </w:pBdr>
      </w:pPr>
      <w:bookmarkStart w:id="643" w:name="member-summary-7"/>
      <w:bookmarkStart w:id="644" w:name="_Toc444286089"/>
      <w:bookmarkEnd w:id="643"/>
      <w:r>
        <w:t>Member Summary</w:t>
      </w:r>
      <w:bookmarkEnd w:id="644"/>
    </w:p>
    <w:p w:rsidR="006D663D" w:rsidRDefault="006D663D">
      <w:r>
        <w:t xml:space="preserve">Public Members public get </w:t>
      </w:r>
    </w:p>
    <w:p w:rsidR="006D663D" w:rsidRDefault="006D663D">
      <w:pPr>
        <w:pStyle w:val="BodyText"/>
      </w:pPr>
      <w:hyperlink r:id="rId595" w:anchor="instance-get-url">
        <w:proofErr w:type="gramStart"/>
        <w:r>
          <w:rPr>
            <w:rStyle w:val="Hyperlink"/>
          </w:rPr>
          <w:t>url</w:t>
        </w:r>
        <w:proofErr w:type="gramEnd"/>
      </w:hyperlink>
      <w:r>
        <w:t xml:space="preserve">: </w:t>
      </w:r>
      <w:hyperlink r:id="rId596">
        <w:r>
          <w:rPr>
            <w:rStyle w:val="Hyperlink"/>
          </w:rPr>
          <w:t>string</w:t>
        </w:r>
      </w:hyperlink>
      <w:r>
        <w:t>: *</w:t>
      </w:r>
    </w:p>
    <w:p w:rsidR="006D663D" w:rsidRDefault="006D663D">
      <w:pPr>
        <w:pStyle w:val="BodyText"/>
      </w:pPr>
      <w:proofErr w:type="gramStart"/>
      <w:r>
        <w:t>get</w:t>
      </w:r>
      <w:proofErr w:type="gramEnd"/>
      <w:r>
        <w:t xml:space="preserve"> the URL value</w:t>
      </w:r>
    </w:p>
    <w:p w:rsidR="006D663D" w:rsidRDefault="006D663D" w:rsidP="006D663D">
      <w:pPr>
        <w:pStyle w:val="Heading2"/>
        <w:numPr>
          <w:ilvl w:val="2"/>
          <w:numId w:val="3"/>
        </w:numPr>
        <w:pBdr>
          <w:bottom w:val="none" w:sz="0" w:space="0" w:color="auto"/>
        </w:pBdr>
      </w:pPr>
      <w:bookmarkStart w:id="645" w:name="method-summary-10"/>
      <w:bookmarkStart w:id="646" w:name="_Toc444286090"/>
      <w:bookmarkEnd w:id="645"/>
      <w:r>
        <w:t>Method Summary</w:t>
      </w:r>
      <w:bookmarkEnd w:id="646"/>
    </w:p>
    <w:p w:rsidR="006D663D" w:rsidRDefault="006D663D">
      <w:r>
        <w:t xml:space="preserve">Public Methods public </w:t>
      </w:r>
    </w:p>
    <w:p w:rsidR="006D663D" w:rsidRDefault="006D663D">
      <w:pPr>
        <w:pStyle w:val="BodyText"/>
      </w:pPr>
      <w:hyperlink r:id="rId597" w:anchor="instance-method-create">
        <w:proofErr w:type="gramStart"/>
        <w:r>
          <w:rPr>
            <w:rStyle w:val="Hyperlink"/>
          </w:rPr>
          <w:t>create</w:t>
        </w:r>
        <w:proofErr w:type="gramEnd"/>
      </w:hyperlink>
      <w:r>
        <w:t xml:space="preserve">(domain: Domain, number: </w:t>
      </w:r>
      <w:hyperlink r:id="rId598">
        <w:r>
          <w:rPr>
            <w:rStyle w:val="Hyperlink"/>
          </w:rPr>
          <w:t>number</w:t>
        </w:r>
      </w:hyperlink>
      <w:r>
        <w:t xml:space="preserve">): </w:t>
      </w:r>
      <w:hyperlink r:id="rId599">
        <w:r>
          <w:rPr>
            <w:rStyle w:val="Hyperlink"/>
          </w:rPr>
          <w:t>Promise</w:t>
        </w:r>
      </w:hyperlink>
      <w:r>
        <w:t>&lt;ObjectURL&gt;</w:t>
      </w:r>
    </w:p>
    <w:p w:rsidR="006D663D" w:rsidRDefault="006D663D">
      <w:pPr>
        <w:pStyle w:val="BodyText"/>
      </w:pPr>
      <w:r>
        <w:t>Ask for creation of a number of Object addresses, to the domain message node.</w:t>
      </w:r>
    </w:p>
    <w:p w:rsidR="006D663D" w:rsidRDefault="006D663D" w:rsidP="006D663D">
      <w:pPr>
        <w:pStyle w:val="Heading2"/>
        <w:numPr>
          <w:ilvl w:val="2"/>
          <w:numId w:val="3"/>
        </w:numPr>
        <w:pBdr>
          <w:bottom w:val="none" w:sz="0" w:space="0" w:color="auto"/>
        </w:pBdr>
      </w:pPr>
      <w:bookmarkStart w:id="647" w:name="_Toc444286091"/>
      <w:r>
        <w:t>Public Constructors</w:t>
      </w:r>
      <w:bookmarkEnd w:id="647"/>
    </w:p>
    <w:p w:rsidR="006D663D" w:rsidRDefault="006D663D" w:rsidP="006D663D">
      <w:pPr>
        <w:pStyle w:val="Heading3"/>
        <w:numPr>
          <w:ilvl w:val="3"/>
          <w:numId w:val="3"/>
        </w:numPr>
        <w:pBdr>
          <w:bottom w:val="none" w:sz="0" w:space="0" w:color="auto"/>
        </w:pBdr>
      </w:pPr>
      <w:bookmarkStart w:id="648" w:name="_Toc444286092"/>
      <w:proofErr w:type="gramStart"/>
      <w:r>
        <w:t>public</w:t>
      </w:r>
      <w:proofErr w:type="gramEnd"/>
      <w:r>
        <w:t xml:space="preserve"> constructor(url: URL.URL, bus: </w:t>
      </w:r>
      <w:hyperlink r:id="rId600">
        <w:r>
          <w:rPr>
            <w:rStyle w:val="Hyperlink"/>
          </w:rPr>
          <w:t>MiniBus</w:t>
        </w:r>
      </w:hyperlink>
      <w:r>
        <w:t xml:space="preserve">)  </w:t>
      </w:r>
      <w:hyperlink r:id="rId601" w:anchor="lineNumber12">
        <w:r>
          <w:rPr>
            <w:rStyle w:val="Hyperlink"/>
          </w:rPr>
          <w:t>source</w:t>
        </w:r>
        <w:bookmarkEnd w:id="648"/>
      </w:hyperlink>
      <w:r>
        <w:t xml:space="preserve"> </w:t>
      </w:r>
    </w:p>
    <w:p w:rsidR="006D663D" w:rsidRDefault="006D663D">
      <w:r>
        <w:t>Create an Object Allocation</w:t>
      </w:r>
    </w:p>
    <w:p w:rsidR="006D663D" w:rsidRDefault="006D663D" w:rsidP="006D663D">
      <w:pPr>
        <w:pStyle w:val="Heading4"/>
        <w:numPr>
          <w:ilvl w:val="4"/>
          <w:numId w:val="3"/>
        </w:numPr>
      </w:pPr>
      <w:r>
        <w:t>Params:</w:t>
      </w:r>
    </w:p>
    <w:p w:rsidR="006D663D" w:rsidRDefault="006D663D">
      <w:r>
        <w:t xml:space="preserve">Name Type Attribute Description </w:t>
      </w:r>
      <w:proofErr w:type="gramStart"/>
      <w:r>
        <w:t>url</w:t>
      </w:r>
      <w:proofErr w:type="gramEnd"/>
      <w:r>
        <w:t xml:space="preserve"> URL.URL url from who is sending the message</w:t>
      </w:r>
    </w:p>
    <w:p w:rsidR="006D663D" w:rsidRDefault="006D663D">
      <w:pPr>
        <w:pStyle w:val="BodyText"/>
      </w:pPr>
      <w:proofErr w:type="gramStart"/>
      <w:r>
        <w:t>bus</w:t>
      </w:r>
      <w:proofErr w:type="gramEnd"/>
      <w:r>
        <w:t xml:space="preserve"> </w:t>
      </w:r>
      <w:hyperlink r:id="rId602">
        <w:r>
          <w:rPr>
            <w:rStyle w:val="Hyperlink"/>
          </w:rPr>
          <w:t>MiniBus</w:t>
        </w:r>
      </w:hyperlink>
      <w:r>
        <w:t xml:space="preserve"> MiniBus used for address allocation</w:t>
      </w:r>
    </w:p>
    <w:p w:rsidR="006D663D" w:rsidRDefault="006D663D" w:rsidP="006D663D">
      <w:pPr>
        <w:pStyle w:val="Heading2"/>
        <w:numPr>
          <w:ilvl w:val="2"/>
          <w:numId w:val="3"/>
        </w:numPr>
        <w:pBdr>
          <w:bottom w:val="none" w:sz="0" w:space="0" w:color="auto"/>
        </w:pBdr>
      </w:pPr>
      <w:bookmarkStart w:id="649" w:name="_Toc444286093"/>
      <w:r>
        <w:t>Public Members</w:t>
      </w:r>
      <w:bookmarkEnd w:id="649"/>
    </w:p>
    <w:p w:rsidR="006D663D" w:rsidRDefault="006D663D" w:rsidP="006D663D">
      <w:pPr>
        <w:pStyle w:val="Heading3"/>
        <w:numPr>
          <w:ilvl w:val="3"/>
          <w:numId w:val="3"/>
        </w:numPr>
        <w:pBdr>
          <w:bottom w:val="none" w:sz="0" w:space="0" w:color="auto"/>
        </w:pBdr>
      </w:pPr>
      <w:bookmarkStart w:id="650" w:name="_Toc444286094"/>
      <w:proofErr w:type="gramStart"/>
      <w:r>
        <w:t>public</w:t>
      </w:r>
      <w:proofErr w:type="gramEnd"/>
      <w:r>
        <w:t xml:space="preserve"> get url: </w:t>
      </w:r>
      <w:hyperlink r:id="rId603">
        <w:r>
          <w:rPr>
            <w:rStyle w:val="Hyperlink"/>
          </w:rPr>
          <w:t>string</w:t>
        </w:r>
      </w:hyperlink>
      <w:r>
        <w:t xml:space="preserve">: *  </w:t>
      </w:r>
      <w:hyperlink r:id="rId604" w:anchor="lineNumber23">
        <w:r>
          <w:rPr>
            <w:rStyle w:val="Hyperlink"/>
          </w:rPr>
          <w:t>source</w:t>
        </w:r>
        <w:bookmarkEnd w:id="650"/>
      </w:hyperlink>
      <w:r>
        <w:t xml:space="preserve"> </w:t>
      </w:r>
    </w:p>
    <w:p w:rsidR="006D663D" w:rsidRDefault="006D663D">
      <w:proofErr w:type="gramStart"/>
      <w:r>
        <w:t>get</w:t>
      </w:r>
      <w:proofErr w:type="gramEnd"/>
      <w:r>
        <w:t xml:space="preserve"> the URL value</w:t>
      </w:r>
    </w:p>
    <w:p w:rsidR="006D663D" w:rsidRDefault="006D663D" w:rsidP="006D663D">
      <w:pPr>
        <w:pStyle w:val="Heading4"/>
        <w:numPr>
          <w:ilvl w:val="4"/>
          <w:numId w:val="3"/>
        </w:numPr>
      </w:pPr>
      <w:bookmarkStart w:id="651" w:name="return-37"/>
      <w:bookmarkEnd w:id="651"/>
      <w:r>
        <w:t>Return:</w:t>
      </w:r>
    </w:p>
    <w:tbl>
      <w:tblPr>
        <w:tblW w:w="5000" w:type="pct"/>
        <w:tblLook w:val="04A0"/>
      </w:tblPr>
      <w:tblGrid>
        <w:gridCol w:w="4753"/>
        <w:gridCol w:w="4534"/>
      </w:tblGrid>
      <w:tr w:rsidR="006D663D">
        <w:tc>
          <w:tcPr>
            <w:tcW w:w="0" w:type="auto"/>
          </w:tcPr>
          <w:p w:rsidR="006D663D" w:rsidRDefault="006D663D">
            <w:pPr>
              <w:jc w:val="left"/>
            </w:pPr>
            <w:hyperlink>
              <w:r>
                <w:rPr>
                  <w:rStyle w:val="Hyperlink"/>
                </w:rPr>
                <w:t>string</w:t>
              </w:r>
            </w:hyperlink>
            <w:r>
              <w:t>&lt;/spa n&gt;</w:t>
            </w:r>
          </w:p>
        </w:tc>
        <w:tc>
          <w:tcPr>
            <w:tcW w:w="0" w:type="auto"/>
          </w:tcPr>
          <w:p w:rsidR="006D663D" w:rsidRDefault="006D663D">
            <w:pPr>
              <w:jc w:val="left"/>
            </w:pPr>
            <w:r>
              <w:t>The url value;</w:t>
            </w:r>
          </w:p>
        </w:tc>
      </w:tr>
    </w:tbl>
    <w:p w:rsidR="006D663D" w:rsidRDefault="006D663D" w:rsidP="006D663D">
      <w:pPr>
        <w:pStyle w:val="Heading2"/>
        <w:numPr>
          <w:ilvl w:val="2"/>
          <w:numId w:val="3"/>
        </w:numPr>
        <w:pBdr>
          <w:bottom w:val="none" w:sz="0" w:space="0" w:color="auto"/>
        </w:pBdr>
      </w:pPr>
      <w:bookmarkStart w:id="652" w:name="_Toc444286095"/>
      <w:r>
        <w:lastRenderedPageBreak/>
        <w:t>Public Methods</w:t>
      </w:r>
      <w:bookmarkEnd w:id="652"/>
    </w:p>
    <w:p w:rsidR="006D663D" w:rsidRDefault="006D663D" w:rsidP="006D663D">
      <w:pPr>
        <w:pStyle w:val="Heading3"/>
        <w:numPr>
          <w:ilvl w:val="3"/>
          <w:numId w:val="3"/>
        </w:numPr>
        <w:pBdr>
          <w:bottom w:val="none" w:sz="0" w:space="0" w:color="auto"/>
        </w:pBdr>
      </w:pPr>
      <w:bookmarkStart w:id="653" w:name="instance-method-create"/>
      <w:bookmarkStart w:id="654" w:name="_Toc444286096"/>
      <w:bookmarkEnd w:id="653"/>
      <w:proofErr w:type="gramStart"/>
      <w:r>
        <w:t>public</w:t>
      </w:r>
      <w:proofErr w:type="gramEnd"/>
      <w:r>
        <w:t xml:space="preserve"> create(domain: Domain, number: </w:t>
      </w:r>
      <w:hyperlink r:id="rId605">
        <w:r>
          <w:rPr>
            <w:rStyle w:val="Hyperlink"/>
          </w:rPr>
          <w:t>number</w:t>
        </w:r>
      </w:hyperlink>
      <w:r>
        <w:t xml:space="preserve">): </w:t>
      </w:r>
      <w:hyperlink r:id="rId606">
        <w:r>
          <w:rPr>
            <w:rStyle w:val="Hyperlink"/>
          </w:rPr>
          <w:t>Promise</w:t>
        </w:r>
      </w:hyperlink>
      <w:r>
        <w:t xml:space="preserve">&lt;ObjectURL&gt;  </w:t>
      </w:r>
      <w:hyperlink r:id="rId607" w:anchor="lineNumber31">
        <w:r>
          <w:rPr>
            <w:rStyle w:val="Hyperlink"/>
          </w:rPr>
          <w:t>source</w:t>
        </w:r>
        <w:bookmarkEnd w:id="654"/>
      </w:hyperlink>
      <w:r>
        <w:t xml:space="preserve"> </w:t>
      </w:r>
    </w:p>
    <w:p w:rsidR="006D663D" w:rsidRDefault="006D663D">
      <w:r>
        <w:t>Ask for creation of a number of Object addresses, to the domain message node.</w:t>
      </w:r>
    </w:p>
    <w:p w:rsidR="006D663D" w:rsidRDefault="006D663D" w:rsidP="006D663D">
      <w:pPr>
        <w:pStyle w:val="Heading4"/>
        <w:numPr>
          <w:ilvl w:val="4"/>
          <w:numId w:val="3"/>
        </w:numPr>
      </w:pPr>
      <w:r>
        <w:t>Params:</w:t>
      </w:r>
    </w:p>
    <w:p w:rsidR="006D663D" w:rsidRDefault="006D663D">
      <w:proofErr w:type="gramStart"/>
      <w:r>
        <w:t>Name Type Attribute Description domain Domain Domain of the message node.</w:t>
      </w:r>
      <w:proofErr w:type="gramEnd"/>
    </w:p>
    <w:p w:rsidR="006D663D" w:rsidRDefault="006D663D">
      <w:pPr>
        <w:pStyle w:val="BodyText"/>
      </w:pPr>
      <w:proofErr w:type="gramStart"/>
      <w:r>
        <w:t>number</w:t>
      </w:r>
      <w:proofErr w:type="gramEnd"/>
      <w:r>
        <w:t xml:space="preserve"> </w:t>
      </w:r>
      <w:hyperlink r:id="rId608">
        <w:r>
          <w:rPr>
            <w:rStyle w:val="Hyperlink"/>
          </w:rPr>
          <w:t>number</w:t>
        </w:r>
      </w:hyperlink>
      <w:r>
        <w:t xml:space="preserve"> Number of addresses to request</w:t>
      </w:r>
    </w:p>
    <w:p w:rsidR="006D663D" w:rsidRDefault="006D663D" w:rsidP="006D663D">
      <w:pPr>
        <w:pStyle w:val="Heading4"/>
        <w:numPr>
          <w:ilvl w:val="4"/>
          <w:numId w:val="3"/>
        </w:numPr>
      </w:pPr>
      <w:bookmarkStart w:id="655" w:name="return-38"/>
      <w:bookmarkEnd w:id="655"/>
      <w:r>
        <w:t>Return:</w:t>
      </w:r>
    </w:p>
    <w:tbl>
      <w:tblPr>
        <w:tblW w:w="5000" w:type="pct"/>
        <w:tblLook w:val="04A0"/>
      </w:tblPr>
      <w:tblGrid>
        <w:gridCol w:w="5699"/>
        <w:gridCol w:w="3588"/>
      </w:tblGrid>
      <w:tr w:rsidR="006D663D">
        <w:tc>
          <w:tcPr>
            <w:tcW w:w="0" w:type="auto"/>
          </w:tcPr>
          <w:p w:rsidR="006D663D" w:rsidRDefault="006D663D">
            <w:pPr>
              <w:jc w:val="left"/>
            </w:pPr>
            <w:hyperlink>
              <w:r>
                <w:rPr>
                  <w:rStyle w:val="Hyperlink"/>
                </w:rPr>
                <w:t>Promise</w:t>
              </w:r>
            </w:hyperlink>
            <w:r>
              <w:t>&lt;/s pan&gt;&lt;ObjectURL&amp;gt ;</w:t>
            </w:r>
          </w:p>
        </w:tc>
        <w:tc>
          <w:tcPr>
            <w:tcW w:w="0" w:type="auto"/>
          </w:tcPr>
          <w:p w:rsidR="006D663D" w:rsidRDefault="006D663D">
            <w:pPr>
              <w:jc w:val="left"/>
            </w:pPr>
            <w:r>
              <w:t>A list of ObjectURL’s</w:t>
            </w:r>
          </w:p>
        </w:tc>
      </w:tr>
    </w:tbl>
    <w:p w:rsidR="006D663D" w:rsidRDefault="006D663D">
      <w:pPr>
        <w:pStyle w:val="BodyText"/>
      </w:pPr>
      <w:r>
        <w:t xml:space="preserve">Generated by </w:t>
      </w:r>
      <w:hyperlink r:id="rId609">
        <w:proofErr w:type="gramStart"/>
        <w:r>
          <w:rPr>
            <w:rStyle w:val="Hyperlink"/>
          </w:rPr>
          <w:t>ESDoc(</w:t>
        </w:r>
        <w:proofErr w:type="gramEnd"/>
        <w:r>
          <w:rPr>
            <w:rStyle w:val="Hyperlink"/>
          </w:rPr>
          <w:t>0.4.5)</w:t>
        </w:r>
      </w:hyperlink>
      <w:r>
        <w:t xml:space="preserve"> </w:t>
      </w:r>
      <w:hyperlink r:id="rId610" w:anchor="lineNumber6">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56" w:name="pipeline"/>
      <w:bookmarkStart w:id="657" w:name="_Toc444286097"/>
      <w:bookmarkEnd w:id="656"/>
      <w:r>
        <w:t>Pipeline</w:t>
      </w:r>
      <w:bookmarkEnd w:id="657"/>
    </w:p>
    <w:p w:rsidR="006D663D" w:rsidRDefault="006D663D" w:rsidP="006D663D">
      <w:pPr>
        <w:pStyle w:val="Heading2"/>
        <w:numPr>
          <w:ilvl w:val="2"/>
          <w:numId w:val="3"/>
        </w:numPr>
        <w:pBdr>
          <w:bottom w:val="none" w:sz="0" w:space="0" w:color="auto"/>
        </w:pBdr>
      </w:pPr>
      <w:bookmarkStart w:id="658" w:name="constructor-summary-12"/>
      <w:bookmarkStart w:id="659" w:name="_Toc444286098"/>
      <w:bookmarkEnd w:id="658"/>
      <w:r>
        <w:t>Constructor Summary</w:t>
      </w:r>
      <w:bookmarkEnd w:id="659"/>
    </w:p>
    <w:p w:rsidR="006D663D" w:rsidRDefault="006D663D">
      <w:r>
        <w:t xml:space="preserve">Public Constructor public </w:t>
      </w:r>
    </w:p>
    <w:p w:rsidR="006D663D" w:rsidRDefault="006D663D">
      <w:pPr>
        <w:pStyle w:val="BodyText"/>
      </w:pPr>
      <w:hyperlink r:id="rId611" w:anchor="instance-constructor-constructor">
        <w:proofErr w:type="gramStart"/>
        <w:r>
          <w:rPr>
            <w:rStyle w:val="Hyperlink"/>
          </w:rPr>
          <w:t>constructor</w:t>
        </w:r>
        <w:proofErr w:type="gramEnd"/>
      </w:hyperlink>
      <w:r>
        <w:t>(_onFail: *)</w:t>
      </w:r>
    </w:p>
    <w:p w:rsidR="006D663D" w:rsidRDefault="006D663D" w:rsidP="006D663D">
      <w:pPr>
        <w:pStyle w:val="Heading2"/>
        <w:numPr>
          <w:ilvl w:val="2"/>
          <w:numId w:val="3"/>
        </w:numPr>
        <w:pBdr>
          <w:bottom w:val="none" w:sz="0" w:space="0" w:color="auto"/>
        </w:pBdr>
      </w:pPr>
      <w:bookmarkStart w:id="660" w:name="method-summary-11"/>
      <w:bookmarkStart w:id="661" w:name="_Toc444286099"/>
      <w:bookmarkEnd w:id="660"/>
      <w:r>
        <w:t>Method Summary</w:t>
      </w:r>
      <w:bookmarkEnd w:id="661"/>
    </w:p>
    <w:p w:rsidR="006D663D" w:rsidRDefault="006D663D">
      <w:r>
        <w:t xml:space="preserve">Public Methods public </w:t>
      </w:r>
    </w:p>
    <w:p w:rsidR="006D663D" w:rsidRDefault="006D663D">
      <w:pPr>
        <w:pStyle w:val="BodyText"/>
      </w:pPr>
      <w:hyperlink r:id="rId612" w:anchor="instance-method-process">
        <w:proofErr w:type="gramStart"/>
        <w:r>
          <w:rPr>
            <w:rStyle w:val="Hyperlink"/>
          </w:rPr>
          <w:t>process</w:t>
        </w:r>
        <w:proofErr w:type="gramEnd"/>
      </w:hyperlink>
      <w:r>
        <w:t>(msg: *, onDeliver: *)</w:t>
      </w:r>
    </w:p>
    <w:p w:rsidR="006D663D" w:rsidRDefault="006D663D" w:rsidP="006D663D">
      <w:pPr>
        <w:pStyle w:val="Heading2"/>
        <w:numPr>
          <w:ilvl w:val="2"/>
          <w:numId w:val="3"/>
        </w:numPr>
        <w:pBdr>
          <w:bottom w:val="none" w:sz="0" w:space="0" w:color="auto"/>
        </w:pBdr>
      </w:pPr>
      <w:bookmarkStart w:id="662" w:name="_Toc444286100"/>
      <w:r>
        <w:t>Public Constructors</w:t>
      </w:r>
      <w:bookmarkEnd w:id="662"/>
    </w:p>
    <w:p w:rsidR="006D663D" w:rsidRDefault="006D663D" w:rsidP="006D663D">
      <w:pPr>
        <w:pStyle w:val="Heading3"/>
        <w:numPr>
          <w:ilvl w:val="3"/>
          <w:numId w:val="3"/>
        </w:numPr>
        <w:pBdr>
          <w:bottom w:val="none" w:sz="0" w:space="0" w:color="auto"/>
        </w:pBdr>
      </w:pPr>
      <w:bookmarkStart w:id="663" w:name="_Toc444286101"/>
      <w:proofErr w:type="gramStart"/>
      <w:r>
        <w:t>public</w:t>
      </w:r>
      <w:proofErr w:type="gramEnd"/>
      <w:r>
        <w:t xml:space="preserve"> constructor(_onFail: *)  </w:t>
      </w:r>
      <w:hyperlink r:id="rId613" w:anchor="lineNumber12">
        <w:r>
          <w:rPr>
            <w:rStyle w:val="Hyperlink"/>
          </w:rPr>
          <w:t>source</w:t>
        </w:r>
        <w:bookmarkEnd w:id="663"/>
      </w:hyperlink>
      <w:r>
        <w:t xml:space="preserve"> </w:t>
      </w:r>
    </w:p>
    <w:p w:rsidR="006D663D" w:rsidRDefault="006D663D" w:rsidP="006D663D">
      <w:pPr>
        <w:pStyle w:val="Heading4"/>
        <w:numPr>
          <w:ilvl w:val="4"/>
          <w:numId w:val="3"/>
        </w:numPr>
      </w:pPr>
      <w:r>
        <w:t>Params:</w:t>
      </w:r>
    </w:p>
    <w:p w:rsidR="006D663D" w:rsidRDefault="006D663D">
      <w:r>
        <w:t>Name Type Attribute Description _onFail *</w:t>
      </w:r>
    </w:p>
    <w:p w:rsidR="006D663D" w:rsidRDefault="006D663D" w:rsidP="006D663D">
      <w:pPr>
        <w:pStyle w:val="Heading2"/>
        <w:numPr>
          <w:ilvl w:val="2"/>
          <w:numId w:val="3"/>
        </w:numPr>
        <w:pBdr>
          <w:bottom w:val="none" w:sz="0" w:space="0" w:color="auto"/>
        </w:pBdr>
      </w:pPr>
      <w:bookmarkStart w:id="664" w:name="_Toc444286102"/>
      <w:r>
        <w:t>Public Methods</w:t>
      </w:r>
      <w:bookmarkEnd w:id="664"/>
    </w:p>
    <w:p w:rsidR="006D663D" w:rsidRDefault="006D663D" w:rsidP="006D663D">
      <w:pPr>
        <w:pStyle w:val="Heading3"/>
        <w:numPr>
          <w:ilvl w:val="3"/>
          <w:numId w:val="3"/>
        </w:numPr>
        <w:pBdr>
          <w:bottom w:val="none" w:sz="0" w:space="0" w:color="auto"/>
        </w:pBdr>
      </w:pPr>
      <w:bookmarkStart w:id="665" w:name="instance-method-process"/>
      <w:bookmarkStart w:id="666" w:name="_Toc444286103"/>
      <w:bookmarkEnd w:id="665"/>
      <w:proofErr w:type="gramStart"/>
      <w:r>
        <w:t>public</w:t>
      </w:r>
      <w:proofErr w:type="gramEnd"/>
      <w:r>
        <w:t xml:space="preserve"> process(msg: *, onDeliver: *)  </w:t>
      </w:r>
      <w:hyperlink r:id="rId614" w:anchor="lineNumber19">
        <w:r>
          <w:rPr>
            <w:rStyle w:val="Hyperlink"/>
          </w:rPr>
          <w:t>source</w:t>
        </w:r>
        <w:bookmarkEnd w:id="666"/>
      </w:hyperlink>
      <w:r>
        <w:t xml:space="preserve"> </w:t>
      </w:r>
    </w:p>
    <w:p w:rsidR="006D663D" w:rsidRDefault="006D663D" w:rsidP="006D663D">
      <w:pPr>
        <w:pStyle w:val="Heading4"/>
        <w:numPr>
          <w:ilvl w:val="4"/>
          <w:numId w:val="3"/>
        </w:numPr>
      </w:pPr>
      <w:r>
        <w:t>Params:</w:t>
      </w:r>
    </w:p>
    <w:p w:rsidR="006D663D" w:rsidRDefault="006D663D">
      <w:r>
        <w:t>Name Type Attribute Description msg * onDeliver *</w:t>
      </w:r>
    </w:p>
    <w:p w:rsidR="006D663D" w:rsidRDefault="006D663D">
      <w:pPr>
        <w:pStyle w:val="BodyText"/>
      </w:pPr>
      <w:r>
        <w:t xml:space="preserve">Generated by </w:t>
      </w:r>
      <w:hyperlink r:id="rId615">
        <w:proofErr w:type="gramStart"/>
        <w:r>
          <w:rPr>
            <w:rStyle w:val="Hyperlink"/>
          </w:rPr>
          <w:t>ESDoc(</w:t>
        </w:r>
        <w:proofErr w:type="gramEnd"/>
        <w:r>
          <w:rPr>
            <w:rStyle w:val="Hyperlink"/>
          </w:rPr>
          <w:t>0.4.5)</w:t>
        </w:r>
      </w:hyperlink>
      <w:r>
        <w:t xml:space="preserve"> </w:t>
      </w:r>
      <w:hyperlink r:id="rId616" w:anchor="lineNumber3">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67" w:name="policy"/>
      <w:bookmarkStart w:id="668" w:name="_Toc444286104"/>
      <w:bookmarkEnd w:id="667"/>
      <w:r>
        <w:t>Policy</w:t>
      </w:r>
      <w:bookmarkEnd w:id="668"/>
    </w:p>
    <w:p w:rsidR="006D663D" w:rsidRDefault="006D663D" w:rsidP="006D663D">
      <w:pPr>
        <w:pStyle w:val="Heading2"/>
        <w:numPr>
          <w:ilvl w:val="2"/>
          <w:numId w:val="3"/>
        </w:numPr>
        <w:pBdr>
          <w:bottom w:val="none" w:sz="0" w:space="0" w:color="auto"/>
        </w:pBdr>
      </w:pPr>
      <w:bookmarkStart w:id="669" w:name="constructor-summary-13"/>
      <w:bookmarkStart w:id="670" w:name="_Toc444286105"/>
      <w:bookmarkEnd w:id="669"/>
      <w:r>
        <w:t>Constructor Summary</w:t>
      </w:r>
      <w:bookmarkEnd w:id="670"/>
    </w:p>
    <w:p w:rsidR="006D663D" w:rsidRDefault="006D663D">
      <w:r>
        <w:t xml:space="preserve">Public Constructor public </w:t>
      </w:r>
    </w:p>
    <w:p w:rsidR="006D663D" w:rsidRDefault="006D663D">
      <w:pPr>
        <w:pStyle w:val="BodyText"/>
      </w:pPr>
      <w:hyperlink r:id="rId617" w:anchor="instance-constructor-constructor">
        <w:proofErr w:type="gramStart"/>
        <w:r>
          <w:rPr>
            <w:rStyle w:val="Hyperlink"/>
          </w:rPr>
          <w:t>constructor</w:t>
        </w:r>
        <w:proofErr w:type="gramEnd"/>
      </w:hyperlink>
      <w:r>
        <w:t>(id: *, target: *, when: *, authorise: *, actions: *)</w:t>
      </w:r>
    </w:p>
    <w:p w:rsidR="006D663D" w:rsidRDefault="006D663D" w:rsidP="006D663D">
      <w:pPr>
        <w:pStyle w:val="Heading2"/>
        <w:numPr>
          <w:ilvl w:val="2"/>
          <w:numId w:val="3"/>
        </w:numPr>
        <w:pBdr>
          <w:bottom w:val="none" w:sz="0" w:space="0" w:color="auto"/>
        </w:pBdr>
      </w:pPr>
      <w:bookmarkStart w:id="671" w:name="method-summary-12"/>
      <w:bookmarkStart w:id="672" w:name="_Toc444286106"/>
      <w:bookmarkEnd w:id="671"/>
      <w:r>
        <w:lastRenderedPageBreak/>
        <w:t>Method Summary</w:t>
      </w:r>
      <w:bookmarkEnd w:id="672"/>
    </w:p>
    <w:p w:rsidR="006D663D" w:rsidRDefault="006D663D">
      <w:r>
        <w:t xml:space="preserve">Public Methods public </w:t>
      </w:r>
    </w:p>
    <w:p w:rsidR="006D663D" w:rsidRDefault="006D663D">
      <w:pPr>
        <w:pStyle w:val="BodyText"/>
      </w:pPr>
      <w:hyperlink r:id="rId618" w:anchor="instance-method-evaluate">
        <w:proofErr w:type="gramStart"/>
        <w:r>
          <w:rPr>
            <w:rStyle w:val="Hyperlink"/>
          </w:rPr>
          <w:t>evaluate</w:t>
        </w:r>
        <w:proofErr w:type="gramEnd"/>
      </w:hyperlink>
      <w:r>
        <w:t>(message: *, userID: *): *</w:t>
      </w:r>
    </w:p>
    <w:p w:rsidR="006D663D" w:rsidRDefault="006D663D">
      <w:proofErr w:type="gramStart"/>
      <w:r>
        <w:t>public</w:t>
      </w:r>
      <w:proofErr w:type="gramEnd"/>
      <w:r>
        <w:t xml:space="preserve"> </w:t>
      </w:r>
    </w:p>
    <w:p w:rsidR="006D663D" w:rsidRDefault="006D663D">
      <w:pPr>
        <w:pStyle w:val="BodyText"/>
      </w:pPr>
      <w:hyperlink r:id="rId619" w:anchor="instance-method-getMinutes">
        <w:proofErr w:type="gramStart"/>
        <w:r>
          <w:rPr>
            <w:rStyle w:val="Hyperlink"/>
          </w:rPr>
          <w:t>getMinutes</w:t>
        </w:r>
        <w:proofErr w:type="gramEnd"/>
      </w:hyperlink>
      <w:r>
        <w:t>(time: *): *</w:t>
      </w:r>
    </w:p>
    <w:p w:rsidR="006D663D" w:rsidRDefault="006D663D">
      <w:proofErr w:type="gramStart"/>
      <w:r>
        <w:t>public</w:t>
      </w:r>
      <w:proofErr w:type="gramEnd"/>
      <w:r>
        <w:t xml:space="preserve"> </w:t>
      </w:r>
    </w:p>
    <w:p w:rsidR="006D663D" w:rsidRDefault="006D663D">
      <w:pPr>
        <w:pStyle w:val="BodyText"/>
      </w:pPr>
      <w:hyperlink r:id="rId620" w:anchor="instance-method-isBlackListed">
        <w:proofErr w:type="gramStart"/>
        <w:r>
          <w:rPr>
            <w:rStyle w:val="Hyperlink"/>
          </w:rPr>
          <w:t>isBlackListed</w:t>
        </w:r>
        <w:proofErr w:type="gramEnd"/>
      </w:hyperlink>
      <w:r>
        <w:t>(user: *): *</w:t>
      </w:r>
    </w:p>
    <w:p w:rsidR="006D663D" w:rsidRDefault="006D663D">
      <w:proofErr w:type="gramStart"/>
      <w:r>
        <w:t>public</w:t>
      </w:r>
      <w:proofErr w:type="gramEnd"/>
      <w:r>
        <w:t xml:space="preserve"> </w:t>
      </w:r>
    </w:p>
    <w:p w:rsidR="006D663D" w:rsidRDefault="006D663D">
      <w:pPr>
        <w:pStyle w:val="BodyText"/>
      </w:pPr>
      <w:hyperlink r:id="rId621" w:anchor="instance-method-isTimeBetween">
        <w:proofErr w:type="gramStart"/>
        <w:r>
          <w:rPr>
            <w:rStyle w:val="Hyperlink"/>
          </w:rPr>
          <w:t>isTimeBetween</w:t>
        </w:r>
        <w:proofErr w:type="gramEnd"/>
      </w:hyperlink>
      <w:r>
        <w:t>(start: *, end: *): *</w:t>
      </w:r>
    </w:p>
    <w:p w:rsidR="006D663D" w:rsidRDefault="006D663D">
      <w:proofErr w:type="gramStart"/>
      <w:r>
        <w:t>public</w:t>
      </w:r>
      <w:proofErr w:type="gramEnd"/>
      <w:r>
        <w:t xml:space="preserve"> </w:t>
      </w:r>
    </w:p>
    <w:p w:rsidR="006D663D" w:rsidRDefault="006D663D">
      <w:pPr>
        <w:pStyle w:val="BodyText"/>
      </w:pPr>
      <w:hyperlink r:id="rId622" w:anchor="instance-method-isWhiteListed">
        <w:proofErr w:type="gramStart"/>
        <w:r>
          <w:rPr>
            <w:rStyle w:val="Hyperlink"/>
          </w:rPr>
          <w:t>isWhiteListed</w:t>
        </w:r>
        <w:proofErr w:type="gramEnd"/>
      </w:hyperlink>
      <w:r>
        <w:t>(user: *): *</w:t>
      </w:r>
    </w:p>
    <w:p w:rsidR="006D663D" w:rsidRDefault="006D663D" w:rsidP="006D663D">
      <w:pPr>
        <w:pStyle w:val="Heading2"/>
        <w:numPr>
          <w:ilvl w:val="2"/>
          <w:numId w:val="3"/>
        </w:numPr>
        <w:pBdr>
          <w:bottom w:val="none" w:sz="0" w:space="0" w:color="auto"/>
        </w:pBdr>
      </w:pPr>
      <w:bookmarkStart w:id="673" w:name="_Toc444286107"/>
      <w:r>
        <w:t>Public Constructors</w:t>
      </w:r>
      <w:bookmarkEnd w:id="673"/>
    </w:p>
    <w:p w:rsidR="006D663D" w:rsidRDefault="006D663D" w:rsidP="006D663D">
      <w:pPr>
        <w:pStyle w:val="Heading3"/>
        <w:numPr>
          <w:ilvl w:val="3"/>
          <w:numId w:val="3"/>
        </w:numPr>
        <w:pBdr>
          <w:bottom w:val="none" w:sz="0" w:space="0" w:color="auto"/>
        </w:pBdr>
      </w:pPr>
      <w:bookmarkStart w:id="674" w:name="_Toc444286108"/>
      <w:proofErr w:type="gramStart"/>
      <w:r>
        <w:t>public</w:t>
      </w:r>
      <w:proofErr w:type="gramEnd"/>
      <w:r>
        <w:t xml:space="preserve"> constructor(id: *, target: *, when: *, authorise: *, actions: *)  </w:t>
      </w:r>
      <w:hyperlink r:id="rId623" w:anchor="lineNumber5">
        <w:r>
          <w:rPr>
            <w:rStyle w:val="Hyperlink"/>
          </w:rPr>
          <w:t>source</w:t>
        </w:r>
        <w:bookmarkEnd w:id="674"/>
      </w:hyperlink>
      <w:r>
        <w:t xml:space="preserve"> </w:t>
      </w:r>
    </w:p>
    <w:p w:rsidR="006D663D" w:rsidRDefault="006D663D" w:rsidP="006D663D">
      <w:pPr>
        <w:pStyle w:val="Heading4"/>
        <w:numPr>
          <w:ilvl w:val="4"/>
          <w:numId w:val="3"/>
        </w:numPr>
      </w:pPr>
      <w:r>
        <w:t>Params:</w:t>
      </w:r>
    </w:p>
    <w:p w:rsidR="006D663D" w:rsidRDefault="006D663D">
      <w:r>
        <w:t>Name Type Attribute Description id * target * when * authorise * actions *</w:t>
      </w:r>
    </w:p>
    <w:p w:rsidR="006D663D" w:rsidRDefault="006D663D" w:rsidP="006D663D">
      <w:pPr>
        <w:pStyle w:val="Heading2"/>
        <w:numPr>
          <w:ilvl w:val="2"/>
          <w:numId w:val="3"/>
        </w:numPr>
        <w:pBdr>
          <w:bottom w:val="none" w:sz="0" w:space="0" w:color="auto"/>
        </w:pBdr>
      </w:pPr>
      <w:bookmarkStart w:id="675" w:name="_Toc444286109"/>
      <w:r>
        <w:t>Public Methods</w:t>
      </w:r>
      <w:bookmarkEnd w:id="675"/>
    </w:p>
    <w:p w:rsidR="006D663D" w:rsidRDefault="006D663D" w:rsidP="006D663D">
      <w:pPr>
        <w:pStyle w:val="Heading3"/>
        <w:numPr>
          <w:ilvl w:val="3"/>
          <w:numId w:val="3"/>
        </w:numPr>
        <w:pBdr>
          <w:bottom w:val="none" w:sz="0" w:space="0" w:color="auto"/>
        </w:pBdr>
      </w:pPr>
      <w:bookmarkStart w:id="676" w:name="instance-method-evaluate"/>
      <w:bookmarkStart w:id="677" w:name="_Toc444286110"/>
      <w:bookmarkEnd w:id="676"/>
      <w:proofErr w:type="gramStart"/>
      <w:r>
        <w:t>public</w:t>
      </w:r>
      <w:proofErr w:type="gramEnd"/>
      <w:r>
        <w:t xml:space="preserve"> evaluate(message: *, userID: *): *  </w:t>
      </w:r>
      <w:hyperlink r:id="rId624" w:anchor="lineNumber15">
        <w:r>
          <w:rPr>
            <w:rStyle w:val="Hyperlink"/>
          </w:rPr>
          <w:t>source</w:t>
        </w:r>
        <w:bookmarkEnd w:id="677"/>
      </w:hyperlink>
      <w:r>
        <w:t xml:space="preserve"> </w:t>
      </w:r>
    </w:p>
    <w:p w:rsidR="006D663D" w:rsidRDefault="006D663D" w:rsidP="006D663D">
      <w:pPr>
        <w:pStyle w:val="Heading4"/>
        <w:numPr>
          <w:ilvl w:val="4"/>
          <w:numId w:val="3"/>
        </w:numPr>
      </w:pPr>
      <w:r>
        <w:t>Params:</w:t>
      </w:r>
    </w:p>
    <w:p w:rsidR="006D663D" w:rsidRDefault="006D663D">
      <w:r>
        <w:t>Name Type Attribute Description message * userID *</w:t>
      </w:r>
    </w:p>
    <w:p w:rsidR="006D663D" w:rsidRDefault="006D663D" w:rsidP="006D663D">
      <w:pPr>
        <w:pStyle w:val="Heading4"/>
        <w:numPr>
          <w:ilvl w:val="4"/>
          <w:numId w:val="3"/>
        </w:numPr>
      </w:pPr>
      <w:bookmarkStart w:id="678" w:name="return-39"/>
      <w:bookmarkEnd w:id="67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79" w:name="instance-method-getMinutes"/>
      <w:bookmarkStart w:id="680" w:name="_Toc444286111"/>
      <w:bookmarkEnd w:id="679"/>
      <w:proofErr w:type="gramStart"/>
      <w:r>
        <w:t>public</w:t>
      </w:r>
      <w:proofErr w:type="gramEnd"/>
      <w:r>
        <w:t xml:space="preserve"> getMinutes(time: *): *  </w:t>
      </w:r>
      <w:hyperlink r:id="rId625" w:anchor="lineNumber49">
        <w:r>
          <w:rPr>
            <w:rStyle w:val="Hyperlink"/>
          </w:rPr>
          <w:t>source</w:t>
        </w:r>
        <w:bookmarkEnd w:id="680"/>
      </w:hyperlink>
      <w:r>
        <w:t xml:space="preserve"> </w:t>
      </w:r>
    </w:p>
    <w:p w:rsidR="006D663D" w:rsidRDefault="006D663D" w:rsidP="006D663D">
      <w:pPr>
        <w:pStyle w:val="Heading4"/>
        <w:numPr>
          <w:ilvl w:val="4"/>
          <w:numId w:val="3"/>
        </w:numPr>
      </w:pPr>
      <w:r>
        <w:t>Params:</w:t>
      </w:r>
    </w:p>
    <w:p w:rsidR="006D663D" w:rsidRDefault="006D663D">
      <w:r>
        <w:t>Name Type Attribute Description time *</w:t>
      </w:r>
    </w:p>
    <w:p w:rsidR="006D663D" w:rsidRDefault="006D663D" w:rsidP="006D663D">
      <w:pPr>
        <w:pStyle w:val="Heading4"/>
        <w:numPr>
          <w:ilvl w:val="4"/>
          <w:numId w:val="3"/>
        </w:numPr>
      </w:pPr>
      <w:bookmarkStart w:id="681" w:name="return-40"/>
      <w:bookmarkEnd w:id="68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82" w:name="instance-method-isBlackListed"/>
      <w:bookmarkStart w:id="683" w:name="_Toc444286112"/>
      <w:bookmarkEnd w:id="682"/>
      <w:proofErr w:type="gramStart"/>
      <w:r>
        <w:t>public</w:t>
      </w:r>
      <w:proofErr w:type="gramEnd"/>
      <w:r>
        <w:t xml:space="preserve"> isBlackListed(user: *): *  </w:t>
      </w:r>
      <w:hyperlink r:id="rId626" w:anchor="lineNumber36">
        <w:r>
          <w:rPr>
            <w:rStyle w:val="Hyperlink"/>
          </w:rPr>
          <w:t>source</w:t>
        </w:r>
        <w:bookmarkEnd w:id="683"/>
      </w:hyperlink>
      <w:r>
        <w:t xml:space="preserve"> </w:t>
      </w:r>
    </w:p>
    <w:p w:rsidR="006D663D" w:rsidRDefault="006D663D" w:rsidP="006D663D">
      <w:pPr>
        <w:pStyle w:val="Heading4"/>
        <w:numPr>
          <w:ilvl w:val="4"/>
          <w:numId w:val="3"/>
        </w:numPr>
      </w:pPr>
      <w:r>
        <w:t>Params:</w:t>
      </w:r>
    </w:p>
    <w:p w:rsidR="006D663D" w:rsidRDefault="006D663D">
      <w:r>
        <w:t>Name Type Attribute Description user *</w:t>
      </w:r>
    </w:p>
    <w:p w:rsidR="006D663D" w:rsidRDefault="006D663D" w:rsidP="006D663D">
      <w:pPr>
        <w:pStyle w:val="Heading4"/>
        <w:numPr>
          <w:ilvl w:val="4"/>
          <w:numId w:val="3"/>
        </w:numPr>
      </w:pPr>
      <w:bookmarkStart w:id="684" w:name="return-41"/>
      <w:bookmarkEnd w:id="684"/>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85" w:name="instance-method-isTimeBetween"/>
      <w:bookmarkStart w:id="686" w:name="_Toc444286113"/>
      <w:bookmarkEnd w:id="685"/>
      <w:proofErr w:type="gramStart"/>
      <w:r>
        <w:t>public</w:t>
      </w:r>
      <w:proofErr w:type="gramEnd"/>
      <w:r>
        <w:t xml:space="preserve"> isTimeBetween(start: *, end: *): *  </w:t>
      </w:r>
      <w:hyperlink r:id="rId627" w:anchor="lineNumber54">
        <w:r>
          <w:rPr>
            <w:rStyle w:val="Hyperlink"/>
          </w:rPr>
          <w:t>source</w:t>
        </w:r>
        <w:bookmarkEnd w:id="686"/>
      </w:hyperlink>
      <w:r>
        <w:t xml:space="preserve"> </w:t>
      </w:r>
    </w:p>
    <w:p w:rsidR="006D663D" w:rsidRDefault="006D663D" w:rsidP="006D663D">
      <w:pPr>
        <w:pStyle w:val="Heading4"/>
        <w:numPr>
          <w:ilvl w:val="4"/>
          <w:numId w:val="3"/>
        </w:numPr>
      </w:pPr>
      <w:r>
        <w:t>Params:</w:t>
      </w:r>
    </w:p>
    <w:p w:rsidR="006D663D" w:rsidRDefault="006D663D">
      <w:r>
        <w:t>Name Type Attribute Description start * end *</w:t>
      </w:r>
    </w:p>
    <w:p w:rsidR="006D663D" w:rsidRDefault="006D663D" w:rsidP="006D663D">
      <w:pPr>
        <w:pStyle w:val="Heading4"/>
        <w:numPr>
          <w:ilvl w:val="4"/>
          <w:numId w:val="3"/>
        </w:numPr>
      </w:pPr>
      <w:bookmarkStart w:id="687" w:name="return-42"/>
      <w:bookmarkEnd w:id="68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688" w:name="instance-method-isWhiteListed"/>
      <w:bookmarkStart w:id="689" w:name="_Toc444286114"/>
      <w:bookmarkEnd w:id="688"/>
      <w:proofErr w:type="gramStart"/>
      <w:r>
        <w:t>public</w:t>
      </w:r>
      <w:proofErr w:type="gramEnd"/>
      <w:r>
        <w:t xml:space="preserve"> isWhiteListed(user: *): *  </w:t>
      </w:r>
      <w:hyperlink r:id="rId628" w:anchor="lineNumber42">
        <w:r>
          <w:rPr>
            <w:rStyle w:val="Hyperlink"/>
          </w:rPr>
          <w:t>source</w:t>
        </w:r>
        <w:bookmarkEnd w:id="689"/>
      </w:hyperlink>
      <w:r>
        <w:t xml:space="preserve"> </w:t>
      </w:r>
    </w:p>
    <w:p w:rsidR="006D663D" w:rsidRDefault="006D663D" w:rsidP="006D663D">
      <w:pPr>
        <w:pStyle w:val="Heading4"/>
        <w:numPr>
          <w:ilvl w:val="4"/>
          <w:numId w:val="3"/>
        </w:numPr>
      </w:pPr>
      <w:r>
        <w:t>Params:</w:t>
      </w:r>
    </w:p>
    <w:p w:rsidR="006D663D" w:rsidRDefault="006D663D">
      <w:r>
        <w:t>Name Type Attribute Description user *</w:t>
      </w:r>
    </w:p>
    <w:p w:rsidR="006D663D" w:rsidRDefault="006D663D" w:rsidP="006D663D">
      <w:pPr>
        <w:pStyle w:val="Heading4"/>
        <w:numPr>
          <w:ilvl w:val="4"/>
          <w:numId w:val="3"/>
        </w:numPr>
      </w:pPr>
      <w:bookmarkStart w:id="690" w:name="return-43"/>
      <w:bookmarkEnd w:id="69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629">
        <w:proofErr w:type="gramStart"/>
        <w:r>
          <w:rPr>
            <w:rStyle w:val="Hyperlink"/>
          </w:rPr>
          <w:t>ESDoc(</w:t>
        </w:r>
        <w:proofErr w:type="gramEnd"/>
        <w:r>
          <w:rPr>
            <w:rStyle w:val="Hyperlink"/>
          </w:rPr>
          <w:t>0.4.5)</w:t>
        </w:r>
      </w:hyperlink>
      <w:r>
        <w:t xml:space="preserve"> </w:t>
      </w:r>
      <w:hyperlink r:id="rId630"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691" w:name="policyengine"/>
      <w:bookmarkStart w:id="692" w:name="_Toc444286115"/>
      <w:bookmarkEnd w:id="691"/>
      <w:r>
        <w:t>PolicyEngine</w:t>
      </w:r>
      <w:bookmarkEnd w:id="692"/>
    </w:p>
    <w:p w:rsidR="006D663D" w:rsidRDefault="006D663D" w:rsidP="006D663D">
      <w:pPr>
        <w:pStyle w:val="Heading2"/>
        <w:numPr>
          <w:ilvl w:val="2"/>
          <w:numId w:val="3"/>
        </w:numPr>
        <w:pBdr>
          <w:bottom w:val="none" w:sz="0" w:space="0" w:color="auto"/>
        </w:pBdr>
      </w:pPr>
      <w:bookmarkStart w:id="693" w:name="constructor-summary-14"/>
      <w:bookmarkStart w:id="694" w:name="_Toc444286116"/>
      <w:bookmarkEnd w:id="693"/>
      <w:r>
        <w:t>Constructor Summary</w:t>
      </w:r>
      <w:bookmarkEnd w:id="694"/>
    </w:p>
    <w:p w:rsidR="006D663D" w:rsidRDefault="006D663D">
      <w:r>
        <w:t xml:space="preserve">Public Constructor public </w:t>
      </w:r>
    </w:p>
    <w:p w:rsidR="006D663D" w:rsidRDefault="006D663D">
      <w:pPr>
        <w:pStyle w:val="BodyText"/>
      </w:pPr>
      <w:hyperlink r:id="rId631" w:anchor="instance-constructor-constructor">
        <w:proofErr w:type="gramStart"/>
        <w:r>
          <w:rPr>
            <w:rStyle w:val="Hyperlink"/>
          </w:rPr>
          <w:t>constructor</w:t>
        </w:r>
        <w:proofErr w:type="gramEnd"/>
      </w:hyperlink>
      <w:r>
        <w:t>(identityModule: *, runtimeRegistry: *)</w:t>
      </w:r>
    </w:p>
    <w:p w:rsidR="006D663D" w:rsidRDefault="006D663D" w:rsidP="006D663D">
      <w:pPr>
        <w:pStyle w:val="Heading2"/>
        <w:numPr>
          <w:ilvl w:val="2"/>
          <w:numId w:val="3"/>
        </w:numPr>
        <w:pBdr>
          <w:bottom w:val="none" w:sz="0" w:space="0" w:color="auto"/>
        </w:pBdr>
      </w:pPr>
      <w:bookmarkStart w:id="695" w:name="method-summary-13"/>
      <w:bookmarkStart w:id="696" w:name="_Toc444286117"/>
      <w:bookmarkEnd w:id="695"/>
      <w:r>
        <w:t>Method Summary</w:t>
      </w:r>
      <w:bookmarkEnd w:id="696"/>
    </w:p>
    <w:p w:rsidR="006D663D" w:rsidRDefault="006D663D">
      <w:r>
        <w:t xml:space="preserve">Public Methods public </w:t>
      </w:r>
    </w:p>
    <w:p w:rsidR="006D663D" w:rsidRDefault="006D663D">
      <w:pPr>
        <w:pStyle w:val="BodyText"/>
      </w:pPr>
      <w:hyperlink r:id="rId632" w:anchor="instance-method-addPolicies">
        <w:proofErr w:type="gramStart"/>
        <w:r>
          <w:rPr>
            <w:rStyle w:val="Hyperlink"/>
          </w:rPr>
          <w:t>addPolicies</w:t>
        </w:r>
        <w:proofErr w:type="gramEnd"/>
      </w:hyperlink>
      <w:r>
        <w:t>(key: *, policies: *)</w:t>
      </w:r>
    </w:p>
    <w:p w:rsidR="006D663D" w:rsidRDefault="006D663D">
      <w:proofErr w:type="gramStart"/>
      <w:r>
        <w:t>public</w:t>
      </w:r>
      <w:proofErr w:type="gramEnd"/>
      <w:r>
        <w:t xml:space="preserve"> </w:t>
      </w:r>
    </w:p>
    <w:p w:rsidR="006D663D" w:rsidRDefault="006D663D">
      <w:pPr>
        <w:pStyle w:val="BodyText"/>
      </w:pPr>
      <w:hyperlink r:id="rId633" w:anchor="instance-method-authorise">
        <w:proofErr w:type="gramStart"/>
        <w:r>
          <w:rPr>
            <w:rStyle w:val="Hyperlink"/>
          </w:rPr>
          <w:t>authorise</w:t>
        </w:r>
        <w:proofErr w:type="gramEnd"/>
      </w:hyperlink>
      <w:r>
        <w:t>(message: *): *</w:t>
      </w:r>
    </w:p>
    <w:p w:rsidR="006D663D" w:rsidRDefault="006D663D">
      <w:proofErr w:type="gramStart"/>
      <w:r>
        <w:t>public</w:t>
      </w:r>
      <w:proofErr w:type="gramEnd"/>
      <w:r>
        <w:t xml:space="preserve"> </w:t>
      </w:r>
    </w:p>
    <w:p w:rsidR="006D663D" w:rsidRDefault="006D663D">
      <w:pPr>
        <w:pStyle w:val="BodyText"/>
      </w:pPr>
      <w:hyperlink r:id="rId634" w:anchor="instance-method-checkPolicies">
        <w:proofErr w:type="gramStart"/>
        <w:r>
          <w:rPr>
            <w:rStyle w:val="Hyperlink"/>
          </w:rPr>
          <w:t>checkPolicies</w:t>
        </w:r>
        <w:proofErr w:type="gramEnd"/>
      </w:hyperlink>
      <w:r>
        <w:t>(message: *, userID: *): *</w:t>
      </w:r>
    </w:p>
    <w:p w:rsidR="006D663D" w:rsidRDefault="006D663D">
      <w:proofErr w:type="gramStart"/>
      <w:r>
        <w:t>public</w:t>
      </w:r>
      <w:proofErr w:type="gramEnd"/>
      <w:r>
        <w:t xml:space="preserve"> </w:t>
      </w:r>
    </w:p>
    <w:p w:rsidR="006D663D" w:rsidRDefault="006D663D">
      <w:pPr>
        <w:pStyle w:val="BodyText"/>
      </w:pPr>
      <w:hyperlink r:id="rId635" w:anchor="instance-method-getApplicablePolicies">
        <w:proofErr w:type="gramStart"/>
        <w:r>
          <w:rPr>
            <w:rStyle w:val="Hyperlink"/>
          </w:rPr>
          <w:t>getApplicablePolicies</w:t>
        </w:r>
        <w:proofErr w:type="gramEnd"/>
      </w:hyperlink>
      <w:r>
        <w:t>(hypertyFrom: *, hypertyTo: *, userID: *): *</w:t>
      </w:r>
    </w:p>
    <w:p w:rsidR="006D663D" w:rsidRDefault="006D663D">
      <w:proofErr w:type="gramStart"/>
      <w:r>
        <w:t>public</w:t>
      </w:r>
      <w:proofErr w:type="gramEnd"/>
      <w:r>
        <w:t xml:space="preserve"> </w:t>
      </w:r>
    </w:p>
    <w:p w:rsidR="006D663D" w:rsidRDefault="006D663D">
      <w:pPr>
        <w:pStyle w:val="BodyText"/>
      </w:pPr>
      <w:hyperlink r:id="rId636" w:anchor="instance-method-getAuthorisationDecision">
        <w:proofErr w:type="gramStart"/>
        <w:r>
          <w:rPr>
            <w:rStyle w:val="Hyperlink"/>
          </w:rPr>
          <w:t>getAuthorisationDecision</w:t>
        </w:r>
        <w:proofErr w:type="gramEnd"/>
      </w:hyperlink>
      <w:r>
        <w:t>(results: *): *</w:t>
      </w:r>
    </w:p>
    <w:p w:rsidR="006D663D" w:rsidRDefault="006D663D">
      <w:proofErr w:type="gramStart"/>
      <w:r>
        <w:t>public</w:t>
      </w:r>
      <w:proofErr w:type="gramEnd"/>
      <w:r>
        <w:t xml:space="preserve"> </w:t>
      </w:r>
    </w:p>
    <w:p w:rsidR="006D663D" w:rsidRDefault="006D663D">
      <w:pPr>
        <w:pStyle w:val="BodyText"/>
      </w:pPr>
      <w:hyperlink r:id="rId637" w:anchor="instance-method-removePolicies">
        <w:proofErr w:type="gramStart"/>
        <w:r>
          <w:rPr>
            <w:rStyle w:val="Hyperlink"/>
          </w:rPr>
          <w:t>removePolicies</w:t>
        </w:r>
        <w:proofErr w:type="gramEnd"/>
      </w:hyperlink>
      <w:r>
        <w:t>(key: *, policyId: *)</w:t>
      </w:r>
    </w:p>
    <w:p w:rsidR="006D663D" w:rsidRDefault="006D663D">
      <w:proofErr w:type="gramStart"/>
      <w:r>
        <w:t>public</w:t>
      </w:r>
      <w:proofErr w:type="gramEnd"/>
      <w:r>
        <w:t xml:space="preserve"> </w:t>
      </w:r>
    </w:p>
    <w:p w:rsidR="006D663D" w:rsidRDefault="006D663D">
      <w:pPr>
        <w:pStyle w:val="BodyText"/>
      </w:pPr>
      <w:hyperlink r:id="rId638" w:anchor="instance-method-simulate">
        <w:proofErr w:type="gramStart"/>
        <w:r>
          <w:rPr>
            <w:rStyle w:val="Hyperlink"/>
          </w:rPr>
          <w:t>simulate</w:t>
        </w:r>
        <w:proofErr w:type="gramEnd"/>
      </w:hyperlink>
      <w:r>
        <w:t>(key: *)</w:t>
      </w:r>
    </w:p>
    <w:p w:rsidR="006D663D" w:rsidRDefault="006D663D" w:rsidP="006D663D">
      <w:pPr>
        <w:pStyle w:val="Heading2"/>
        <w:numPr>
          <w:ilvl w:val="2"/>
          <w:numId w:val="3"/>
        </w:numPr>
        <w:pBdr>
          <w:bottom w:val="none" w:sz="0" w:space="0" w:color="auto"/>
        </w:pBdr>
      </w:pPr>
      <w:bookmarkStart w:id="697" w:name="_Toc444286118"/>
      <w:r>
        <w:t>Public Constructors</w:t>
      </w:r>
      <w:bookmarkEnd w:id="697"/>
    </w:p>
    <w:p w:rsidR="006D663D" w:rsidRDefault="006D663D" w:rsidP="006D663D">
      <w:pPr>
        <w:pStyle w:val="Heading3"/>
        <w:numPr>
          <w:ilvl w:val="3"/>
          <w:numId w:val="3"/>
        </w:numPr>
        <w:pBdr>
          <w:bottom w:val="none" w:sz="0" w:space="0" w:color="auto"/>
        </w:pBdr>
      </w:pPr>
      <w:bookmarkStart w:id="698" w:name="_Toc444286119"/>
      <w:proofErr w:type="gramStart"/>
      <w:r>
        <w:t>public</w:t>
      </w:r>
      <w:proofErr w:type="gramEnd"/>
      <w:r>
        <w:t xml:space="preserve"> constructor(identityModule: *, runtimeRegistry: *)  </w:t>
      </w:r>
      <w:hyperlink r:id="rId639" w:anchor="lineNumber7">
        <w:r>
          <w:rPr>
            <w:rStyle w:val="Hyperlink"/>
          </w:rPr>
          <w:t>source</w:t>
        </w:r>
        <w:bookmarkEnd w:id="698"/>
      </w:hyperlink>
      <w:r>
        <w:t xml:space="preserve"> </w:t>
      </w:r>
    </w:p>
    <w:p w:rsidR="006D663D" w:rsidRDefault="006D663D" w:rsidP="006D663D">
      <w:pPr>
        <w:pStyle w:val="Heading4"/>
        <w:numPr>
          <w:ilvl w:val="4"/>
          <w:numId w:val="3"/>
        </w:numPr>
      </w:pPr>
      <w:r>
        <w:t>Params:</w:t>
      </w:r>
    </w:p>
    <w:p w:rsidR="006D663D" w:rsidRDefault="006D663D">
      <w:r>
        <w:t>Name Type Attribute Description identityModule * runtimeRegistry *</w:t>
      </w:r>
    </w:p>
    <w:p w:rsidR="006D663D" w:rsidRDefault="006D663D" w:rsidP="006D663D">
      <w:pPr>
        <w:pStyle w:val="Heading2"/>
        <w:numPr>
          <w:ilvl w:val="2"/>
          <w:numId w:val="3"/>
        </w:numPr>
        <w:pBdr>
          <w:bottom w:val="none" w:sz="0" w:space="0" w:color="auto"/>
        </w:pBdr>
      </w:pPr>
      <w:bookmarkStart w:id="699" w:name="_Toc444286120"/>
      <w:r>
        <w:t>Public Methods</w:t>
      </w:r>
      <w:bookmarkEnd w:id="699"/>
    </w:p>
    <w:p w:rsidR="006D663D" w:rsidRDefault="006D663D" w:rsidP="006D663D">
      <w:pPr>
        <w:pStyle w:val="Heading3"/>
        <w:numPr>
          <w:ilvl w:val="3"/>
          <w:numId w:val="3"/>
        </w:numPr>
        <w:pBdr>
          <w:bottom w:val="none" w:sz="0" w:space="0" w:color="auto"/>
        </w:pBdr>
      </w:pPr>
      <w:bookmarkStart w:id="700" w:name="instance-method-addPolicies"/>
      <w:bookmarkStart w:id="701" w:name="_Toc444286121"/>
      <w:bookmarkEnd w:id="700"/>
      <w:proofErr w:type="gramStart"/>
      <w:r>
        <w:t>public</w:t>
      </w:r>
      <w:proofErr w:type="gramEnd"/>
      <w:r>
        <w:t xml:space="preserve"> addPolicies(key: *, policies: *)  </w:t>
      </w:r>
      <w:hyperlink r:id="rId640" w:anchor="lineNumber15">
        <w:r>
          <w:rPr>
            <w:rStyle w:val="Hyperlink"/>
          </w:rPr>
          <w:t>source</w:t>
        </w:r>
        <w:bookmarkEnd w:id="701"/>
      </w:hyperlink>
      <w:r>
        <w:t xml:space="preserve"> </w:t>
      </w:r>
    </w:p>
    <w:p w:rsidR="006D663D" w:rsidRDefault="006D663D" w:rsidP="006D663D">
      <w:pPr>
        <w:pStyle w:val="Heading4"/>
        <w:numPr>
          <w:ilvl w:val="4"/>
          <w:numId w:val="3"/>
        </w:numPr>
      </w:pPr>
      <w:r>
        <w:t>Params:</w:t>
      </w:r>
    </w:p>
    <w:p w:rsidR="006D663D" w:rsidRDefault="006D663D">
      <w:r>
        <w:t>Name Type Attribute Description key * policies *</w:t>
      </w:r>
    </w:p>
    <w:p w:rsidR="006D663D" w:rsidRDefault="006D663D" w:rsidP="006D663D">
      <w:pPr>
        <w:pStyle w:val="Heading3"/>
        <w:numPr>
          <w:ilvl w:val="3"/>
          <w:numId w:val="3"/>
        </w:numPr>
        <w:pBdr>
          <w:bottom w:val="none" w:sz="0" w:space="0" w:color="auto"/>
        </w:pBdr>
      </w:pPr>
      <w:bookmarkStart w:id="702" w:name="instance-method-authorise"/>
      <w:bookmarkStart w:id="703" w:name="_Toc444286122"/>
      <w:bookmarkEnd w:id="702"/>
      <w:proofErr w:type="gramStart"/>
      <w:r>
        <w:t>public</w:t>
      </w:r>
      <w:proofErr w:type="gramEnd"/>
      <w:r>
        <w:t xml:space="preserve"> authorise(message: *): *  </w:t>
      </w:r>
      <w:hyperlink r:id="rId641" w:anchor="lineNumber81">
        <w:r>
          <w:rPr>
            <w:rStyle w:val="Hyperlink"/>
          </w:rPr>
          <w:t>source</w:t>
        </w:r>
        <w:bookmarkEnd w:id="703"/>
      </w:hyperlink>
      <w:r>
        <w:t xml:space="preserve"> </w:t>
      </w:r>
    </w:p>
    <w:p w:rsidR="006D663D" w:rsidRDefault="006D663D" w:rsidP="006D663D">
      <w:pPr>
        <w:pStyle w:val="Heading4"/>
        <w:numPr>
          <w:ilvl w:val="4"/>
          <w:numId w:val="3"/>
        </w:numPr>
      </w:pPr>
      <w:r>
        <w:t>Params:</w:t>
      </w:r>
    </w:p>
    <w:p w:rsidR="006D663D" w:rsidRDefault="006D663D">
      <w:r>
        <w:t>Name Type Attribute Description message *</w:t>
      </w:r>
    </w:p>
    <w:p w:rsidR="006D663D" w:rsidRDefault="006D663D" w:rsidP="006D663D">
      <w:pPr>
        <w:pStyle w:val="Heading4"/>
        <w:numPr>
          <w:ilvl w:val="4"/>
          <w:numId w:val="3"/>
        </w:numPr>
      </w:pPr>
      <w:bookmarkStart w:id="704" w:name="return-44"/>
      <w:bookmarkEnd w:id="70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05" w:name="instance-method-checkPolicies"/>
      <w:bookmarkStart w:id="706" w:name="_Toc444286123"/>
      <w:bookmarkEnd w:id="705"/>
      <w:proofErr w:type="gramStart"/>
      <w:r>
        <w:t>public</w:t>
      </w:r>
      <w:proofErr w:type="gramEnd"/>
      <w:r>
        <w:t xml:space="preserve"> checkPolicies(message: *, userID: *): *  </w:t>
      </w:r>
      <w:hyperlink r:id="rId642" w:anchor="lineNumber113">
        <w:r>
          <w:rPr>
            <w:rStyle w:val="Hyperlink"/>
          </w:rPr>
          <w:t>source</w:t>
        </w:r>
        <w:bookmarkEnd w:id="706"/>
      </w:hyperlink>
      <w:r>
        <w:t xml:space="preserve"> </w:t>
      </w:r>
    </w:p>
    <w:p w:rsidR="006D663D" w:rsidRDefault="006D663D" w:rsidP="006D663D">
      <w:pPr>
        <w:pStyle w:val="Heading4"/>
        <w:numPr>
          <w:ilvl w:val="4"/>
          <w:numId w:val="3"/>
        </w:numPr>
      </w:pPr>
      <w:r>
        <w:t>Params:</w:t>
      </w:r>
    </w:p>
    <w:p w:rsidR="006D663D" w:rsidRDefault="006D663D">
      <w:r>
        <w:t>Name Type Attribute Description message * userID *</w:t>
      </w:r>
    </w:p>
    <w:p w:rsidR="006D663D" w:rsidRDefault="006D663D" w:rsidP="006D663D">
      <w:pPr>
        <w:pStyle w:val="Heading4"/>
        <w:numPr>
          <w:ilvl w:val="4"/>
          <w:numId w:val="3"/>
        </w:numPr>
      </w:pPr>
      <w:bookmarkStart w:id="707" w:name="return-45"/>
      <w:bookmarkEnd w:id="70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08" w:name="instance-method-getApplicablePolicies"/>
      <w:bookmarkStart w:id="709" w:name="_Toc444286124"/>
      <w:bookmarkEnd w:id="708"/>
      <w:proofErr w:type="gramStart"/>
      <w:r>
        <w:t>public</w:t>
      </w:r>
      <w:proofErr w:type="gramEnd"/>
      <w:r>
        <w:t xml:space="preserve"> getApplicablePolicies(hypertyFrom: *, hypertyTo: *, userID: *): *  </w:t>
      </w:r>
      <w:hyperlink r:id="rId643" w:anchor="lineNumber129">
        <w:r>
          <w:rPr>
            <w:rStyle w:val="Hyperlink"/>
          </w:rPr>
          <w:t>source</w:t>
        </w:r>
        <w:bookmarkEnd w:id="709"/>
      </w:hyperlink>
      <w:r>
        <w:t xml:space="preserve"> </w:t>
      </w:r>
    </w:p>
    <w:p w:rsidR="006D663D" w:rsidRDefault="006D663D" w:rsidP="006D663D">
      <w:pPr>
        <w:pStyle w:val="Heading4"/>
        <w:numPr>
          <w:ilvl w:val="4"/>
          <w:numId w:val="3"/>
        </w:numPr>
      </w:pPr>
      <w:r>
        <w:t>Params:</w:t>
      </w:r>
    </w:p>
    <w:p w:rsidR="006D663D" w:rsidRDefault="006D663D">
      <w:r>
        <w:t>Name Type Attribute Description hypertyFrom * hypertyTo * userID *</w:t>
      </w:r>
    </w:p>
    <w:p w:rsidR="006D663D" w:rsidRDefault="006D663D" w:rsidP="006D663D">
      <w:pPr>
        <w:pStyle w:val="Heading4"/>
        <w:numPr>
          <w:ilvl w:val="4"/>
          <w:numId w:val="3"/>
        </w:numPr>
      </w:pPr>
      <w:bookmarkStart w:id="710" w:name="return-46"/>
      <w:bookmarkEnd w:id="71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11" w:name="instance-method-getAuthorisationDecision"/>
      <w:bookmarkStart w:id="712" w:name="_Toc444286125"/>
      <w:bookmarkEnd w:id="711"/>
      <w:proofErr w:type="gramStart"/>
      <w:r>
        <w:t>public</w:t>
      </w:r>
      <w:proofErr w:type="gramEnd"/>
      <w:r>
        <w:t xml:space="preserve"> getAuthorisationDecision(results: *): *  </w:t>
      </w:r>
      <w:hyperlink r:id="rId644" w:anchor="lineNumber151">
        <w:r>
          <w:rPr>
            <w:rStyle w:val="Hyperlink"/>
          </w:rPr>
          <w:t>source</w:t>
        </w:r>
        <w:bookmarkEnd w:id="712"/>
      </w:hyperlink>
      <w:r>
        <w:t xml:space="preserve"> </w:t>
      </w:r>
    </w:p>
    <w:p w:rsidR="006D663D" w:rsidRDefault="006D663D" w:rsidP="006D663D">
      <w:pPr>
        <w:pStyle w:val="Heading4"/>
        <w:numPr>
          <w:ilvl w:val="4"/>
          <w:numId w:val="3"/>
        </w:numPr>
      </w:pPr>
      <w:r>
        <w:t>Params:</w:t>
      </w:r>
    </w:p>
    <w:p w:rsidR="006D663D" w:rsidRDefault="006D663D">
      <w:r>
        <w:t>Name Type Attribute Description results *</w:t>
      </w:r>
    </w:p>
    <w:p w:rsidR="006D663D" w:rsidRDefault="006D663D" w:rsidP="006D663D">
      <w:pPr>
        <w:pStyle w:val="Heading4"/>
        <w:numPr>
          <w:ilvl w:val="4"/>
          <w:numId w:val="3"/>
        </w:numPr>
      </w:pPr>
      <w:bookmarkStart w:id="713" w:name="return-47"/>
      <w:bookmarkEnd w:id="713"/>
      <w:r>
        <w:lastRenderedPageBreak/>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14" w:name="instance-method-removePolicies"/>
      <w:bookmarkStart w:id="715" w:name="_Toc444286126"/>
      <w:bookmarkEnd w:id="714"/>
      <w:proofErr w:type="gramStart"/>
      <w:r>
        <w:t>public</w:t>
      </w:r>
      <w:proofErr w:type="gramEnd"/>
      <w:r>
        <w:t xml:space="preserve"> removePolicies(key: *, policyId: *)  </w:t>
      </w:r>
      <w:hyperlink r:id="rId645" w:anchor="lineNumber59">
        <w:r>
          <w:rPr>
            <w:rStyle w:val="Hyperlink"/>
          </w:rPr>
          <w:t>source</w:t>
        </w:r>
        <w:bookmarkEnd w:id="715"/>
      </w:hyperlink>
      <w:r>
        <w:t xml:space="preserve"> </w:t>
      </w:r>
    </w:p>
    <w:p w:rsidR="006D663D" w:rsidRDefault="006D663D" w:rsidP="006D663D">
      <w:pPr>
        <w:pStyle w:val="Heading4"/>
        <w:numPr>
          <w:ilvl w:val="4"/>
          <w:numId w:val="3"/>
        </w:numPr>
      </w:pPr>
      <w:r>
        <w:t>Params:</w:t>
      </w:r>
    </w:p>
    <w:p w:rsidR="006D663D" w:rsidRDefault="006D663D">
      <w:r>
        <w:t>Name Type Attribute Description key * policyId *</w:t>
      </w:r>
    </w:p>
    <w:p w:rsidR="006D663D" w:rsidRDefault="006D663D" w:rsidP="006D663D">
      <w:pPr>
        <w:pStyle w:val="Heading3"/>
        <w:numPr>
          <w:ilvl w:val="3"/>
          <w:numId w:val="3"/>
        </w:numPr>
        <w:pBdr>
          <w:bottom w:val="none" w:sz="0" w:space="0" w:color="auto"/>
        </w:pBdr>
      </w:pPr>
      <w:bookmarkStart w:id="716" w:name="instance-method-simulate"/>
      <w:bookmarkStart w:id="717" w:name="_Toc444286127"/>
      <w:bookmarkEnd w:id="716"/>
      <w:proofErr w:type="gramStart"/>
      <w:r>
        <w:t>public</w:t>
      </w:r>
      <w:proofErr w:type="gramEnd"/>
      <w:r>
        <w:t xml:space="preserve"> simulate(key: *)  </w:t>
      </w:r>
      <w:hyperlink r:id="rId646" w:anchor="lineNumber25">
        <w:r>
          <w:rPr>
            <w:rStyle w:val="Hyperlink"/>
          </w:rPr>
          <w:t>source</w:t>
        </w:r>
        <w:bookmarkEnd w:id="717"/>
      </w:hyperlink>
      <w:r>
        <w:t xml:space="preserve"> </w:t>
      </w:r>
    </w:p>
    <w:p w:rsidR="006D663D" w:rsidRDefault="006D663D" w:rsidP="006D663D">
      <w:pPr>
        <w:pStyle w:val="Heading4"/>
        <w:numPr>
          <w:ilvl w:val="4"/>
          <w:numId w:val="3"/>
        </w:numPr>
      </w:pPr>
      <w:r>
        <w:t>Params:</w:t>
      </w:r>
    </w:p>
    <w:p w:rsidR="006D663D" w:rsidRDefault="006D663D">
      <w:r>
        <w:t>Name Type Attribute Description key *</w:t>
      </w:r>
    </w:p>
    <w:p w:rsidR="006D663D" w:rsidRDefault="006D663D">
      <w:pPr>
        <w:pStyle w:val="BodyText"/>
      </w:pPr>
      <w:r>
        <w:t xml:space="preserve">Generated by </w:t>
      </w:r>
      <w:hyperlink r:id="rId647">
        <w:proofErr w:type="gramStart"/>
        <w:r>
          <w:rPr>
            <w:rStyle w:val="Hyperlink"/>
          </w:rPr>
          <w:t>ESDoc(</w:t>
        </w:r>
        <w:proofErr w:type="gramEnd"/>
        <w:r>
          <w:rPr>
            <w:rStyle w:val="Hyperlink"/>
          </w:rPr>
          <w:t>0.4.5)</w:t>
        </w:r>
      </w:hyperlink>
      <w:r>
        <w:t xml:space="preserve"> </w:t>
      </w:r>
      <w:hyperlink r:id="rId648" w:anchor="lineNumber12">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18" w:name="_Toc444286128"/>
      <w:r>
        <w:t>Registry</w:t>
      </w:r>
      <w:bookmarkEnd w:id="718"/>
    </w:p>
    <w:p w:rsidR="006D663D" w:rsidRDefault="006D663D" w:rsidP="006D663D">
      <w:pPr>
        <w:pStyle w:val="Heading4"/>
        <w:numPr>
          <w:ilvl w:val="4"/>
          <w:numId w:val="3"/>
        </w:numPr>
      </w:pPr>
      <w:bookmarkStart w:id="719" w:name="extends-3"/>
      <w:bookmarkEnd w:id="719"/>
      <w:r>
        <w:t>Extends:</w:t>
      </w:r>
    </w:p>
    <w:p w:rsidR="006D663D" w:rsidRDefault="006D663D">
      <w:hyperlink r:id="rId649">
        <w:r>
          <w:rPr>
            <w:rStyle w:val="Hyperlink"/>
          </w:rPr>
          <w:t>EventEmitter</w:t>
        </w:r>
      </w:hyperlink>
      <w:r>
        <w:t xml:space="preserve"> → Registry</w:t>
      </w:r>
    </w:p>
    <w:p w:rsidR="006D663D" w:rsidRDefault="006D663D">
      <w:pPr>
        <w:pStyle w:val="BodyText"/>
      </w:pPr>
      <w:r>
        <w:t>Runtime Registry Interface</w:t>
      </w:r>
    </w:p>
    <w:p w:rsidR="006D663D" w:rsidRDefault="006D663D" w:rsidP="006D663D">
      <w:pPr>
        <w:pStyle w:val="Heading2"/>
        <w:numPr>
          <w:ilvl w:val="2"/>
          <w:numId w:val="3"/>
        </w:numPr>
        <w:pBdr>
          <w:bottom w:val="none" w:sz="0" w:space="0" w:color="auto"/>
        </w:pBdr>
      </w:pPr>
      <w:bookmarkStart w:id="720" w:name="constructor-summary-15"/>
      <w:bookmarkStart w:id="721" w:name="_Toc444286129"/>
      <w:bookmarkEnd w:id="720"/>
      <w:r>
        <w:t>Constructor Summary</w:t>
      </w:r>
      <w:bookmarkEnd w:id="721"/>
    </w:p>
    <w:p w:rsidR="006D663D" w:rsidRDefault="006D663D">
      <w:r>
        <w:t xml:space="preserve">Public Constructor public </w:t>
      </w:r>
    </w:p>
    <w:p w:rsidR="006D663D" w:rsidRDefault="006D663D">
      <w:pPr>
        <w:pStyle w:val="BodyText"/>
      </w:pPr>
      <w:hyperlink r:id="rId650" w:anchor="instance-constructor-constructor">
        <w:proofErr w:type="gramStart"/>
        <w:r>
          <w:rPr>
            <w:rStyle w:val="Hyperlink"/>
          </w:rPr>
          <w:t>constructor</w:t>
        </w:r>
        <w:proofErr w:type="gramEnd"/>
      </w:hyperlink>
      <w:r>
        <w:t xml:space="preserve">(msgbus: </w:t>
      </w:r>
      <w:hyperlink r:id="rId651">
        <w:r>
          <w:rPr>
            <w:rStyle w:val="Hyperlink"/>
          </w:rPr>
          <w:t>MessageBus</w:t>
        </w:r>
      </w:hyperlink>
      <w:r>
        <w:t>, runtimeURL: HypertyRuntimeURL, appSandbox: AppSandbox, remoteRegistry: DomainURL)</w:t>
      </w:r>
    </w:p>
    <w:p w:rsidR="006D663D" w:rsidRDefault="006D663D">
      <w:pPr>
        <w:pStyle w:val="BodyText"/>
      </w:pPr>
      <w:r>
        <w:t>To initialise the Runtime Registry with the RuntimeURL that will be the basis to derive the internal runtime addresses when allocating addresses to internal runtime component.</w:t>
      </w:r>
    </w:p>
    <w:p w:rsidR="006D663D" w:rsidRDefault="006D663D" w:rsidP="006D663D">
      <w:pPr>
        <w:pStyle w:val="Heading2"/>
        <w:numPr>
          <w:ilvl w:val="2"/>
          <w:numId w:val="3"/>
        </w:numPr>
        <w:pBdr>
          <w:bottom w:val="none" w:sz="0" w:space="0" w:color="auto"/>
        </w:pBdr>
      </w:pPr>
      <w:bookmarkStart w:id="722" w:name="member-summary-8"/>
      <w:bookmarkStart w:id="723" w:name="_Toc444286130"/>
      <w:bookmarkEnd w:id="722"/>
      <w:r>
        <w:t>Member Summary</w:t>
      </w:r>
      <w:bookmarkEnd w:id="723"/>
    </w:p>
    <w:p w:rsidR="006D663D" w:rsidRDefault="006D663D">
      <w:r>
        <w:t xml:space="preserve">Public Members public get </w:t>
      </w:r>
    </w:p>
    <w:p w:rsidR="006D663D" w:rsidRDefault="006D663D">
      <w:pPr>
        <w:pStyle w:val="BodyText"/>
      </w:pPr>
      <w:hyperlink r:id="rId652" w:anchor="instance-get-messageBus">
        <w:proofErr w:type="gramStart"/>
        <w:r>
          <w:rPr>
            <w:rStyle w:val="Hyperlink"/>
          </w:rPr>
          <w:t>messageBus</w:t>
        </w:r>
        <w:proofErr w:type="gramEnd"/>
      </w:hyperlink>
      <w:r>
        <w:t xml:space="preserve">(messageBus: </w:t>
      </w:r>
      <w:hyperlink r:id="rId653">
        <w:r>
          <w:rPr>
            <w:rStyle w:val="Hyperlink"/>
          </w:rPr>
          <w:t>MessageBus</w:t>
        </w:r>
      </w:hyperlink>
      <w:r>
        <w:t>): *</w:t>
      </w:r>
    </w:p>
    <w:p w:rsidR="006D663D" w:rsidRDefault="006D663D">
      <w:pPr>
        <w:pStyle w:val="BodyText"/>
      </w:pPr>
      <w:proofErr w:type="gramStart"/>
      <w:r>
        <w:t>return</w:t>
      </w:r>
      <w:proofErr w:type="gramEnd"/>
      <w:r>
        <w:t xml:space="preserve"> the messageBus in this Registry</w:t>
      </w:r>
    </w:p>
    <w:p w:rsidR="006D663D" w:rsidRDefault="006D663D">
      <w:proofErr w:type="gramStart"/>
      <w:r>
        <w:t>public</w:t>
      </w:r>
      <w:proofErr w:type="gramEnd"/>
      <w:r>
        <w:t xml:space="preserve"> set </w:t>
      </w:r>
    </w:p>
    <w:p w:rsidR="006D663D" w:rsidRDefault="006D663D">
      <w:pPr>
        <w:pStyle w:val="BodyText"/>
      </w:pPr>
      <w:hyperlink r:id="rId654" w:anchor="instance-set-messageBus">
        <w:proofErr w:type="gramStart"/>
        <w:r>
          <w:rPr>
            <w:rStyle w:val="Hyperlink"/>
          </w:rPr>
          <w:t>messageBus</w:t>
        </w:r>
        <w:proofErr w:type="gramEnd"/>
      </w:hyperlink>
      <w:r>
        <w:t xml:space="preserve">(messageBus: </w:t>
      </w:r>
      <w:hyperlink r:id="rId655">
        <w:r>
          <w:rPr>
            <w:rStyle w:val="Hyperlink"/>
          </w:rPr>
          <w:t>MessageBus</w:t>
        </w:r>
      </w:hyperlink>
      <w:r>
        <w:t>): *</w:t>
      </w:r>
    </w:p>
    <w:p w:rsidR="006D663D" w:rsidRDefault="006D663D">
      <w:pPr>
        <w:pStyle w:val="BodyText"/>
      </w:pPr>
      <w:r>
        <w:t>Set the messageBus in this Registry</w:t>
      </w:r>
    </w:p>
    <w:p w:rsidR="006D663D" w:rsidRDefault="006D663D" w:rsidP="006D663D">
      <w:pPr>
        <w:pStyle w:val="Heading2"/>
        <w:numPr>
          <w:ilvl w:val="2"/>
          <w:numId w:val="3"/>
        </w:numPr>
        <w:pBdr>
          <w:bottom w:val="none" w:sz="0" w:space="0" w:color="auto"/>
        </w:pBdr>
      </w:pPr>
      <w:bookmarkStart w:id="724" w:name="method-summary-14"/>
      <w:bookmarkStart w:id="725" w:name="_Toc444286131"/>
      <w:bookmarkEnd w:id="724"/>
      <w:r>
        <w:t>Method Summary</w:t>
      </w:r>
      <w:bookmarkEnd w:id="725"/>
    </w:p>
    <w:p w:rsidR="006D663D" w:rsidRDefault="006D663D">
      <w:r>
        <w:t xml:space="preserve">Public Methods public </w:t>
      </w:r>
    </w:p>
    <w:p w:rsidR="006D663D" w:rsidRDefault="006D663D">
      <w:pPr>
        <w:pStyle w:val="BodyText"/>
      </w:pPr>
      <w:hyperlink r:id="rId656" w:anchor="instance-method-discoverProtostub">
        <w:proofErr w:type="gramStart"/>
        <w:r>
          <w:rPr>
            <w:rStyle w:val="Hyperlink"/>
          </w:rPr>
          <w:t>discoverProtostub</w:t>
        </w:r>
        <w:proofErr w:type="gramEnd"/>
      </w:hyperlink>
      <w:r>
        <w:t>(DomainURL: DomainURL): RuntimeURL</w:t>
      </w:r>
    </w:p>
    <w:p w:rsidR="006D663D" w:rsidRDefault="006D663D">
      <w:pPr>
        <w:pStyle w:val="BodyText"/>
      </w:pPr>
      <w:r>
        <w:t>To discover protocol stubs available in the runtime for a certain domain.</w:t>
      </w:r>
    </w:p>
    <w:p w:rsidR="006D663D" w:rsidRDefault="006D663D">
      <w:proofErr w:type="gramStart"/>
      <w:r>
        <w:t>public</w:t>
      </w:r>
      <w:proofErr w:type="gramEnd"/>
      <w:r>
        <w:t xml:space="preserve"> </w:t>
      </w:r>
    </w:p>
    <w:p w:rsidR="006D663D" w:rsidRDefault="006D663D">
      <w:pPr>
        <w:pStyle w:val="BodyText"/>
      </w:pPr>
      <w:hyperlink r:id="rId657" w:anchor="instance-method-getAppSandbox">
        <w:proofErr w:type="gramStart"/>
        <w:r>
          <w:rPr>
            <w:rStyle w:val="Hyperlink"/>
          </w:rPr>
          <w:t>getAppSandbox</w:t>
        </w:r>
        <w:proofErr w:type="gramEnd"/>
      </w:hyperlink>
      <w:r>
        <w:t>(): *</w:t>
      </w:r>
    </w:p>
    <w:p w:rsidR="006D663D" w:rsidRDefault="006D663D">
      <w:pPr>
        <w:pStyle w:val="BodyText"/>
      </w:pPr>
      <w:r>
        <w:lastRenderedPageBreak/>
        <w:t>This function is used to return the sandbox instance where the Application is executing.</w:t>
      </w:r>
    </w:p>
    <w:p w:rsidR="006D663D" w:rsidRDefault="006D663D">
      <w:proofErr w:type="gramStart"/>
      <w:r>
        <w:t>public</w:t>
      </w:r>
      <w:proofErr w:type="gramEnd"/>
      <w:r>
        <w:t xml:space="preserve"> </w:t>
      </w:r>
    </w:p>
    <w:p w:rsidR="006D663D" w:rsidRDefault="006D663D">
      <w:pPr>
        <w:pStyle w:val="BodyText"/>
      </w:pPr>
      <w:hyperlink r:id="rId658" w:anchor="instance-method-getSandbox">
        <w:proofErr w:type="gramStart"/>
        <w:r>
          <w:rPr>
            <w:rStyle w:val="Hyperlink"/>
          </w:rPr>
          <w:t>getSandbox</w:t>
        </w:r>
        <w:proofErr w:type="gramEnd"/>
      </w:hyperlink>
      <w:r>
        <w:t>(DomainURL: DomainURL): RuntimeSandbox</w:t>
      </w:r>
    </w:p>
    <w:p w:rsidR="006D663D" w:rsidRDefault="006D663D">
      <w:pPr>
        <w:pStyle w:val="BodyText"/>
      </w:pPr>
      <w:proofErr w:type="gramStart"/>
      <w:r>
        <w:t>To discover sandboxes available in the runtime for a certain domain.</w:t>
      </w:r>
      <w:proofErr w:type="gramEnd"/>
    </w:p>
    <w:p w:rsidR="006D663D" w:rsidRDefault="006D663D">
      <w:proofErr w:type="gramStart"/>
      <w:r>
        <w:t>public</w:t>
      </w:r>
      <w:proofErr w:type="gramEnd"/>
      <w:r>
        <w:t xml:space="preserve"> </w:t>
      </w:r>
    </w:p>
    <w:p w:rsidR="006D663D" w:rsidRDefault="006D663D">
      <w:pPr>
        <w:pStyle w:val="BodyText"/>
      </w:pPr>
      <w:hyperlink r:id="rId659" w:anchor="instance-method-getUserHyperty">
        <w:proofErr w:type="gramStart"/>
        <w:r>
          <w:rPr>
            <w:rStyle w:val="Hyperlink"/>
          </w:rPr>
          <w:t>getUserHyperty</w:t>
        </w:r>
        <w:proofErr w:type="gramEnd"/>
      </w:hyperlink>
      <w:r>
        <w:t>(email: *): *</w:t>
      </w:r>
    </w:p>
    <w:p w:rsidR="006D663D" w:rsidRDefault="006D663D">
      <w:pPr>
        <w:pStyle w:val="BodyText"/>
      </w:pPr>
      <w:r>
        <w:t xml:space="preserve">Function to query the Domain registry, with </w:t>
      </w:r>
      <w:proofErr w:type="gramStart"/>
      <w:r>
        <w:t>an</w:t>
      </w:r>
      <w:proofErr w:type="gramEnd"/>
      <w:r>
        <w:t xml:space="preserve"> user email.</w:t>
      </w:r>
    </w:p>
    <w:p w:rsidR="006D663D" w:rsidRDefault="006D663D">
      <w:proofErr w:type="gramStart"/>
      <w:r>
        <w:t>public</w:t>
      </w:r>
      <w:proofErr w:type="gramEnd"/>
      <w:r>
        <w:t xml:space="preserve"> </w:t>
      </w:r>
    </w:p>
    <w:p w:rsidR="006D663D" w:rsidRDefault="006D663D">
      <w:pPr>
        <w:pStyle w:val="BodyText"/>
      </w:pPr>
      <w:hyperlink r:id="rId660" w:anchor="instance-method-onEvent">
        <w:proofErr w:type="gramStart"/>
        <w:r>
          <w:rPr>
            <w:rStyle w:val="Hyperlink"/>
          </w:rPr>
          <w:t>onEvent</w:t>
        </w:r>
        <w:proofErr w:type="gramEnd"/>
      </w:hyperlink>
      <w:r>
        <w:t>()</w:t>
      </w:r>
    </w:p>
    <w:p w:rsidR="006D663D" w:rsidRDefault="006D663D">
      <w:pPr>
        <w:pStyle w:val="BodyText"/>
      </w:pPr>
      <w:r>
        <w:t>To receive status events from components registered in the Registry.</w:t>
      </w:r>
    </w:p>
    <w:p w:rsidR="006D663D" w:rsidRDefault="006D663D">
      <w:proofErr w:type="gramStart"/>
      <w:r>
        <w:t>public</w:t>
      </w:r>
      <w:proofErr w:type="gramEnd"/>
      <w:r>
        <w:t xml:space="preserve"> </w:t>
      </w:r>
    </w:p>
    <w:p w:rsidR="006D663D" w:rsidRDefault="006D663D">
      <w:pPr>
        <w:pStyle w:val="BodyText"/>
      </w:pPr>
      <w:hyperlink r:id="rId661" w:anchor="instance-method-registerHyperty">
        <w:proofErr w:type="gramStart"/>
        <w:r>
          <w:rPr>
            <w:rStyle w:val="Hyperlink"/>
          </w:rPr>
          <w:t>registerHyperty</w:t>
        </w:r>
        <w:proofErr w:type="gramEnd"/>
      </w:hyperlink>
      <w:r>
        <w:t xml:space="preserve">(sandbox: </w:t>
      </w:r>
      <w:hyperlink r:id="rId662">
        <w:r>
          <w:rPr>
            <w:rStyle w:val="Hyperlink"/>
          </w:rPr>
          <w:t>Sandbox</w:t>
        </w:r>
      </w:hyperlink>
      <w:r>
        <w:t>, HypertyCatalogueURL: HypertyCatalogueURL): HypertyURL</w:t>
      </w:r>
    </w:p>
    <w:p w:rsidR="006D663D" w:rsidRDefault="006D663D">
      <w:pPr>
        <w:pStyle w:val="BodyText"/>
      </w:pPr>
      <w:r>
        <w:t>To register a new Hyperty in the runtime which returns the HypertyURL allocated to the new Hyperty.</w:t>
      </w:r>
    </w:p>
    <w:p w:rsidR="006D663D" w:rsidRDefault="006D663D">
      <w:proofErr w:type="gramStart"/>
      <w:r>
        <w:t>public</w:t>
      </w:r>
      <w:proofErr w:type="gramEnd"/>
      <w:r>
        <w:t xml:space="preserve"> </w:t>
      </w:r>
    </w:p>
    <w:p w:rsidR="006D663D" w:rsidRDefault="006D663D">
      <w:pPr>
        <w:pStyle w:val="BodyText"/>
      </w:pPr>
      <w:hyperlink r:id="rId663" w:anchor="instance-method-registerPEP">
        <w:proofErr w:type="gramStart"/>
        <w:r>
          <w:rPr>
            <w:rStyle w:val="Hyperlink"/>
          </w:rPr>
          <w:t>registerPEP</w:t>
        </w:r>
        <w:proofErr w:type="gramEnd"/>
      </w:hyperlink>
      <w:r>
        <w:t>(postMessage: Message.Message, HypertyURL: HypertyURL): HypertyRuntimeURL</w:t>
      </w:r>
    </w:p>
    <w:p w:rsidR="006D663D" w:rsidRDefault="006D663D">
      <w:pPr>
        <w:pStyle w:val="BodyText"/>
      </w:pPr>
      <w:r>
        <w:t>To register a new Policy Enforcer in the runtime including as input parameters the function to postMessage, the HypertyURL associated with the PEP, which returns the RuntimeURL allocated to the new Policy Enforcer component.</w:t>
      </w:r>
    </w:p>
    <w:p w:rsidR="006D663D" w:rsidRDefault="006D663D">
      <w:proofErr w:type="gramStart"/>
      <w:r>
        <w:t>public</w:t>
      </w:r>
      <w:proofErr w:type="gramEnd"/>
      <w:r>
        <w:t xml:space="preserve"> </w:t>
      </w:r>
    </w:p>
    <w:p w:rsidR="006D663D" w:rsidRDefault="006D663D">
      <w:pPr>
        <w:pStyle w:val="BodyText"/>
      </w:pPr>
      <w:hyperlink r:id="rId664" w:anchor="instance-method-registerStub">
        <w:proofErr w:type="gramStart"/>
        <w:r>
          <w:rPr>
            <w:rStyle w:val="Hyperlink"/>
          </w:rPr>
          <w:t>registerStub</w:t>
        </w:r>
        <w:proofErr w:type="gramEnd"/>
      </w:hyperlink>
      <w:r>
        <w:t xml:space="preserve">(Sandbox: </w:t>
      </w:r>
      <w:hyperlink r:id="rId665">
        <w:r>
          <w:rPr>
            <w:rStyle w:val="Hyperlink"/>
          </w:rPr>
          <w:t>Sandbox</w:t>
        </w:r>
      </w:hyperlink>
      <w:r>
        <w:t>, DomainURL: DomainURL): RuntimeProtoStubURL</w:t>
      </w:r>
    </w:p>
    <w:p w:rsidR="006D663D" w:rsidRDefault="006D663D">
      <w:pPr>
        <w:pStyle w:val="BodyText"/>
      </w:pPr>
      <w:r>
        <w:t>To register a new Protocol Stub in the runtime including as input parameters the function to postMessage, the DomainURL that is connected with the stub, which returns the RuntimeURL allocated to the new ProtocolStub.</w:t>
      </w:r>
    </w:p>
    <w:p w:rsidR="006D663D" w:rsidRDefault="006D663D">
      <w:proofErr w:type="gramStart"/>
      <w:r>
        <w:t>public</w:t>
      </w:r>
      <w:proofErr w:type="gramEnd"/>
      <w:r>
        <w:t xml:space="preserve"> </w:t>
      </w:r>
    </w:p>
    <w:p w:rsidR="006D663D" w:rsidRDefault="006D663D">
      <w:pPr>
        <w:pStyle w:val="BodyText"/>
      </w:pPr>
      <w:hyperlink r:id="rId666" w:anchor="instance-method-resolve">
        <w:proofErr w:type="gramStart"/>
        <w:r>
          <w:rPr>
            <w:rStyle w:val="Hyperlink"/>
          </w:rPr>
          <w:t>resolve</w:t>
        </w:r>
        <w:proofErr w:type="gramEnd"/>
      </w:hyperlink>
      <w:r>
        <w:t xml:space="preserve">(url: URL.URL): </w:t>
      </w:r>
      <w:hyperlink r:id="rId667">
        <w:r>
          <w:rPr>
            <w:rStyle w:val="Hyperlink"/>
          </w:rPr>
          <w:t>Promise</w:t>
        </w:r>
      </w:hyperlink>
      <w:r>
        <w:t>&lt;URL.URL&gt;</w:t>
      </w:r>
    </w:p>
    <w:p w:rsidR="006D663D" w:rsidRDefault="006D663D">
      <w:pPr>
        <w:pStyle w:val="BodyText"/>
      </w:pPr>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6D663D" w:rsidRDefault="006D663D">
      <w:proofErr w:type="gramStart"/>
      <w:r>
        <w:t>public</w:t>
      </w:r>
      <w:proofErr w:type="gramEnd"/>
      <w:r>
        <w:t xml:space="preserve"> </w:t>
      </w:r>
    </w:p>
    <w:p w:rsidR="006D663D" w:rsidRDefault="006D663D">
      <w:pPr>
        <w:pStyle w:val="BodyText"/>
      </w:pPr>
      <w:hyperlink r:id="rId668" w:anchor="instance-method-unregisterHyperty">
        <w:proofErr w:type="gramStart"/>
        <w:r>
          <w:rPr>
            <w:rStyle w:val="Hyperlink"/>
          </w:rPr>
          <w:t>unregisterHyperty</w:t>
        </w:r>
        <w:proofErr w:type="gramEnd"/>
      </w:hyperlink>
      <w:r>
        <w:t>(HypertyURL: HypertyURL): *</w:t>
      </w:r>
    </w:p>
    <w:p w:rsidR="006D663D" w:rsidRDefault="006D663D">
      <w:pPr>
        <w:pStyle w:val="BodyText"/>
      </w:pPr>
      <w:r>
        <w:t>To unregister a previously registered Hyperty</w:t>
      </w:r>
    </w:p>
    <w:p w:rsidR="006D663D" w:rsidRDefault="006D663D">
      <w:proofErr w:type="gramStart"/>
      <w:r>
        <w:t>public</w:t>
      </w:r>
      <w:proofErr w:type="gramEnd"/>
      <w:r>
        <w:t xml:space="preserve"> </w:t>
      </w:r>
    </w:p>
    <w:p w:rsidR="006D663D" w:rsidRDefault="006D663D">
      <w:pPr>
        <w:pStyle w:val="BodyText"/>
      </w:pPr>
      <w:hyperlink r:id="rId669" w:anchor="instance-method-unregisterPEP">
        <w:proofErr w:type="gramStart"/>
        <w:r>
          <w:rPr>
            <w:rStyle w:val="Hyperlink"/>
          </w:rPr>
          <w:t>unregisterPEP</w:t>
        </w:r>
        <w:proofErr w:type="gramEnd"/>
      </w:hyperlink>
      <w:r>
        <w:t>(HypertyRuntimeURL: HypertyRuntimeURL): *</w:t>
      </w:r>
    </w:p>
    <w:p w:rsidR="006D663D" w:rsidRDefault="006D663D">
      <w:pPr>
        <w:pStyle w:val="BodyText"/>
      </w:pPr>
      <w:r>
        <w:t>To unregister a previously registered protocol stub</w:t>
      </w:r>
    </w:p>
    <w:p w:rsidR="006D663D" w:rsidRDefault="006D663D">
      <w:proofErr w:type="gramStart"/>
      <w:r>
        <w:t>public</w:t>
      </w:r>
      <w:proofErr w:type="gramEnd"/>
      <w:r>
        <w:t xml:space="preserve"> </w:t>
      </w:r>
    </w:p>
    <w:p w:rsidR="006D663D" w:rsidRDefault="006D663D">
      <w:pPr>
        <w:pStyle w:val="BodyText"/>
      </w:pPr>
      <w:hyperlink r:id="rId670" w:anchor="instance-method-unregisterStub">
        <w:proofErr w:type="gramStart"/>
        <w:r>
          <w:rPr>
            <w:rStyle w:val="Hyperlink"/>
          </w:rPr>
          <w:t>unregisterStub</w:t>
        </w:r>
        <w:proofErr w:type="gramEnd"/>
      </w:hyperlink>
      <w:r>
        <w:t>(HypertyRuntimeURL: HypertyRuntimeURL): *</w:t>
      </w:r>
    </w:p>
    <w:p w:rsidR="006D663D" w:rsidRDefault="006D663D">
      <w:pPr>
        <w:pStyle w:val="BodyText"/>
      </w:pPr>
      <w:r>
        <w:t>To unregister a previously registered protocol stub</w:t>
      </w:r>
    </w:p>
    <w:p w:rsidR="006D663D" w:rsidRDefault="006D663D" w:rsidP="006D663D">
      <w:pPr>
        <w:pStyle w:val="Heading2"/>
        <w:numPr>
          <w:ilvl w:val="2"/>
          <w:numId w:val="3"/>
        </w:numPr>
        <w:pBdr>
          <w:bottom w:val="none" w:sz="0" w:space="0" w:color="auto"/>
        </w:pBdr>
      </w:pPr>
      <w:bookmarkStart w:id="726" w:name="inherited-summary-3"/>
      <w:bookmarkStart w:id="727" w:name="_Toc444286132"/>
      <w:bookmarkEnd w:id="726"/>
      <w:r>
        <w:lastRenderedPageBreak/>
        <w:t>Inherited Summary</w:t>
      </w:r>
      <w:bookmarkEnd w:id="727"/>
    </w:p>
    <w:p w:rsidR="006D663D" w:rsidRDefault="006D663D">
      <w:r>
        <w:t xml:space="preserve"> From class </w:t>
      </w:r>
      <w:hyperlink r:id="rId671">
        <w:r>
          <w:rPr>
            <w:rStyle w:val="Hyperlink"/>
          </w:rPr>
          <w:t>EventEmitter</w:t>
        </w:r>
      </w:hyperlink>
      <w:r>
        <w:t xml:space="preserve"> public </w:t>
      </w:r>
    </w:p>
    <w:p w:rsidR="006D663D" w:rsidRDefault="006D663D">
      <w:pPr>
        <w:pStyle w:val="BodyText"/>
      </w:pPr>
      <w:hyperlink r:id="rId672" w:anchor="instance-method-addEventListener">
        <w:proofErr w:type="gramStart"/>
        <w:r>
          <w:rPr>
            <w:rStyle w:val="Hyperlink"/>
          </w:rPr>
          <w:t>addEventListener</w:t>
        </w:r>
        <w:proofErr w:type="gramEnd"/>
      </w:hyperlink>
      <w:r>
        <w:t xml:space="preserve">(eventType: </w:t>
      </w:r>
      <w:hyperlink r:id="rId673">
        <w:r>
          <w:rPr>
            <w:rStyle w:val="Hyperlink"/>
          </w:rPr>
          <w:t>string</w:t>
        </w:r>
      </w:hyperlink>
      <w:r>
        <w:t xml:space="preserve">, cb: </w:t>
      </w:r>
      <w:hyperlink r:id="rId674">
        <w:r>
          <w:rPr>
            <w:rStyle w:val="Hyperlink"/>
          </w:rPr>
          <w:t>Function</w:t>
        </w:r>
      </w:hyperlink>
      <w:r>
        <w:t>)</w:t>
      </w:r>
    </w:p>
    <w:p w:rsidR="006D663D" w:rsidRDefault="006D663D">
      <w:pPr>
        <w:pStyle w:val="BodyText"/>
      </w:pPr>
      <w:proofErr w:type="gramStart"/>
      <w:r>
        <w:t>addEventListener</w:t>
      </w:r>
      <w:proofErr w:type="gramEnd"/>
      <w:r>
        <w:t xml:space="preserve"> listen for an eventType</w:t>
      </w:r>
    </w:p>
    <w:p w:rsidR="006D663D" w:rsidRDefault="006D663D">
      <w:proofErr w:type="gramStart"/>
      <w:r>
        <w:t>public</w:t>
      </w:r>
      <w:proofErr w:type="gramEnd"/>
      <w:r>
        <w:t xml:space="preserve"> </w:t>
      </w:r>
    </w:p>
    <w:p w:rsidR="006D663D" w:rsidRDefault="006D663D">
      <w:pPr>
        <w:pStyle w:val="BodyText"/>
      </w:pPr>
      <w:hyperlink r:id="rId675" w:anchor="instance-method-trigger">
        <w:proofErr w:type="gramStart"/>
        <w:r>
          <w:rPr>
            <w:rStyle w:val="Hyperlink"/>
          </w:rPr>
          <w:t>trigger</w:t>
        </w:r>
        <w:proofErr w:type="gramEnd"/>
      </w:hyperlink>
      <w:r>
        <w:t xml:space="preserve">(eventType: </w:t>
      </w:r>
      <w:hyperlink r:id="rId676">
        <w:r>
          <w:rPr>
            <w:rStyle w:val="Hyperlink"/>
          </w:rPr>
          <w:t>string</w:t>
        </w:r>
      </w:hyperlink>
      <w:r>
        <w:t xml:space="preserve">, params: </w:t>
      </w:r>
      <w:hyperlink r:id="rId677">
        <w:r>
          <w:rPr>
            <w:rStyle w:val="Hyperlink"/>
          </w:rPr>
          <w:t>object</w:t>
        </w:r>
      </w:hyperlink>
      <w:r>
        <w:t>)</w:t>
      </w:r>
    </w:p>
    <w:p w:rsidR="006D663D" w:rsidRDefault="006D663D">
      <w:pPr>
        <w:pStyle w:val="BodyText"/>
      </w:pPr>
      <w:r>
        <w:t>Invoke the eventType</w:t>
      </w:r>
    </w:p>
    <w:p w:rsidR="006D663D" w:rsidRDefault="006D663D" w:rsidP="006D663D">
      <w:pPr>
        <w:pStyle w:val="Heading2"/>
        <w:numPr>
          <w:ilvl w:val="2"/>
          <w:numId w:val="3"/>
        </w:numPr>
        <w:pBdr>
          <w:bottom w:val="none" w:sz="0" w:space="0" w:color="auto"/>
        </w:pBdr>
      </w:pPr>
      <w:bookmarkStart w:id="728" w:name="_Toc444286133"/>
      <w:r>
        <w:t>Public Constructors</w:t>
      </w:r>
      <w:bookmarkEnd w:id="728"/>
    </w:p>
    <w:p w:rsidR="006D663D" w:rsidRDefault="006D663D" w:rsidP="006D663D">
      <w:pPr>
        <w:pStyle w:val="Heading3"/>
        <w:numPr>
          <w:ilvl w:val="3"/>
          <w:numId w:val="3"/>
        </w:numPr>
        <w:pBdr>
          <w:bottom w:val="none" w:sz="0" w:space="0" w:color="auto"/>
        </w:pBdr>
      </w:pPr>
      <w:bookmarkStart w:id="729" w:name="_Toc444286134"/>
      <w:proofErr w:type="gramStart"/>
      <w:r>
        <w:t>public</w:t>
      </w:r>
      <w:proofErr w:type="gramEnd"/>
      <w:r>
        <w:t xml:space="preserve"> constructor(msgbus: </w:t>
      </w:r>
      <w:hyperlink r:id="rId678">
        <w:r>
          <w:rPr>
            <w:rStyle w:val="Hyperlink"/>
          </w:rPr>
          <w:t>MessageBus</w:t>
        </w:r>
      </w:hyperlink>
      <w:r>
        <w:t xml:space="preserve">, runtimeURL: HypertyRuntimeURL, appSandbox: AppSandbox, remoteRegistry: DomainURL)  </w:t>
      </w:r>
      <w:hyperlink r:id="rId679" w:anchor="lineNumber21">
        <w:r>
          <w:rPr>
            <w:rStyle w:val="Hyperlink"/>
          </w:rPr>
          <w:t>source</w:t>
        </w:r>
        <w:bookmarkEnd w:id="729"/>
      </w:hyperlink>
      <w:r>
        <w:t xml:space="preserve"> </w:t>
      </w:r>
    </w:p>
    <w:p w:rsidR="006D663D" w:rsidRDefault="006D663D">
      <w:r>
        <w:t xml:space="preserve">To initialise the Runtime Registry with the RuntimeURL that will be the basis to derive the internal runtime addresses when allocating addresses to internal runtime component. In addition, the Registry domain back-end to be used to remotely register Runtime </w:t>
      </w:r>
      <w:proofErr w:type="gramStart"/>
      <w:r>
        <w:t>components,</w:t>
      </w:r>
      <w:proofErr w:type="gramEnd"/>
      <w:r>
        <w:t xml:space="preserve"> is also passed as input parameter.</w:t>
      </w:r>
    </w:p>
    <w:p w:rsidR="006D663D" w:rsidRDefault="006D663D" w:rsidP="006D663D">
      <w:pPr>
        <w:pStyle w:val="Heading4"/>
        <w:numPr>
          <w:ilvl w:val="4"/>
          <w:numId w:val="3"/>
        </w:numPr>
      </w:pPr>
      <w:r>
        <w:t>Params:</w:t>
      </w:r>
    </w:p>
    <w:p w:rsidR="006D663D" w:rsidRDefault="006D663D">
      <w:r>
        <w:t xml:space="preserve">Name Type Attribute Description msgbus </w:t>
      </w:r>
      <w:hyperlink r:id="rId680">
        <w:r>
          <w:rPr>
            <w:rStyle w:val="Hyperlink"/>
          </w:rPr>
          <w:t>MessageBus</w:t>
        </w:r>
      </w:hyperlink>
      <w:r>
        <w:t xml:space="preserve"> msgbus</w:t>
      </w:r>
    </w:p>
    <w:p w:rsidR="006D663D" w:rsidRDefault="006D663D">
      <w:pPr>
        <w:pStyle w:val="BodyText"/>
      </w:pPr>
      <w:proofErr w:type="gramStart"/>
      <w:r>
        <w:t>runtimeURL</w:t>
      </w:r>
      <w:proofErr w:type="gramEnd"/>
      <w:r>
        <w:t xml:space="preserve"> HypertyRuntimeURL runtimeURL</w:t>
      </w:r>
    </w:p>
    <w:p w:rsidR="006D663D" w:rsidRDefault="006D663D">
      <w:pPr>
        <w:pStyle w:val="BodyText"/>
      </w:pPr>
      <w:proofErr w:type="gramStart"/>
      <w:r>
        <w:t>appSandbox</w:t>
      </w:r>
      <w:proofErr w:type="gramEnd"/>
      <w:r>
        <w:t xml:space="preserve"> AppSandbox appSandbox</w:t>
      </w:r>
    </w:p>
    <w:p w:rsidR="006D663D" w:rsidRDefault="006D663D">
      <w:pPr>
        <w:pStyle w:val="BodyText"/>
      </w:pPr>
      <w:proofErr w:type="gramStart"/>
      <w:r>
        <w:t>remoteRegistry</w:t>
      </w:r>
      <w:proofErr w:type="gramEnd"/>
      <w:r>
        <w:t xml:space="preserve"> DomainURL remoteRegistry</w:t>
      </w:r>
    </w:p>
    <w:p w:rsidR="006D663D" w:rsidRDefault="006D663D" w:rsidP="006D663D">
      <w:pPr>
        <w:pStyle w:val="Heading2"/>
        <w:numPr>
          <w:ilvl w:val="2"/>
          <w:numId w:val="3"/>
        </w:numPr>
        <w:pBdr>
          <w:bottom w:val="none" w:sz="0" w:space="0" w:color="auto"/>
        </w:pBdr>
      </w:pPr>
      <w:bookmarkStart w:id="730" w:name="_Toc444286135"/>
      <w:r>
        <w:t>Public Members</w:t>
      </w:r>
      <w:bookmarkEnd w:id="730"/>
    </w:p>
    <w:p w:rsidR="006D663D" w:rsidRDefault="006D663D" w:rsidP="006D663D">
      <w:pPr>
        <w:pStyle w:val="Heading3"/>
        <w:numPr>
          <w:ilvl w:val="3"/>
          <w:numId w:val="3"/>
        </w:numPr>
        <w:pBdr>
          <w:bottom w:val="none" w:sz="0" w:space="0" w:color="auto"/>
        </w:pBdr>
      </w:pPr>
      <w:bookmarkStart w:id="731" w:name="instance-get-messageBus"/>
      <w:bookmarkStart w:id="732" w:name="_Toc444286136"/>
      <w:bookmarkEnd w:id="731"/>
      <w:proofErr w:type="gramStart"/>
      <w:r>
        <w:t>public</w:t>
      </w:r>
      <w:proofErr w:type="gramEnd"/>
      <w:r>
        <w:t xml:space="preserve"> get messageBus(messageBus: </w:t>
      </w:r>
      <w:hyperlink r:id="rId681">
        <w:r>
          <w:rPr>
            <w:rStyle w:val="Hyperlink"/>
          </w:rPr>
          <w:t>MessageBus</w:t>
        </w:r>
      </w:hyperlink>
      <w:r>
        <w:t xml:space="preserve">): *  </w:t>
      </w:r>
      <w:hyperlink r:id="rId682" w:anchor="lineNumber59">
        <w:r>
          <w:rPr>
            <w:rStyle w:val="Hyperlink"/>
          </w:rPr>
          <w:t>source</w:t>
        </w:r>
        <w:bookmarkEnd w:id="732"/>
      </w:hyperlink>
      <w:r>
        <w:t xml:space="preserve"> </w:t>
      </w:r>
    </w:p>
    <w:p w:rsidR="006D663D" w:rsidRDefault="006D663D">
      <w:proofErr w:type="gramStart"/>
      <w:r>
        <w:t>return</w:t>
      </w:r>
      <w:proofErr w:type="gramEnd"/>
      <w:r>
        <w:t xml:space="preserve"> the messageBus in this Registry</w:t>
      </w:r>
    </w:p>
    <w:p w:rsidR="006D663D" w:rsidRDefault="006D663D" w:rsidP="006D663D">
      <w:pPr>
        <w:pStyle w:val="Heading3"/>
        <w:numPr>
          <w:ilvl w:val="3"/>
          <w:numId w:val="3"/>
        </w:numPr>
        <w:pBdr>
          <w:bottom w:val="none" w:sz="0" w:space="0" w:color="auto"/>
        </w:pBdr>
      </w:pPr>
      <w:bookmarkStart w:id="733" w:name="instance-set-messageBus"/>
      <w:bookmarkStart w:id="734" w:name="_Toc444286137"/>
      <w:bookmarkEnd w:id="733"/>
      <w:proofErr w:type="gramStart"/>
      <w:r>
        <w:t>public</w:t>
      </w:r>
      <w:proofErr w:type="gramEnd"/>
      <w:r>
        <w:t xml:space="preserve"> set messageBus(messageBus: </w:t>
      </w:r>
      <w:hyperlink r:id="rId683">
        <w:r>
          <w:rPr>
            <w:rStyle w:val="Hyperlink"/>
          </w:rPr>
          <w:t>MessageBus</w:t>
        </w:r>
      </w:hyperlink>
      <w:r>
        <w:t xml:space="preserve">): *  </w:t>
      </w:r>
      <w:hyperlink r:id="rId684" w:anchor="lineNumber68">
        <w:r>
          <w:rPr>
            <w:rStyle w:val="Hyperlink"/>
          </w:rPr>
          <w:t>source</w:t>
        </w:r>
        <w:bookmarkEnd w:id="734"/>
      </w:hyperlink>
      <w:r>
        <w:t xml:space="preserve"> </w:t>
      </w:r>
    </w:p>
    <w:p w:rsidR="006D663D" w:rsidRDefault="006D663D">
      <w:r>
        <w:t>Set the messageBus in this Registry</w:t>
      </w:r>
    </w:p>
    <w:p w:rsidR="006D663D" w:rsidRDefault="006D663D" w:rsidP="006D663D">
      <w:pPr>
        <w:pStyle w:val="Heading2"/>
        <w:numPr>
          <w:ilvl w:val="2"/>
          <w:numId w:val="3"/>
        </w:numPr>
        <w:pBdr>
          <w:bottom w:val="none" w:sz="0" w:space="0" w:color="auto"/>
        </w:pBdr>
      </w:pPr>
      <w:bookmarkStart w:id="735" w:name="_Toc444286138"/>
      <w:r>
        <w:t>Public Methods</w:t>
      </w:r>
      <w:bookmarkEnd w:id="735"/>
    </w:p>
    <w:p w:rsidR="006D663D" w:rsidRDefault="006D663D" w:rsidP="006D663D">
      <w:pPr>
        <w:pStyle w:val="Heading3"/>
        <w:numPr>
          <w:ilvl w:val="3"/>
          <w:numId w:val="3"/>
        </w:numPr>
        <w:pBdr>
          <w:bottom w:val="none" w:sz="0" w:space="0" w:color="auto"/>
        </w:pBdr>
      </w:pPr>
      <w:bookmarkStart w:id="736" w:name="instance-method-discoverProtostub"/>
      <w:bookmarkStart w:id="737" w:name="_Toc444286139"/>
      <w:bookmarkEnd w:id="736"/>
      <w:proofErr w:type="gramStart"/>
      <w:r>
        <w:t>public</w:t>
      </w:r>
      <w:proofErr w:type="gramEnd"/>
      <w:r>
        <w:t xml:space="preserve"> discoverProtostub(DomainURL: DomainURL): RuntimeURL  </w:t>
      </w:r>
      <w:hyperlink r:id="rId685" w:anchor="lineNumber262">
        <w:r>
          <w:rPr>
            <w:rStyle w:val="Hyperlink"/>
          </w:rPr>
          <w:t>source</w:t>
        </w:r>
        <w:bookmarkEnd w:id="737"/>
      </w:hyperlink>
      <w:r>
        <w:t xml:space="preserve"> </w:t>
      </w:r>
    </w:p>
    <w:p w:rsidR="006D663D" w:rsidRDefault="006D663D">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(do we need something similar for Hyperties?).</w:t>
      </w:r>
    </w:p>
    <w:p w:rsidR="006D663D" w:rsidRDefault="006D663D" w:rsidP="006D663D">
      <w:pPr>
        <w:pStyle w:val="Heading4"/>
        <w:numPr>
          <w:ilvl w:val="4"/>
          <w:numId w:val="3"/>
        </w:numPr>
      </w:pPr>
      <w:r>
        <w:t>Params:</w:t>
      </w:r>
    </w:p>
    <w:p w:rsidR="006D663D" w:rsidRDefault="006D663D">
      <w:r>
        <w:t xml:space="preserve">Name Type Attribute Description DomainURL DomainURL </w:t>
      </w:r>
      <w:proofErr w:type="gramStart"/>
      <w:r>
        <w:t>url</w:t>
      </w:r>
      <w:proofErr w:type="gramEnd"/>
    </w:p>
    <w:p w:rsidR="006D663D" w:rsidRDefault="006D663D" w:rsidP="006D663D">
      <w:pPr>
        <w:pStyle w:val="Heading4"/>
        <w:numPr>
          <w:ilvl w:val="4"/>
          <w:numId w:val="3"/>
        </w:numPr>
      </w:pPr>
      <w:bookmarkStart w:id="738" w:name="return-48"/>
      <w:bookmarkEnd w:id="738"/>
      <w:r>
        <w:t>Return:</w:t>
      </w:r>
    </w:p>
    <w:tbl>
      <w:tblPr>
        <w:tblW w:w="5000" w:type="pct"/>
        <w:tblLook w:val="04A0"/>
      </w:tblPr>
      <w:tblGrid>
        <w:gridCol w:w="4643"/>
        <w:gridCol w:w="4644"/>
      </w:tblGrid>
      <w:tr w:rsidR="006D663D">
        <w:tc>
          <w:tcPr>
            <w:tcW w:w="0" w:type="auto"/>
          </w:tcPr>
          <w:p w:rsidR="006D663D" w:rsidRDefault="006D663D">
            <w:pPr>
              <w:jc w:val="left"/>
            </w:pPr>
            <w:r>
              <w:t>RuntimeURL</w:t>
            </w:r>
          </w:p>
        </w:tc>
        <w:tc>
          <w:tcPr>
            <w:tcW w:w="0" w:type="auto"/>
          </w:tcPr>
          <w:p w:rsidR="006D663D" w:rsidRDefault="006D663D">
            <w:pPr>
              <w:jc w:val="left"/>
            </w:pPr>
            <w:r>
              <w:t>RuntimeURL</w:t>
            </w:r>
          </w:p>
        </w:tc>
      </w:tr>
    </w:tbl>
    <w:p w:rsidR="006D663D" w:rsidRDefault="006D663D" w:rsidP="006D663D">
      <w:pPr>
        <w:pStyle w:val="Heading3"/>
        <w:numPr>
          <w:ilvl w:val="3"/>
          <w:numId w:val="3"/>
        </w:numPr>
        <w:pBdr>
          <w:bottom w:val="none" w:sz="0" w:space="0" w:color="auto"/>
        </w:pBdr>
      </w:pPr>
      <w:bookmarkStart w:id="739" w:name="instance-method-getAppSandbox"/>
      <w:bookmarkStart w:id="740" w:name="_Toc444286140"/>
      <w:bookmarkEnd w:id="739"/>
      <w:proofErr w:type="gramStart"/>
      <w:r>
        <w:lastRenderedPageBreak/>
        <w:t>public</w:t>
      </w:r>
      <w:proofErr w:type="gramEnd"/>
      <w:r>
        <w:t xml:space="preserve"> getAppSandbox(): *  </w:t>
      </w:r>
      <w:hyperlink r:id="rId686" w:anchor="lineNumber83">
        <w:r>
          <w:rPr>
            <w:rStyle w:val="Hyperlink"/>
          </w:rPr>
          <w:t>source</w:t>
        </w:r>
        <w:bookmarkEnd w:id="740"/>
      </w:hyperlink>
      <w:r>
        <w:t xml:space="preserve"> </w:t>
      </w:r>
    </w:p>
    <w:p w:rsidR="006D663D" w:rsidRDefault="006D663D">
      <w:r>
        <w:t>This function is used to return the sandbox instance where the Application is executing. It is assumed there is just one App per Runtime instance.</w:t>
      </w:r>
    </w:p>
    <w:p w:rsidR="006D663D" w:rsidRDefault="006D663D" w:rsidP="006D663D">
      <w:pPr>
        <w:pStyle w:val="Heading4"/>
        <w:numPr>
          <w:ilvl w:val="4"/>
          <w:numId w:val="3"/>
        </w:numPr>
      </w:pPr>
      <w:bookmarkStart w:id="741" w:name="return-49"/>
      <w:bookmarkEnd w:id="741"/>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42" w:name="instance-method-getSandbox"/>
      <w:bookmarkStart w:id="743" w:name="_Toc444286141"/>
      <w:bookmarkEnd w:id="742"/>
      <w:proofErr w:type="gramStart"/>
      <w:r>
        <w:t>public</w:t>
      </w:r>
      <w:proofErr w:type="gramEnd"/>
      <w:r>
        <w:t xml:space="preserve"> getSandbox(DomainURL: DomainURL): RuntimeSandbox  </w:t>
      </w:r>
      <w:hyperlink r:id="rId687" w:anchor="lineNumber394">
        <w:r>
          <w:rPr>
            <w:rStyle w:val="Hyperlink"/>
          </w:rPr>
          <w:t>source</w:t>
        </w:r>
        <w:bookmarkEnd w:id="743"/>
      </w:hyperlink>
      <w:r>
        <w:t xml:space="preserve"> </w:t>
      </w:r>
    </w:p>
    <w:p w:rsidR="006D663D" w:rsidRDefault="006D663D">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6D663D" w:rsidRDefault="006D663D" w:rsidP="006D663D">
      <w:pPr>
        <w:pStyle w:val="Heading4"/>
        <w:numPr>
          <w:ilvl w:val="4"/>
          <w:numId w:val="3"/>
        </w:numPr>
      </w:pPr>
      <w:r>
        <w:t>Params:</w:t>
      </w:r>
    </w:p>
    <w:p w:rsidR="006D663D" w:rsidRDefault="006D663D">
      <w:r>
        <w:t xml:space="preserve">Name Type Attribute Description DomainURL DomainURL </w:t>
      </w:r>
      <w:proofErr w:type="gramStart"/>
      <w:r>
        <w:t>url</w:t>
      </w:r>
      <w:proofErr w:type="gramEnd"/>
    </w:p>
    <w:p w:rsidR="006D663D" w:rsidRDefault="006D663D" w:rsidP="006D663D">
      <w:pPr>
        <w:pStyle w:val="Heading4"/>
        <w:numPr>
          <w:ilvl w:val="4"/>
          <w:numId w:val="3"/>
        </w:numPr>
      </w:pPr>
      <w:bookmarkStart w:id="744" w:name="return-50"/>
      <w:bookmarkEnd w:id="744"/>
      <w:r>
        <w:t>Return:</w:t>
      </w:r>
    </w:p>
    <w:tbl>
      <w:tblPr>
        <w:tblW w:w="5000" w:type="pct"/>
        <w:tblLook w:val="04A0"/>
      </w:tblPr>
      <w:tblGrid>
        <w:gridCol w:w="4643"/>
        <w:gridCol w:w="4644"/>
      </w:tblGrid>
      <w:tr w:rsidR="006D663D">
        <w:tc>
          <w:tcPr>
            <w:tcW w:w="0" w:type="auto"/>
          </w:tcPr>
          <w:p w:rsidR="006D663D" w:rsidRDefault="006D663D">
            <w:pPr>
              <w:jc w:val="left"/>
            </w:pPr>
            <w:r>
              <w:t>RuntimeSandbox</w:t>
            </w:r>
          </w:p>
        </w:tc>
        <w:tc>
          <w:tcPr>
            <w:tcW w:w="0" w:type="auto"/>
          </w:tcPr>
          <w:p w:rsidR="006D663D" w:rsidRDefault="006D663D">
            <w:pPr>
              <w:jc w:val="left"/>
            </w:pPr>
            <w:r>
              <w:t>RuntimeSandbox</w:t>
            </w:r>
          </w:p>
        </w:tc>
      </w:tr>
    </w:tbl>
    <w:p w:rsidR="006D663D" w:rsidRDefault="006D663D" w:rsidP="006D663D">
      <w:pPr>
        <w:pStyle w:val="Heading3"/>
        <w:numPr>
          <w:ilvl w:val="3"/>
          <w:numId w:val="3"/>
        </w:numPr>
        <w:pBdr>
          <w:bottom w:val="none" w:sz="0" w:space="0" w:color="auto"/>
        </w:pBdr>
      </w:pPr>
      <w:bookmarkStart w:id="745" w:name="instance-method-getUserHyperty"/>
      <w:bookmarkStart w:id="746" w:name="_Toc444286142"/>
      <w:bookmarkEnd w:id="745"/>
      <w:proofErr w:type="gramStart"/>
      <w:r>
        <w:t>public</w:t>
      </w:r>
      <w:proofErr w:type="gramEnd"/>
      <w:r>
        <w:t xml:space="preserve"> getUserHyperty(email: *): *  </w:t>
      </w:r>
      <w:hyperlink r:id="rId688" w:anchor="lineNumber91">
        <w:r>
          <w:rPr>
            <w:rStyle w:val="Hyperlink"/>
          </w:rPr>
          <w:t>source</w:t>
        </w:r>
        <w:bookmarkEnd w:id="746"/>
      </w:hyperlink>
      <w:r>
        <w:t xml:space="preserve"> </w:t>
      </w:r>
    </w:p>
    <w:p w:rsidR="006D663D" w:rsidRDefault="006D663D">
      <w:r>
        <w:t xml:space="preserve">Function to query the Domain registry, with </w:t>
      </w:r>
      <w:proofErr w:type="gramStart"/>
      <w:r>
        <w:t>an</w:t>
      </w:r>
      <w:proofErr w:type="gramEnd"/>
      <w:r>
        <w:t xml:space="preserve"> user email.</w:t>
      </w:r>
    </w:p>
    <w:p w:rsidR="006D663D" w:rsidRDefault="006D663D" w:rsidP="006D663D">
      <w:pPr>
        <w:pStyle w:val="Heading4"/>
        <w:numPr>
          <w:ilvl w:val="4"/>
          <w:numId w:val="3"/>
        </w:numPr>
      </w:pPr>
      <w:r>
        <w:t>Params:</w:t>
      </w:r>
    </w:p>
    <w:p w:rsidR="006D663D" w:rsidRDefault="006D663D">
      <w:r>
        <w:t>Name Type Attribute Description email *</w:t>
      </w:r>
    </w:p>
    <w:p w:rsidR="006D663D" w:rsidRDefault="006D663D" w:rsidP="006D663D">
      <w:pPr>
        <w:pStyle w:val="Heading4"/>
        <w:numPr>
          <w:ilvl w:val="4"/>
          <w:numId w:val="3"/>
        </w:numPr>
      </w:pPr>
      <w:bookmarkStart w:id="747" w:name="return-51"/>
      <w:bookmarkEnd w:id="74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48" w:name="instance-method-onEvent"/>
      <w:bookmarkStart w:id="749" w:name="_Toc444286143"/>
      <w:bookmarkEnd w:id="748"/>
      <w:proofErr w:type="gramStart"/>
      <w:r>
        <w:t>public</w:t>
      </w:r>
      <w:proofErr w:type="gramEnd"/>
      <w:r>
        <w:t xml:space="preserve"> onEvent()  </w:t>
      </w:r>
      <w:hyperlink r:id="rId689" w:anchor="lineNumber385">
        <w:r>
          <w:rPr>
            <w:rStyle w:val="Hyperlink"/>
          </w:rPr>
          <w:t>source</w:t>
        </w:r>
        <w:bookmarkEnd w:id="749"/>
      </w:hyperlink>
      <w:r>
        <w:t xml:space="preserve"> </w:t>
      </w:r>
    </w:p>
    <w:p w:rsidR="006D663D" w:rsidRDefault="006D663D">
      <w:r>
        <w:t>To receive status events from components registered in the Registry.</w:t>
      </w:r>
    </w:p>
    <w:p w:rsidR="006D663D" w:rsidRDefault="006D663D" w:rsidP="006D663D">
      <w:pPr>
        <w:pStyle w:val="Heading4"/>
        <w:numPr>
          <w:ilvl w:val="4"/>
          <w:numId w:val="3"/>
        </w:numPr>
      </w:pPr>
      <w:r>
        <w:t>Params:</w:t>
      </w:r>
    </w:p>
    <w:p w:rsidR="006D663D" w:rsidRDefault="006D663D">
      <w:r>
        <w:t>Name Type Attribute Description Message.Message Message.Message event</w:t>
      </w:r>
    </w:p>
    <w:p w:rsidR="006D663D" w:rsidRDefault="006D663D" w:rsidP="006D663D">
      <w:pPr>
        <w:pStyle w:val="Heading3"/>
        <w:numPr>
          <w:ilvl w:val="3"/>
          <w:numId w:val="3"/>
        </w:numPr>
        <w:pBdr>
          <w:bottom w:val="none" w:sz="0" w:space="0" w:color="auto"/>
        </w:pBdr>
      </w:pPr>
      <w:bookmarkStart w:id="750" w:name="_Toc444286144"/>
      <w:proofErr w:type="gramStart"/>
      <w:r>
        <w:t>public</w:t>
      </w:r>
      <w:proofErr w:type="gramEnd"/>
      <w:r>
        <w:t xml:space="preserve"> registerHyperty(sandbox: </w:t>
      </w:r>
      <w:hyperlink r:id="rId690">
        <w:r>
          <w:rPr>
            <w:rStyle w:val="Hyperlink"/>
          </w:rPr>
          <w:t>Sandbox</w:t>
        </w:r>
      </w:hyperlink>
      <w:r>
        <w:t xml:space="preserve">, HypertyCatalogueURL: HypertyCatalogueURL): HypertyURL  </w:t>
      </w:r>
      <w:hyperlink r:id="rId691" w:anchor="lineNumber148">
        <w:r>
          <w:rPr>
            <w:rStyle w:val="Hyperlink"/>
          </w:rPr>
          <w:t>source</w:t>
        </w:r>
        <w:bookmarkEnd w:id="750"/>
      </w:hyperlink>
      <w:r>
        <w:t xml:space="preserve"> </w:t>
      </w:r>
    </w:p>
    <w:p w:rsidR="006D663D" w:rsidRDefault="006D663D">
      <w:r>
        <w:t>To register a new Hyperty in the runtime which returns the HypertyURL allocated to the new Hyperty.</w:t>
      </w:r>
    </w:p>
    <w:p w:rsidR="006D663D" w:rsidRDefault="006D663D" w:rsidP="006D663D">
      <w:pPr>
        <w:pStyle w:val="Heading4"/>
        <w:numPr>
          <w:ilvl w:val="4"/>
          <w:numId w:val="3"/>
        </w:numPr>
      </w:pPr>
      <w:r>
        <w:t>Params:</w:t>
      </w:r>
    </w:p>
    <w:p w:rsidR="006D663D" w:rsidRDefault="006D663D">
      <w:r>
        <w:t xml:space="preserve">Name Type Attribute Description sandbox </w:t>
      </w:r>
      <w:hyperlink r:id="rId692">
        <w:r>
          <w:rPr>
            <w:rStyle w:val="Hyperlink"/>
          </w:rPr>
          <w:t>Sandbox</w:t>
        </w:r>
      </w:hyperlink>
      <w:r>
        <w:t xml:space="preserve"> sandbox</w:t>
      </w:r>
    </w:p>
    <w:p w:rsidR="006D663D" w:rsidRDefault="006D663D">
      <w:pPr>
        <w:pStyle w:val="BodyText"/>
      </w:pPr>
      <w:r>
        <w:t>HypertyCatalogueURL HypertyCatalogueURL descriptor</w:t>
      </w:r>
    </w:p>
    <w:p w:rsidR="006D663D" w:rsidRDefault="006D663D" w:rsidP="006D663D">
      <w:pPr>
        <w:pStyle w:val="Heading4"/>
        <w:numPr>
          <w:ilvl w:val="4"/>
          <w:numId w:val="3"/>
        </w:numPr>
      </w:pPr>
      <w:bookmarkStart w:id="751" w:name="return-52"/>
      <w:bookmarkEnd w:id="751"/>
      <w:r>
        <w:t>Return:</w:t>
      </w:r>
    </w:p>
    <w:tbl>
      <w:tblPr>
        <w:tblW w:w="5000" w:type="pct"/>
        <w:tblLook w:val="04A0"/>
      </w:tblPr>
      <w:tblGrid>
        <w:gridCol w:w="4643"/>
        <w:gridCol w:w="4644"/>
      </w:tblGrid>
      <w:tr w:rsidR="006D663D">
        <w:tc>
          <w:tcPr>
            <w:tcW w:w="0" w:type="auto"/>
          </w:tcPr>
          <w:p w:rsidR="006D663D" w:rsidRDefault="006D663D">
            <w:pPr>
              <w:jc w:val="left"/>
            </w:pPr>
            <w:r>
              <w:t>HypertyURL</w:t>
            </w:r>
          </w:p>
        </w:tc>
        <w:tc>
          <w:tcPr>
            <w:tcW w:w="0" w:type="auto"/>
          </w:tcPr>
          <w:p w:rsidR="006D663D" w:rsidRDefault="006D663D">
            <w:pPr>
              <w:jc w:val="left"/>
            </w:pPr>
            <w:r>
              <w:t>HypertyURL</w:t>
            </w:r>
          </w:p>
        </w:tc>
      </w:tr>
    </w:tbl>
    <w:p w:rsidR="006D663D" w:rsidRDefault="006D663D" w:rsidP="006D663D">
      <w:pPr>
        <w:pStyle w:val="Heading3"/>
        <w:numPr>
          <w:ilvl w:val="3"/>
          <w:numId w:val="3"/>
        </w:numPr>
        <w:pBdr>
          <w:bottom w:val="none" w:sz="0" w:space="0" w:color="auto"/>
        </w:pBdr>
      </w:pPr>
      <w:bookmarkStart w:id="752" w:name="instance-method-registerPEP"/>
      <w:bookmarkStart w:id="753" w:name="_Toc444286145"/>
      <w:bookmarkEnd w:id="752"/>
      <w:proofErr w:type="gramStart"/>
      <w:r>
        <w:lastRenderedPageBreak/>
        <w:t>public</w:t>
      </w:r>
      <w:proofErr w:type="gramEnd"/>
      <w:r>
        <w:t xml:space="preserve"> registerPEP(postMessage: Message.Message, HypertyURL: HypertyURL): HypertyRuntimeURL  </w:t>
      </w:r>
      <w:hyperlink r:id="rId693" w:anchor="lineNumber350">
        <w:r>
          <w:rPr>
            <w:rStyle w:val="Hyperlink"/>
          </w:rPr>
          <w:t>source</w:t>
        </w:r>
        <w:bookmarkEnd w:id="753"/>
      </w:hyperlink>
      <w:r>
        <w:t xml:space="preserve"> </w:t>
      </w:r>
    </w:p>
    <w:p w:rsidR="006D663D" w:rsidRDefault="006D663D">
      <w:r>
        <w:t>To register a new Policy Enforcer in the runtime including as input parameters the function to postMessage, the HypertyURL associated with the PEP, which returns the RuntimeURL allocated to the new Policy Enforcer component.</w:t>
      </w:r>
    </w:p>
    <w:p w:rsidR="006D663D" w:rsidRDefault="006D663D" w:rsidP="006D663D">
      <w:pPr>
        <w:pStyle w:val="Heading4"/>
        <w:numPr>
          <w:ilvl w:val="4"/>
          <w:numId w:val="3"/>
        </w:numPr>
      </w:pPr>
      <w:r>
        <w:t>Params:</w:t>
      </w:r>
    </w:p>
    <w:p w:rsidR="006D663D" w:rsidRDefault="006D663D">
      <w:r>
        <w:t>Name Type Attribute Description postMessage Message.Message postMessage</w:t>
      </w:r>
    </w:p>
    <w:p w:rsidR="006D663D" w:rsidRDefault="006D663D">
      <w:pPr>
        <w:pStyle w:val="BodyText"/>
      </w:pPr>
      <w:r>
        <w:t>HypertyURL HypertyURL hyperty</w:t>
      </w:r>
    </w:p>
    <w:p w:rsidR="006D663D" w:rsidRDefault="006D663D" w:rsidP="006D663D">
      <w:pPr>
        <w:pStyle w:val="Heading4"/>
        <w:numPr>
          <w:ilvl w:val="4"/>
          <w:numId w:val="3"/>
        </w:numPr>
      </w:pPr>
      <w:bookmarkStart w:id="754" w:name="return-53"/>
      <w:bookmarkEnd w:id="754"/>
      <w:r>
        <w:t>Return:</w:t>
      </w:r>
    </w:p>
    <w:tbl>
      <w:tblPr>
        <w:tblW w:w="5000" w:type="pct"/>
        <w:tblLook w:val="04A0"/>
      </w:tblPr>
      <w:tblGrid>
        <w:gridCol w:w="4643"/>
        <w:gridCol w:w="4644"/>
      </w:tblGrid>
      <w:tr w:rsidR="006D663D">
        <w:tc>
          <w:tcPr>
            <w:tcW w:w="0" w:type="auto"/>
          </w:tcPr>
          <w:p w:rsidR="006D663D" w:rsidRDefault="006D663D">
            <w:pPr>
              <w:jc w:val="left"/>
            </w:pPr>
            <w:r>
              <w:t>HypertyRuntimeURL</w:t>
            </w:r>
          </w:p>
        </w:tc>
        <w:tc>
          <w:tcPr>
            <w:tcW w:w="0" w:type="auto"/>
          </w:tcPr>
          <w:p w:rsidR="006D663D" w:rsidRDefault="006D663D">
            <w:pPr>
              <w:jc w:val="left"/>
            </w:pPr>
            <w:r>
              <w:t>HypertyRuntimeURL</w:t>
            </w:r>
          </w:p>
        </w:tc>
      </w:tr>
    </w:tbl>
    <w:p w:rsidR="006D663D" w:rsidRDefault="006D663D" w:rsidP="006D663D">
      <w:pPr>
        <w:pStyle w:val="Heading3"/>
        <w:numPr>
          <w:ilvl w:val="3"/>
          <w:numId w:val="3"/>
        </w:numPr>
        <w:pBdr>
          <w:bottom w:val="none" w:sz="0" w:space="0" w:color="auto"/>
        </w:pBdr>
      </w:pPr>
      <w:bookmarkStart w:id="755" w:name="instance-method-registerStub"/>
      <w:bookmarkStart w:id="756" w:name="_Toc444286146"/>
      <w:bookmarkEnd w:id="755"/>
      <w:proofErr w:type="gramStart"/>
      <w:r>
        <w:t>public</w:t>
      </w:r>
      <w:proofErr w:type="gramEnd"/>
      <w:r>
        <w:t xml:space="preserve"> registerStub(Sandbox: </w:t>
      </w:r>
      <w:hyperlink r:id="rId694">
        <w:r>
          <w:rPr>
            <w:rStyle w:val="Hyperlink"/>
          </w:rPr>
          <w:t>Sandbox</w:t>
        </w:r>
      </w:hyperlink>
      <w:r>
        <w:t xml:space="preserve">, DomainURL: DomainURL): RuntimeProtoStubURL  </w:t>
      </w:r>
      <w:hyperlink r:id="rId695" w:anchor="lineNumber285">
        <w:r>
          <w:rPr>
            <w:rStyle w:val="Hyperlink"/>
          </w:rPr>
          <w:t>source</w:t>
        </w:r>
        <w:bookmarkEnd w:id="756"/>
      </w:hyperlink>
      <w:r>
        <w:t xml:space="preserve"> </w:t>
      </w:r>
    </w:p>
    <w:p w:rsidR="006D663D" w:rsidRDefault="006D663D">
      <w:r>
        <w:t>To register a new Protocol Stub in the runtime including as input parameters the function to postMessage, the DomainURL that is connected with the stub, which returns the RuntimeURL allocated to the new ProtocolStub.</w:t>
      </w:r>
    </w:p>
    <w:p w:rsidR="006D663D" w:rsidRDefault="006D663D" w:rsidP="006D663D">
      <w:pPr>
        <w:pStyle w:val="Heading4"/>
        <w:numPr>
          <w:ilvl w:val="4"/>
          <w:numId w:val="3"/>
        </w:numPr>
      </w:pPr>
      <w:bookmarkStart w:id="757" w:name="params-7"/>
      <w:bookmarkEnd w:id="757"/>
      <w:r>
        <w:t>Params:</w:t>
      </w:r>
    </w:p>
    <w:p w:rsidR="006D663D" w:rsidRDefault="006D663D">
      <w:r>
        <w:t xml:space="preserve">Name Type Attribute Description Sandbox </w:t>
      </w:r>
      <w:hyperlink r:id="rId696">
        <w:r>
          <w:rPr>
            <w:rStyle w:val="Hyperlink"/>
          </w:rPr>
          <w:t>Sandbox</w:t>
        </w:r>
      </w:hyperlink>
      <w:r>
        <w:t xml:space="preserve"> DomainURL DomainURL service provider domain</w:t>
      </w:r>
    </w:p>
    <w:p w:rsidR="006D663D" w:rsidRDefault="006D663D" w:rsidP="006D663D">
      <w:pPr>
        <w:pStyle w:val="Heading4"/>
        <w:numPr>
          <w:ilvl w:val="4"/>
          <w:numId w:val="3"/>
        </w:numPr>
      </w:pPr>
      <w:bookmarkStart w:id="758" w:name="return-54"/>
      <w:bookmarkEnd w:id="758"/>
      <w:r>
        <w:t>Return:</w:t>
      </w:r>
    </w:p>
    <w:tbl>
      <w:tblPr>
        <w:tblW w:w="0" w:type="pct"/>
        <w:tblLook w:val="04A0"/>
      </w:tblPr>
      <w:tblGrid>
        <w:gridCol w:w="2232"/>
      </w:tblGrid>
      <w:tr w:rsidR="006D663D">
        <w:tc>
          <w:tcPr>
            <w:tcW w:w="0" w:type="auto"/>
          </w:tcPr>
          <w:p w:rsidR="006D663D" w:rsidRDefault="006D663D">
            <w:pPr>
              <w:jc w:val="left"/>
            </w:pPr>
            <w:r>
              <w:t>RuntimeProtoStubURL</w:t>
            </w:r>
          </w:p>
        </w:tc>
      </w:tr>
    </w:tbl>
    <w:p w:rsidR="006D663D" w:rsidRDefault="006D663D" w:rsidP="006D663D">
      <w:pPr>
        <w:pStyle w:val="Heading3"/>
        <w:numPr>
          <w:ilvl w:val="3"/>
          <w:numId w:val="3"/>
        </w:numPr>
        <w:pBdr>
          <w:bottom w:val="none" w:sz="0" w:space="0" w:color="auto"/>
        </w:pBdr>
      </w:pPr>
      <w:bookmarkStart w:id="759" w:name="instance-method-resolve"/>
      <w:bookmarkStart w:id="760" w:name="_Toc444286147"/>
      <w:bookmarkEnd w:id="759"/>
      <w:proofErr w:type="gramStart"/>
      <w:r>
        <w:t>public</w:t>
      </w:r>
      <w:proofErr w:type="gramEnd"/>
      <w:r>
        <w:t xml:space="preserve"> resolve(url: URL.URL): </w:t>
      </w:r>
      <w:hyperlink r:id="rId697">
        <w:r>
          <w:rPr>
            <w:rStyle w:val="Hyperlink"/>
          </w:rPr>
          <w:t>Promise</w:t>
        </w:r>
      </w:hyperlink>
      <w:r>
        <w:t xml:space="preserve">&lt;URL.URL&gt;  </w:t>
      </w:r>
      <w:hyperlink r:id="rId698" w:anchor="lineNumber439">
        <w:r>
          <w:rPr>
            <w:rStyle w:val="Hyperlink"/>
          </w:rPr>
          <w:t>source</w:t>
        </w:r>
        <w:bookmarkEnd w:id="760"/>
      </w:hyperlink>
      <w:r>
        <w:t xml:space="preserve"> </w:t>
      </w:r>
    </w:p>
    <w:p w:rsidR="006D663D" w:rsidRDefault="006D663D">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6D663D" w:rsidRDefault="006D663D" w:rsidP="006D663D">
      <w:pPr>
        <w:pStyle w:val="Heading4"/>
        <w:numPr>
          <w:ilvl w:val="4"/>
          <w:numId w:val="3"/>
        </w:numPr>
      </w:pPr>
      <w:bookmarkStart w:id="761" w:name="params-8"/>
      <w:bookmarkEnd w:id="761"/>
      <w:r>
        <w:t>Params:</w:t>
      </w:r>
    </w:p>
    <w:p w:rsidR="006D663D" w:rsidRDefault="006D663D">
      <w:r>
        <w:t xml:space="preserve">Name Type Attribute Description </w:t>
      </w:r>
      <w:proofErr w:type="gramStart"/>
      <w:r>
        <w:t>url</w:t>
      </w:r>
      <w:proofErr w:type="gramEnd"/>
      <w:r>
        <w:t xml:space="preserve"> URL.URL url</w:t>
      </w:r>
    </w:p>
    <w:p w:rsidR="006D663D" w:rsidRDefault="006D663D" w:rsidP="006D663D">
      <w:pPr>
        <w:pStyle w:val="Heading4"/>
        <w:numPr>
          <w:ilvl w:val="4"/>
          <w:numId w:val="3"/>
        </w:numPr>
      </w:pPr>
      <w:bookmarkStart w:id="762" w:name="return-55"/>
      <w:bookmarkEnd w:id="762"/>
      <w:r>
        <w:t>Return:</w:t>
      </w:r>
    </w:p>
    <w:tbl>
      <w:tblPr>
        <w:tblW w:w="5000" w:type="pct"/>
        <w:tblLook w:val="04A0"/>
      </w:tblPr>
      <w:tblGrid>
        <w:gridCol w:w="5365"/>
        <w:gridCol w:w="3922"/>
      </w:tblGrid>
      <w:tr w:rsidR="006D663D">
        <w:tc>
          <w:tcPr>
            <w:tcW w:w="0" w:type="auto"/>
          </w:tcPr>
          <w:p w:rsidR="006D663D" w:rsidRDefault="006D663D">
            <w:pPr>
              <w:jc w:val="left"/>
            </w:pPr>
            <w:hyperlink>
              <w:r>
                <w:rPr>
                  <w:rStyle w:val="Hyperlink"/>
                </w:rPr>
                <w:t>Promise</w:t>
              </w:r>
            </w:hyperlink>
            <w:r>
              <w:t>&lt;/s pan&gt;&lt;URL.URL&gt;</w:t>
            </w:r>
          </w:p>
        </w:tc>
        <w:tc>
          <w:tcPr>
            <w:tcW w:w="0" w:type="auto"/>
          </w:tcPr>
          <w:p w:rsidR="006D663D" w:rsidRDefault="006D663D">
            <w:pPr>
              <w:jc w:val="left"/>
            </w:pPr>
            <w:r>
              <w:t>Promise &lt;URL.URL&gt;</w:t>
            </w:r>
          </w:p>
        </w:tc>
      </w:tr>
    </w:tbl>
    <w:p w:rsidR="006D663D" w:rsidRDefault="006D663D" w:rsidP="006D663D">
      <w:pPr>
        <w:pStyle w:val="Heading3"/>
        <w:numPr>
          <w:ilvl w:val="3"/>
          <w:numId w:val="3"/>
        </w:numPr>
        <w:pBdr>
          <w:bottom w:val="none" w:sz="0" w:space="0" w:color="auto"/>
        </w:pBdr>
      </w:pPr>
      <w:bookmarkStart w:id="763" w:name="instance-method-unregisterHyperty"/>
      <w:bookmarkStart w:id="764" w:name="_Toc444286148"/>
      <w:bookmarkEnd w:id="763"/>
      <w:proofErr w:type="gramStart"/>
      <w:r>
        <w:t>public</w:t>
      </w:r>
      <w:proofErr w:type="gramEnd"/>
      <w:r>
        <w:t xml:space="preserve"> unregisterHyperty(HypertyURL: HypertyURL): *  </w:t>
      </w:r>
      <w:hyperlink r:id="rId699" w:anchor="lineNumber229">
        <w:r>
          <w:rPr>
            <w:rStyle w:val="Hyperlink"/>
          </w:rPr>
          <w:t>source</w:t>
        </w:r>
        <w:bookmarkEnd w:id="764"/>
      </w:hyperlink>
      <w:r>
        <w:t xml:space="preserve"> </w:t>
      </w:r>
    </w:p>
    <w:p w:rsidR="006D663D" w:rsidRDefault="006D663D">
      <w:r>
        <w:t>To unregister a previously registered Hyperty</w:t>
      </w:r>
    </w:p>
    <w:p w:rsidR="006D663D" w:rsidRDefault="006D663D" w:rsidP="006D663D">
      <w:pPr>
        <w:pStyle w:val="Heading4"/>
        <w:numPr>
          <w:ilvl w:val="4"/>
          <w:numId w:val="3"/>
        </w:numPr>
      </w:pPr>
      <w:bookmarkStart w:id="765" w:name="params-9"/>
      <w:bookmarkEnd w:id="765"/>
      <w:r>
        <w:t>Params:</w:t>
      </w:r>
    </w:p>
    <w:p w:rsidR="006D663D" w:rsidRDefault="006D663D">
      <w:r>
        <w:t xml:space="preserve">Name Type Attribute Description HypertyURL HypertyURL </w:t>
      </w:r>
      <w:proofErr w:type="gramStart"/>
      <w:r>
        <w:t>url</w:t>
      </w:r>
      <w:proofErr w:type="gramEnd"/>
      <w:r>
        <w:t xml:space="preserve"> url</w:t>
      </w:r>
    </w:p>
    <w:p w:rsidR="006D663D" w:rsidRDefault="006D663D" w:rsidP="006D663D">
      <w:pPr>
        <w:pStyle w:val="Heading4"/>
        <w:numPr>
          <w:ilvl w:val="4"/>
          <w:numId w:val="3"/>
        </w:numPr>
      </w:pPr>
      <w:bookmarkStart w:id="766" w:name="return-56"/>
      <w:bookmarkEnd w:id="766"/>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67" w:name="instance-method-unregisterPEP"/>
      <w:bookmarkStart w:id="768" w:name="_Toc444286149"/>
      <w:bookmarkEnd w:id="767"/>
      <w:proofErr w:type="gramStart"/>
      <w:r>
        <w:lastRenderedPageBreak/>
        <w:t>public</w:t>
      </w:r>
      <w:proofErr w:type="gramEnd"/>
      <w:r>
        <w:t xml:space="preserve"> unregisterPEP(HypertyRuntimeURL: HypertyRuntimeURL): *  </w:t>
      </w:r>
      <w:hyperlink r:id="rId700" w:anchor="lineNumber365">
        <w:r>
          <w:rPr>
            <w:rStyle w:val="Hyperlink"/>
          </w:rPr>
          <w:t>source</w:t>
        </w:r>
        <w:bookmarkEnd w:id="768"/>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769" w:name="params-10"/>
      <w:bookmarkEnd w:id="769"/>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770" w:name="return-57"/>
      <w:bookmarkEnd w:id="770"/>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771" w:name="instance-method-unregisterStub"/>
      <w:bookmarkStart w:id="772" w:name="_Toc444286150"/>
      <w:bookmarkEnd w:id="771"/>
      <w:proofErr w:type="gramStart"/>
      <w:r>
        <w:t>public</w:t>
      </w:r>
      <w:proofErr w:type="gramEnd"/>
      <w:r>
        <w:t xml:space="preserve"> unregisterStub(HypertyRuntimeURL: HypertyRuntimeURL): *  </w:t>
      </w:r>
      <w:hyperlink r:id="rId701" w:anchor="lineNumber326">
        <w:r>
          <w:rPr>
            <w:rStyle w:val="Hyperlink"/>
          </w:rPr>
          <w:t>source</w:t>
        </w:r>
        <w:bookmarkEnd w:id="772"/>
      </w:hyperlink>
      <w:r>
        <w:t xml:space="preserve"> </w:t>
      </w:r>
    </w:p>
    <w:p w:rsidR="006D663D" w:rsidRDefault="006D663D">
      <w:r>
        <w:t>To unregister a previously registered protocol stub</w:t>
      </w:r>
    </w:p>
    <w:p w:rsidR="006D663D" w:rsidRDefault="006D663D" w:rsidP="006D663D">
      <w:pPr>
        <w:pStyle w:val="Heading4"/>
        <w:numPr>
          <w:ilvl w:val="4"/>
          <w:numId w:val="3"/>
        </w:numPr>
      </w:pPr>
      <w:bookmarkStart w:id="773" w:name="params-11"/>
      <w:bookmarkEnd w:id="773"/>
      <w:r>
        <w:t>Params:</w:t>
      </w:r>
    </w:p>
    <w:p w:rsidR="006D663D" w:rsidRDefault="006D663D">
      <w:r>
        <w:t>Name Type Attribute Description HypertyRuntimeURL HypertyRuntimeURL hypertyRuntimeURL</w:t>
      </w:r>
    </w:p>
    <w:p w:rsidR="006D663D" w:rsidRDefault="006D663D" w:rsidP="006D663D">
      <w:pPr>
        <w:pStyle w:val="Heading4"/>
        <w:numPr>
          <w:ilvl w:val="4"/>
          <w:numId w:val="3"/>
        </w:numPr>
      </w:pPr>
      <w:bookmarkStart w:id="774" w:name="return-58"/>
      <w:bookmarkEnd w:id="774"/>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pPr>
        <w:pStyle w:val="BodyText"/>
      </w:pPr>
      <w:r>
        <w:t xml:space="preserve">Generated by </w:t>
      </w:r>
      <w:hyperlink r:id="rId702">
        <w:proofErr w:type="gramStart"/>
        <w:r>
          <w:rPr>
            <w:rStyle w:val="Hyperlink"/>
          </w:rPr>
          <w:t>ESDoc(</w:t>
        </w:r>
        <w:proofErr w:type="gramEnd"/>
        <w:r>
          <w:rPr>
            <w:rStyle w:val="Hyperlink"/>
          </w:rPr>
          <w:t>0.4.5)</w:t>
        </w:r>
      </w:hyperlink>
      <w:r>
        <w:t xml:space="preserve"> </w:t>
      </w:r>
      <w:hyperlink r:id="rId703"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75" w:name="registrydatamodel"/>
      <w:bookmarkStart w:id="776" w:name="_Toc444286151"/>
      <w:bookmarkEnd w:id="775"/>
      <w:r>
        <w:t>RegistryDataModel</w:t>
      </w:r>
      <w:bookmarkEnd w:id="776"/>
    </w:p>
    <w:p w:rsidR="006D663D" w:rsidRDefault="006D663D" w:rsidP="006D663D">
      <w:pPr>
        <w:pStyle w:val="Heading4"/>
        <w:numPr>
          <w:ilvl w:val="4"/>
          <w:numId w:val="3"/>
        </w:numPr>
      </w:pPr>
      <w:bookmarkStart w:id="777" w:name="direct-subclass-3"/>
      <w:bookmarkEnd w:id="777"/>
      <w:r>
        <w:t>Direct Subclass:</w:t>
      </w:r>
    </w:p>
    <w:p w:rsidR="006D663D" w:rsidRDefault="006D663D">
      <w:hyperlink r:id="rId704">
        <w:r>
          <w:rPr>
            <w:rStyle w:val="Hyperlink"/>
          </w:rPr>
          <w:t>HypertyInstance</w:t>
        </w:r>
      </w:hyperlink>
    </w:p>
    <w:p w:rsidR="006D663D" w:rsidRDefault="006D663D">
      <w:pPr>
        <w:pStyle w:val="BodyText"/>
      </w:pPr>
      <w:r>
        <w:t>@author: Gil Dias (gil.dias@tecnico.ulisboa.pt) Registry Data Model includes all Objects to be handled by the Registry functionality including</w:t>
      </w:r>
    </w:p>
    <w:p w:rsidR="006D663D" w:rsidRDefault="006D663D" w:rsidP="006D663D">
      <w:pPr>
        <w:pStyle w:val="Heading2"/>
        <w:numPr>
          <w:ilvl w:val="2"/>
          <w:numId w:val="3"/>
        </w:numPr>
        <w:pBdr>
          <w:bottom w:val="none" w:sz="0" w:space="0" w:color="auto"/>
        </w:pBdr>
      </w:pPr>
      <w:bookmarkStart w:id="778" w:name="constructor-summary-16"/>
      <w:bookmarkStart w:id="779" w:name="_Toc444286152"/>
      <w:bookmarkEnd w:id="778"/>
      <w:r>
        <w:t>Constructor Summary</w:t>
      </w:r>
      <w:bookmarkEnd w:id="779"/>
    </w:p>
    <w:p w:rsidR="006D663D" w:rsidRDefault="006D663D">
      <w:r>
        <w:t xml:space="preserve">Public Constructor public </w:t>
      </w:r>
    </w:p>
    <w:p w:rsidR="006D663D" w:rsidRDefault="006D663D">
      <w:pPr>
        <w:pStyle w:val="BodyText"/>
      </w:pPr>
      <w:hyperlink r:id="rId705" w:anchor="instance-constructor-constructor">
        <w:proofErr w:type="gramStart"/>
        <w:r>
          <w:rPr>
            <w:rStyle w:val="Hyperlink"/>
          </w:rPr>
          <w:t>constructor</w:t>
        </w:r>
        <w:proofErr w:type="gramEnd"/>
      </w:hyperlink>
      <w:r>
        <w:t>(id: *, url: *, descriptor: *, startingTime: *, lastModified: *, status: *, stubs: *, stubsConfiguration: *)</w:t>
      </w:r>
    </w:p>
    <w:p w:rsidR="006D663D" w:rsidRDefault="006D663D" w:rsidP="006D663D">
      <w:pPr>
        <w:pStyle w:val="Heading2"/>
        <w:numPr>
          <w:ilvl w:val="2"/>
          <w:numId w:val="3"/>
        </w:numPr>
        <w:pBdr>
          <w:bottom w:val="none" w:sz="0" w:space="0" w:color="auto"/>
        </w:pBdr>
      </w:pPr>
      <w:bookmarkStart w:id="780" w:name="member-summary-9"/>
      <w:bookmarkStart w:id="781" w:name="_Toc444286153"/>
      <w:bookmarkEnd w:id="780"/>
      <w:r>
        <w:t>Member Summary</w:t>
      </w:r>
      <w:bookmarkEnd w:id="781"/>
    </w:p>
    <w:p w:rsidR="006D663D" w:rsidRDefault="006D663D">
      <w:r>
        <w:t xml:space="preserve">Public Members public get </w:t>
      </w:r>
    </w:p>
    <w:p w:rsidR="006D663D" w:rsidRDefault="006D663D">
      <w:pPr>
        <w:pStyle w:val="BodyText"/>
      </w:pPr>
      <w:hyperlink r:id="rId706" w:anchor="instance-get-descriptor">
        <w:proofErr w:type="gramStart"/>
        <w:r>
          <w:rPr>
            <w:rStyle w:val="Hyperlink"/>
          </w:rPr>
          <w:t>descriptor</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707" w:anchor="instance-get-id">
        <w:proofErr w:type="gramStart"/>
        <w:r>
          <w:rPr>
            <w:rStyle w:val="Hyperlink"/>
          </w:rPr>
          <w:t>id</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708" w:anchor="instance-get-url">
        <w:proofErr w:type="gramStart"/>
        <w:r>
          <w:rPr>
            <w:rStyle w:val="Hyperlink"/>
          </w:rPr>
          <w:t>url</w:t>
        </w:r>
        <w:proofErr w:type="gramEnd"/>
      </w:hyperlink>
      <w:r>
        <w:t>: *</w:t>
      </w:r>
    </w:p>
    <w:p w:rsidR="006D663D" w:rsidRDefault="006D663D" w:rsidP="006D663D">
      <w:pPr>
        <w:pStyle w:val="Heading2"/>
        <w:numPr>
          <w:ilvl w:val="2"/>
          <w:numId w:val="3"/>
        </w:numPr>
        <w:pBdr>
          <w:bottom w:val="none" w:sz="0" w:space="0" w:color="auto"/>
        </w:pBdr>
      </w:pPr>
      <w:bookmarkStart w:id="782" w:name="_Toc444286154"/>
      <w:r>
        <w:lastRenderedPageBreak/>
        <w:t>Public Constructors</w:t>
      </w:r>
      <w:bookmarkEnd w:id="782"/>
    </w:p>
    <w:p w:rsidR="006D663D" w:rsidRDefault="006D663D" w:rsidP="006D663D">
      <w:pPr>
        <w:pStyle w:val="Heading3"/>
        <w:numPr>
          <w:ilvl w:val="3"/>
          <w:numId w:val="3"/>
        </w:numPr>
        <w:pBdr>
          <w:bottom w:val="none" w:sz="0" w:space="0" w:color="auto"/>
        </w:pBdr>
      </w:pPr>
      <w:bookmarkStart w:id="783" w:name="_Toc444286155"/>
      <w:proofErr w:type="gramStart"/>
      <w:r>
        <w:t>public</w:t>
      </w:r>
      <w:proofErr w:type="gramEnd"/>
      <w:r>
        <w:t xml:space="preserve"> constructor(id: *, url: *, descriptor: *, startingTime: *, lastModified: *, status: *, stubs: *, stubsConfiguration: *)  </w:t>
      </w:r>
      <w:hyperlink r:id="rId709" w:anchor="lineNumber7">
        <w:r>
          <w:rPr>
            <w:rStyle w:val="Hyperlink"/>
          </w:rPr>
          <w:t>source</w:t>
        </w:r>
        <w:bookmarkEnd w:id="783"/>
      </w:hyperlink>
      <w:r>
        <w:t xml:space="preserve"> </w:t>
      </w:r>
    </w:p>
    <w:p w:rsidR="006D663D" w:rsidRDefault="006D663D" w:rsidP="006D663D">
      <w:pPr>
        <w:pStyle w:val="Heading4"/>
        <w:numPr>
          <w:ilvl w:val="4"/>
          <w:numId w:val="3"/>
        </w:numPr>
      </w:pPr>
      <w:r>
        <w:t>Params:</w:t>
      </w:r>
    </w:p>
    <w:p w:rsidR="006D663D" w:rsidRDefault="006D663D">
      <w:r>
        <w:t xml:space="preserve">Name Type Attribute Description id * </w:t>
      </w:r>
      <w:proofErr w:type="gramStart"/>
      <w:r>
        <w:t>url</w:t>
      </w:r>
      <w:proofErr w:type="gramEnd"/>
      <w:r>
        <w:t xml:space="preserve"> * descriptor * startingTime * lastModified * status * stubs * stubsConfiguration *</w:t>
      </w:r>
    </w:p>
    <w:p w:rsidR="006D663D" w:rsidRDefault="006D663D" w:rsidP="006D663D">
      <w:pPr>
        <w:pStyle w:val="Heading2"/>
        <w:numPr>
          <w:ilvl w:val="2"/>
          <w:numId w:val="3"/>
        </w:numPr>
        <w:pBdr>
          <w:bottom w:val="none" w:sz="0" w:space="0" w:color="auto"/>
        </w:pBdr>
      </w:pPr>
      <w:bookmarkStart w:id="784" w:name="_Toc444286156"/>
      <w:r>
        <w:t>Public Members</w:t>
      </w:r>
      <w:bookmarkEnd w:id="784"/>
    </w:p>
    <w:p w:rsidR="006D663D" w:rsidRDefault="006D663D" w:rsidP="006D663D">
      <w:pPr>
        <w:pStyle w:val="Heading3"/>
        <w:numPr>
          <w:ilvl w:val="3"/>
          <w:numId w:val="3"/>
        </w:numPr>
        <w:pBdr>
          <w:bottom w:val="none" w:sz="0" w:space="0" w:color="auto"/>
        </w:pBdr>
      </w:pPr>
      <w:bookmarkStart w:id="785" w:name="instance-get-descriptor"/>
      <w:bookmarkStart w:id="786" w:name="_Toc444286157"/>
      <w:bookmarkEnd w:id="785"/>
      <w:proofErr w:type="gramStart"/>
      <w:r>
        <w:t>public</w:t>
      </w:r>
      <w:proofErr w:type="gramEnd"/>
      <w:r>
        <w:t xml:space="preserve"> get descriptor: *  </w:t>
      </w:r>
      <w:hyperlink r:id="rId710" w:anchor="lineNumber30">
        <w:r>
          <w:rPr>
            <w:rStyle w:val="Hyperlink"/>
          </w:rPr>
          <w:t>source</w:t>
        </w:r>
        <w:bookmarkEnd w:id="786"/>
      </w:hyperlink>
      <w:r>
        <w:t xml:space="preserve"> </w:t>
      </w:r>
    </w:p>
    <w:p w:rsidR="006D663D" w:rsidRDefault="006D663D" w:rsidP="006D663D">
      <w:pPr>
        <w:pStyle w:val="Heading3"/>
        <w:numPr>
          <w:ilvl w:val="3"/>
          <w:numId w:val="3"/>
        </w:numPr>
        <w:pBdr>
          <w:bottom w:val="none" w:sz="0" w:space="0" w:color="auto"/>
        </w:pBdr>
      </w:pPr>
      <w:bookmarkStart w:id="787" w:name="instance-get-id"/>
      <w:bookmarkStart w:id="788" w:name="_Toc444286158"/>
      <w:bookmarkEnd w:id="787"/>
      <w:proofErr w:type="gramStart"/>
      <w:r>
        <w:t>public</w:t>
      </w:r>
      <w:proofErr w:type="gramEnd"/>
      <w:r>
        <w:t xml:space="preserve"> get id: *  </w:t>
      </w:r>
      <w:hyperlink r:id="rId711" w:anchor="lineNumber20">
        <w:r>
          <w:rPr>
            <w:rStyle w:val="Hyperlink"/>
          </w:rPr>
          <w:t>source</w:t>
        </w:r>
        <w:bookmarkEnd w:id="788"/>
      </w:hyperlink>
      <w:r>
        <w:t xml:space="preserve"> </w:t>
      </w:r>
    </w:p>
    <w:p w:rsidR="006D663D" w:rsidRDefault="006D663D" w:rsidP="006D663D">
      <w:pPr>
        <w:pStyle w:val="Heading3"/>
        <w:numPr>
          <w:ilvl w:val="3"/>
          <w:numId w:val="3"/>
        </w:numPr>
        <w:pBdr>
          <w:bottom w:val="none" w:sz="0" w:space="0" w:color="auto"/>
        </w:pBdr>
      </w:pPr>
      <w:bookmarkStart w:id="789" w:name="_Toc444286159"/>
      <w:proofErr w:type="gramStart"/>
      <w:r>
        <w:t>public</w:t>
      </w:r>
      <w:proofErr w:type="gramEnd"/>
      <w:r>
        <w:t xml:space="preserve"> get url: *  </w:t>
      </w:r>
      <w:hyperlink r:id="rId712" w:anchor="lineNumber25">
        <w:r>
          <w:rPr>
            <w:rStyle w:val="Hyperlink"/>
          </w:rPr>
          <w:t>source</w:t>
        </w:r>
        <w:bookmarkEnd w:id="789"/>
      </w:hyperlink>
      <w:r>
        <w:t xml:space="preserve"> </w:t>
      </w:r>
    </w:p>
    <w:p w:rsidR="006D663D" w:rsidRDefault="006D663D">
      <w:r>
        <w:t xml:space="preserve">Generated by </w:t>
      </w:r>
      <w:hyperlink r:id="rId713">
        <w:proofErr w:type="gramStart"/>
        <w:r>
          <w:rPr>
            <w:rStyle w:val="Hyperlink"/>
          </w:rPr>
          <w:t>ESDoc(</w:t>
        </w:r>
        <w:proofErr w:type="gramEnd"/>
        <w:r>
          <w:rPr>
            <w:rStyle w:val="Hyperlink"/>
          </w:rPr>
          <w:t>0.4.5)</w:t>
        </w:r>
      </w:hyperlink>
      <w:r>
        <w:t xml:space="preserve"> </w:t>
      </w:r>
      <w:hyperlink r:id="rId714" w:anchor="lineNumber4">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790" w:name="_Toc444286160"/>
      <w:r>
        <w:t>RuntimeCatalogue</w:t>
      </w:r>
      <w:bookmarkEnd w:id="790"/>
    </w:p>
    <w:p w:rsidR="006D663D" w:rsidRDefault="006D663D" w:rsidP="006D663D">
      <w:pPr>
        <w:pStyle w:val="Heading2"/>
        <w:numPr>
          <w:ilvl w:val="2"/>
          <w:numId w:val="3"/>
        </w:numPr>
        <w:pBdr>
          <w:bottom w:val="none" w:sz="0" w:space="0" w:color="auto"/>
        </w:pBdr>
      </w:pPr>
      <w:bookmarkStart w:id="791" w:name="constructor-summary-17"/>
      <w:bookmarkStart w:id="792" w:name="_Toc444286161"/>
      <w:bookmarkEnd w:id="791"/>
      <w:r>
        <w:t>Constructor Summary</w:t>
      </w:r>
      <w:bookmarkEnd w:id="792"/>
    </w:p>
    <w:p w:rsidR="006D663D" w:rsidRDefault="006D663D">
      <w:r>
        <w:t xml:space="preserve">Public Constructor public </w:t>
      </w:r>
    </w:p>
    <w:p w:rsidR="006D663D" w:rsidRDefault="006D663D">
      <w:pPr>
        <w:pStyle w:val="BodyText"/>
      </w:pPr>
      <w:hyperlink r:id="rId715" w:anchor="instance-constructor-constructor">
        <w:proofErr w:type="gramStart"/>
        <w:r>
          <w:rPr>
            <w:rStyle w:val="Hyperlink"/>
          </w:rPr>
          <w:t>constructor</w:t>
        </w:r>
        <w:proofErr w:type="gramEnd"/>
      </w:hyperlink>
    </w:p>
    <w:p w:rsidR="006D663D" w:rsidRDefault="006D663D" w:rsidP="006D663D">
      <w:pPr>
        <w:pStyle w:val="Heading2"/>
        <w:numPr>
          <w:ilvl w:val="2"/>
          <w:numId w:val="3"/>
        </w:numPr>
        <w:pBdr>
          <w:bottom w:val="none" w:sz="0" w:space="0" w:color="auto"/>
        </w:pBdr>
      </w:pPr>
      <w:bookmarkStart w:id="793" w:name="member-summary-10"/>
      <w:bookmarkStart w:id="794" w:name="_Toc444286162"/>
      <w:bookmarkEnd w:id="793"/>
      <w:r>
        <w:t>Member Summary</w:t>
      </w:r>
      <w:bookmarkEnd w:id="794"/>
    </w:p>
    <w:p w:rsidR="006D663D" w:rsidRDefault="006D663D">
      <w:r>
        <w:t xml:space="preserve">Public Members public set </w:t>
      </w:r>
    </w:p>
    <w:p w:rsidR="006D663D" w:rsidRDefault="006D663D">
      <w:pPr>
        <w:pStyle w:val="BodyText"/>
      </w:pPr>
      <w:hyperlink r:id="rId716" w:anchor="instance-set-runtimeURL">
        <w:proofErr w:type="gramStart"/>
        <w:r>
          <w:rPr>
            <w:rStyle w:val="Hyperlink"/>
          </w:rPr>
          <w:t>runtimeURL</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717" w:anchor="instance-get-runtimeURL">
        <w:proofErr w:type="gramStart"/>
        <w:r>
          <w:rPr>
            <w:rStyle w:val="Hyperlink"/>
          </w:rPr>
          <w:t>runtimeURL</w:t>
        </w:r>
        <w:proofErr w:type="gramEnd"/>
      </w:hyperlink>
      <w:r>
        <w:t>: *</w:t>
      </w:r>
    </w:p>
    <w:p w:rsidR="006D663D" w:rsidRDefault="006D663D" w:rsidP="006D663D">
      <w:pPr>
        <w:pStyle w:val="Heading2"/>
        <w:numPr>
          <w:ilvl w:val="2"/>
          <w:numId w:val="3"/>
        </w:numPr>
        <w:pBdr>
          <w:bottom w:val="none" w:sz="0" w:space="0" w:color="auto"/>
        </w:pBdr>
      </w:pPr>
      <w:bookmarkStart w:id="795" w:name="method-summary-15"/>
      <w:bookmarkStart w:id="796" w:name="_Toc444286163"/>
      <w:bookmarkEnd w:id="795"/>
      <w:r>
        <w:t>Method Summary</w:t>
      </w:r>
      <w:bookmarkEnd w:id="796"/>
    </w:p>
    <w:p w:rsidR="006D663D" w:rsidRDefault="006D663D">
      <w:r>
        <w:t xml:space="preserve">Public Methods public </w:t>
      </w:r>
    </w:p>
    <w:p w:rsidR="006D663D" w:rsidRDefault="006D663D">
      <w:pPr>
        <w:pStyle w:val="BodyText"/>
      </w:pPr>
      <w:hyperlink r:id="rId718" w:anchor="instance-method-getDataSchemaDescriptor">
        <w:proofErr w:type="gramStart"/>
        <w:r>
          <w:rPr>
            <w:rStyle w:val="Hyperlink"/>
          </w:rPr>
          <w:t>getDataSchemaDescriptor</w:t>
        </w:r>
        <w:proofErr w:type="gramEnd"/>
      </w:hyperlink>
      <w:r>
        <w:t xml:space="preserve">(dataSchemaURL: *): </w:t>
      </w:r>
      <w:hyperlink r:id="rId719">
        <w:r>
          <w:rPr>
            <w:rStyle w:val="Hyperlink"/>
          </w:rPr>
          <w:t>Promise</w:t>
        </w:r>
      </w:hyperlink>
    </w:p>
    <w:p w:rsidR="006D663D" w:rsidRDefault="006D663D">
      <w:pPr>
        <w:pStyle w:val="BodyText"/>
      </w:pPr>
      <w:r>
        <w:t>Get DataSchemaDescriptor</w:t>
      </w:r>
    </w:p>
    <w:p w:rsidR="006D663D" w:rsidRDefault="006D663D">
      <w:proofErr w:type="gramStart"/>
      <w:r>
        <w:t>public</w:t>
      </w:r>
      <w:proofErr w:type="gramEnd"/>
      <w:r>
        <w:t xml:space="preserve"> </w:t>
      </w:r>
    </w:p>
    <w:p w:rsidR="006D663D" w:rsidRDefault="006D663D">
      <w:pPr>
        <w:pStyle w:val="BodyText"/>
      </w:pPr>
      <w:hyperlink r:id="rId720" w:anchor="instance-method-getHypertyDescriptor">
        <w:proofErr w:type="gramStart"/>
        <w:r>
          <w:rPr>
            <w:rStyle w:val="Hyperlink"/>
          </w:rPr>
          <w:t>getHypertyDescriptor</w:t>
        </w:r>
        <w:proofErr w:type="gramEnd"/>
      </w:hyperlink>
      <w:r>
        <w:t xml:space="preserve">(hypertyURL: *): </w:t>
      </w:r>
      <w:hyperlink r:id="rId721">
        <w:r>
          <w:rPr>
            <w:rStyle w:val="Hyperlink"/>
          </w:rPr>
          <w:t>Promise</w:t>
        </w:r>
      </w:hyperlink>
    </w:p>
    <w:p w:rsidR="006D663D" w:rsidRDefault="006D663D">
      <w:pPr>
        <w:pStyle w:val="BodyText"/>
      </w:pPr>
      <w:r>
        <w:t>Get HypertyDescriptor</w:t>
      </w:r>
    </w:p>
    <w:p w:rsidR="006D663D" w:rsidRDefault="006D663D">
      <w:proofErr w:type="gramStart"/>
      <w:r>
        <w:t>public</w:t>
      </w:r>
      <w:proofErr w:type="gramEnd"/>
      <w:r>
        <w:t xml:space="preserve"> </w:t>
      </w:r>
    </w:p>
    <w:p w:rsidR="006D663D" w:rsidRDefault="006D663D">
      <w:pPr>
        <w:pStyle w:val="BodyText"/>
      </w:pPr>
      <w:hyperlink r:id="rId722" w:anchor="instance-method-getHypertyRuntimeURL">
        <w:proofErr w:type="gramStart"/>
        <w:r>
          <w:rPr>
            <w:rStyle w:val="Hyperlink"/>
          </w:rPr>
          <w:t>getHypertyRuntimeURL</w:t>
        </w:r>
        <w:proofErr w:type="gramEnd"/>
      </w:hyperlink>
      <w:r>
        <w:t>(): *</w:t>
      </w:r>
    </w:p>
    <w:p w:rsidR="006D663D" w:rsidRDefault="006D663D">
      <w:pPr>
        <w:pStyle w:val="BodyText"/>
      </w:pPr>
      <w:r>
        <w:t>Get hypertyRuntimeURL</w:t>
      </w:r>
    </w:p>
    <w:p w:rsidR="006D663D" w:rsidRDefault="006D663D">
      <w:proofErr w:type="gramStart"/>
      <w:r>
        <w:t>public</w:t>
      </w:r>
      <w:proofErr w:type="gramEnd"/>
      <w:r>
        <w:t xml:space="preserve"> </w:t>
      </w:r>
    </w:p>
    <w:p w:rsidR="006D663D" w:rsidRDefault="006D663D">
      <w:pPr>
        <w:pStyle w:val="BodyText"/>
      </w:pPr>
      <w:hyperlink r:id="rId723" w:anchor="instance-method-getSourcePackageFromURL">
        <w:proofErr w:type="gramStart"/>
        <w:r>
          <w:rPr>
            <w:rStyle w:val="Hyperlink"/>
          </w:rPr>
          <w:t>getSourcePackageFromURL</w:t>
        </w:r>
        <w:proofErr w:type="gramEnd"/>
      </w:hyperlink>
      <w:r>
        <w:t xml:space="preserve">(sourcePackageURL: *): </w:t>
      </w:r>
      <w:hyperlink r:id="rId724">
        <w:r>
          <w:rPr>
            <w:rStyle w:val="Hyperlink"/>
          </w:rPr>
          <w:t>Promise</w:t>
        </w:r>
      </w:hyperlink>
    </w:p>
    <w:p w:rsidR="006D663D" w:rsidRDefault="006D663D">
      <w:pPr>
        <w:pStyle w:val="BodyText"/>
      </w:pPr>
      <w:r>
        <w:t>Get source Package from a URL</w:t>
      </w:r>
    </w:p>
    <w:p w:rsidR="006D663D" w:rsidRDefault="006D663D">
      <w:proofErr w:type="gramStart"/>
      <w:r>
        <w:lastRenderedPageBreak/>
        <w:t>public</w:t>
      </w:r>
      <w:proofErr w:type="gramEnd"/>
      <w:r>
        <w:t xml:space="preserve"> </w:t>
      </w:r>
    </w:p>
    <w:p w:rsidR="006D663D" w:rsidRDefault="006D663D">
      <w:pPr>
        <w:pStyle w:val="BodyText"/>
      </w:pPr>
      <w:hyperlink r:id="rId725" w:anchor="instance-method-getStubDescriptor">
        <w:proofErr w:type="gramStart"/>
        <w:r>
          <w:rPr>
            <w:rStyle w:val="Hyperlink"/>
          </w:rPr>
          <w:t>getStubDescriptor</w:t>
        </w:r>
        <w:proofErr w:type="gramEnd"/>
      </w:hyperlink>
      <w:r>
        <w:t xml:space="preserve">(stubURL: *): </w:t>
      </w:r>
      <w:hyperlink r:id="rId726">
        <w:r>
          <w:rPr>
            <w:rStyle w:val="Hyperlink"/>
          </w:rPr>
          <w:t>Promise</w:t>
        </w:r>
      </w:hyperlink>
    </w:p>
    <w:p w:rsidR="006D663D" w:rsidRDefault="006D663D">
      <w:pPr>
        <w:pStyle w:val="BodyText"/>
      </w:pPr>
      <w:r>
        <w:t>Get StubDescriptor</w:t>
      </w:r>
    </w:p>
    <w:p w:rsidR="006D663D" w:rsidRDefault="006D663D" w:rsidP="006D663D">
      <w:pPr>
        <w:pStyle w:val="Heading2"/>
        <w:numPr>
          <w:ilvl w:val="2"/>
          <w:numId w:val="3"/>
        </w:numPr>
        <w:pBdr>
          <w:bottom w:val="none" w:sz="0" w:space="0" w:color="auto"/>
        </w:pBdr>
      </w:pPr>
      <w:bookmarkStart w:id="797" w:name="_Toc444286164"/>
      <w:r>
        <w:t>Public Constructors</w:t>
      </w:r>
      <w:bookmarkEnd w:id="797"/>
    </w:p>
    <w:p w:rsidR="006D663D" w:rsidRDefault="006D663D" w:rsidP="006D663D">
      <w:pPr>
        <w:pStyle w:val="Heading3"/>
        <w:numPr>
          <w:ilvl w:val="3"/>
          <w:numId w:val="3"/>
        </w:numPr>
        <w:pBdr>
          <w:bottom w:val="none" w:sz="0" w:space="0" w:color="auto"/>
        </w:pBdr>
      </w:pPr>
      <w:bookmarkStart w:id="798" w:name="_Toc444286165"/>
      <w:proofErr w:type="gramStart"/>
      <w:r>
        <w:t>public</w:t>
      </w:r>
      <w:proofErr w:type="gramEnd"/>
      <w:r>
        <w:t xml:space="preserve"> constructor  </w:t>
      </w:r>
      <w:hyperlink r:id="rId727" w:anchor="lineNumber6">
        <w:r>
          <w:rPr>
            <w:rStyle w:val="Hyperlink"/>
          </w:rPr>
          <w:t>source</w:t>
        </w:r>
        <w:bookmarkEnd w:id="798"/>
      </w:hyperlink>
      <w:r>
        <w:t xml:space="preserve"> </w:t>
      </w:r>
    </w:p>
    <w:p w:rsidR="006D663D" w:rsidRDefault="006D663D" w:rsidP="006D663D">
      <w:pPr>
        <w:pStyle w:val="Heading2"/>
        <w:numPr>
          <w:ilvl w:val="2"/>
          <w:numId w:val="3"/>
        </w:numPr>
        <w:pBdr>
          <w:bottom w:val="none" w:sz="0" w:space="0" w:color="auto"/>
        </w:pBdr>
      </w:pPr>
      <w:bookmarkStart w:id="799" w:name="_Toc444286166"/>
      <w:r>
        <w:t>Public Members</w:t>
      </w:r>
      <w:bookmarkEnd w:id="799"/>
    </w:p>
    <w:p w:rsidR="006D663D" w:rsidRDefault="006D663D" w:rsidP="006D663D">
      <w:pPr>
        <w:pStyle w:val="Heading3"/>
        <w:numPr>
          <w:ilvl w:val="3"/>
          <w:numId w:val="3"/>
        </w:numPr>
        <w:pBdr>
          <w:bottom w:val="none" w:sz="0" w:space="0" w:color="auto"/>
        </w:pBdr>
      </w:pPr>
      <w:bookmarkStart w:id="800" w:name="_Toc444286167"/>
      <w:proofErr w:type="gramStart"/>
      <w:r>
        <w:t>public</w:t>
      </w:r>
      <w:proofErr w:type="gramEnd"/>
      <w:r>
        <w:t xml:space="preserve"> set runtimeURL: *  </w:t>
      </w:r>
      <w:hyperlink r:id="rId728" w:anchor="lineNumber12">
        <w:r>
          <w:rPr>
            <w:rStyle w:val="Hyperlink"/>
          </w:rPr>
          <w:t>source</w:t>
        </w:r>
        <w:bookmarkEnd w:id="800"/>
      </w:hyperlink>
      <w:r>
        <w:t xml:space="preserve"> </w:t>
      </w:r>
    </w:p>
    <w:p w:rsidR="006D663D" w:rsidRDefault="006D663D" w:rsidP="006D663D">
      <w:pPr>
        <w:pStyle w:val="Heading3"/>
        <w:numPr>
          <w:ilvl w:val="3"/>
          <w:numId w:val="3"/>
        </w:numPr>
        <w:pBdr>
          <w:bottom w:val="none" w:sz="0" w:space="0" w:color="auto"/>
        </w:pBdr>
      </w:pPr>
      <w:bookmarkStart w:id="801" w:name="_Toc444286168"/>
      <w:proofErr w:type="gramStart"/>
      <w:r>
        <w:t>public</w:t>
      </w:r>
      <w:proofErr w:type="gramEnd"/>
      <w:r>
        <w:t xml:space="preserve"> get runtimeURL: *  </w:t>
      </w:r>
      <w:hyperlink r:id="rId729" w:anchor="lineNumber17">
        <w:r>
          <w:rPr>
            <w:rStyle w:val="Hyperlink"/>
          </w:rPr>
          <w:t>source</w:t>
        </w:r>
        <w:bookmarkEnd w:id="801"/>
      </w:hyperlink>
      <w:r>
        <w:t xml:space="preserve"> </w:t>
      </w:r>
    </w:p>
    <w:p w:rsidR="006D663D" w:rsidRDefault="006D663D" w:rsidP="006D663D">
      <w:pPr>
        <w:pStyle w:val="Heading2"/>
        <w:numPr>
          <w:ilvl w:val="2"/>
          <w:numId w:val="3"/>
        </w:numPr>
        <w:pBdr>
          <w:bottom w:val="none" w:sz="0" w:space="0" w:color="auto"/>
        </w:pBdr>
      </w:pPr>
      <w:bookmarkStart w:id="802" w:name="_Toc444286169"/>
      <w:r>
        <w:t>Public Methods</w:t>
      </w:r>
      <w:bookmarkEnd w:id="802"/>
    </w:p>
    <w:p w:rsidR="006D663D" w:rsidRDefault="006D663D" w:rsidP="006D663D">
      <w:pPr>
        <w:pStyle w:val="Heading3"/>
        <w:numPr>
          <w:ilvl w:val="3"/>
          <w:numId w:val="3"/>
        </w:numPr>
        <w:pBdr>
          <w:bottom w:val="none" w:sz="0" w:space="0" w:color="auto"/>
        </w:pBdr>
      </w:pPr>
      <w:bookmarkStart w:id="803" w:name="_Toc444286170"/>
      <w:proofErr w:type="gramStart"/>
      <w:r>
        <w:t>public</w:t>
      </w:r>
      <w:proofErr w:type="gramEnd"/>
      <w:r>
        <w:t xml:space="preserve"> getDataSchemaDescriptor(dataSchemaURL: *): </w:t>
      </w:r>
      <w:hyperlink r:id="rId730">
        <w:r>
          <w:rPr>
            <w:rStyle w:val="Hyperlink"/>
          </w:rPr>
          <w:t>Promise</w:t>
        </w:r>
      </w:hyperlink>
      <w:r>
        <w:t xml:space="preserve">  </w:t>
      </w:r>
      <w:hyperlink r:id="rId731" w:anchor="lineNumber319">
        <w:r>
          <w:rPr>
            <w:rStyle w:val="Hyperlink"/>
          </w:rPr>
          <w:t>source</w:t>
        </w:r>
        <w:bookmarkEnd w:id="803"/>
      </w:hyperlink>
      <w:r>
        <w:t xml:space="preserve"> </w:t>
      </w:r>
    </w:p>
    <w:p w:rsidR="006D663D" w:rsidRDefault="006D663D">
      <w:r>
        <w:t>Get DataSchemaDescriptor</w:t>
      </w:r>
    </w:p>
    <w:p w:rsidR="006D663D" w:rsidRDefault="006D663D" w:rsidP="006D663D">
      <w:pPr>
        <w:pStyle w:val="Heading4"/>
        <w:numPr>
          <w:ilvl w:val="4"/>
          <w:numId w:val="3"/>
        </w:numPr>
      </w:pPr>
      <w:r>
        <w:t>Params:</w:t>
      </w:r>
    </w:p>
    <w:p w:rsidR="006D663D" w:rsidRDefault="006D663D">
      <w:r>
        <w:t>Name Type Attribute Description dataSchemaURL * e.g. mydomain.com/.well-known/dataschema/MyDataSchema</w:t>
      </w:r>
    </w:p>
    <w:p w:rsidR="006D663D" w:rsidRDefault="006D663D" w:rsidP="006D663D">
      <w:pPr>
        <w:pStyle w:val="Heading4"/>
        <w:numPr>
          <w:ilvl w:val="4"/>
          <w:numId w:val="3"/>
        </w:numPr>
      </w:pPr>
      <w:bookmarkStart w:id="804" w:name="return-59"/>
      <w:bookmarkEnd w:id="804"/>
      <w:r>
        <w:t>Return:</w:t>
      </w:r>
    </w:p>
    <w:tbl>
      <w:tblPr>
        <w:tblW w:w="0" w:type="pct"/>
        <w:tblLook w:val="04A0"/>
      </w:tblPr>
      <w:tblGrid>
        <w:gridCol w:w="945"/>
      </w:tblGrid>
      <w:tr w:rsidR="006D663D">
        <w:tc>
          <w:tcPr>
            <w:tcW w:w="0" w:type="auto"/>
          </w:tcPr>
          <w:p w:rsidR="006D663D" w:rsidRDefault="006D663D">
            <w:pPr>
              <w:jc w:val="left"/>
            </w:pPr>
            <w:hyperlink r:id="rId732">
              <w:r>
                <w:rPr>
                  <w:rStyle w:val="Hyperlink"/>
                </w:rPr>
                <w:t>Promise</w:t>
              </w:r>
            </w:hyperlink>
          </w:p>
        </w:tc>
      </w:tr>
    </w:tbl>
    <w:p w:rsidR="006D663D" w:rsidRDefault="006D663D" w:rsidP="006D663D">
      <w:pPr>
        <w:pStyle w:val="Heading3"/>
        <w:numPr>
          <w:ilvl w:val="3"/>
          <w:numId w:val="3"/>
        </w:numPr>
        <w:pBdr>
          <w:bottom w:val="none" w:sz="0" w:space="0" w:color="auto"/>
        </w:pBdr>
      </w:pPr>
      <w:bookmarkStart w:id="805" w:name="_Toc444286171"/>
      <w:proofErr w:type="gramStart"/>
      <w:r>
        <w:t>public</w:t>
      </w:r>
      <w:proofErr w:type="gramEnd"/>
      <w:r>
        <w:t xml:space="preserve"> getHypertyDescriptor(hypertyURL: *): </w:t>
      </w:r>
      <w:hyperlink r:id="rId733">
        <w:r>
          <w:rPr>
            <w:rStyle w:val="Hyperlink"/>
          </w:rPr>
          <w:t>Promise</w:t>
        </w:r>
      </w:hyperlink>
      <w:r>
        <w:t xml:space="preserve">  </w:t>
      </w:r>
      <w:hyperlink r:id="rId734" w:anchor="lineNumber147">
        <w:r>
          <w:rPr>
            <w:rStyle w:val="Hyperlink"/>
          </w:rPr>
          <w:t>source</w:t>
        </w:r>
        <w:bookmarkEnd w:id="805"/>
      </w:hyperlink>
      <w:r>
        <w:t xml:space="preserve"> </w:t>
      </w:r>
    </w:p>
    <w:p w:rsidR="006D663D" w:rsidRDefault="006D663D">
      <w:r>
        <w:t>Get HypertyDescriptor</w:t>
      </w:r>
    </w:p>
    <w:p w:rsidR="006D663D" w:rsidRDefault="006D663D" w:rsidP="006D663D">
      <w:pPr>
        <w:pStyle w:val="Heading4"/>
        <w:numPr>
          <w:ilvl w:val="4"/>
          <w:numId w:val="3"/>
        </w:numPr>
      </w:pPr>
      <w:r>
        <w:t>Params:</w:t>
      </w:r>
    </w:p>
    <w:p w:rsidR="006D663D" w:rsidRDefault="006D663D">
      <w:r>
        <w:t>Name Type Attribute Description hypertyURL * e.g. mydomain.com/.well-known/hyperty/MyHyperty</w:t>
      </w:r>
    </w:p>
    <w:p w:rsidR="006D663D" w:rsidRDefault="006D663D" w:rsidP="006D663D">
      <w:pPr>
        <w:pStyle w:val="Heading4"/>
        <w:numPr>
          <w:ilvl w:val="4"/>
          <w:numId w:val="3"/>
        </w:numPr>
      </w:pPr>
      <w:bookmarkStart w:id="806" w:name="return-60"/>
      <w:bookmarkEnd w:id="806"/>
      <w:r>
        <w:t>Return:</w:t>
      </w:r>
    </w:p>
    <w:tbl>
      <w:tblPr>
        <w:tblW w:w="0" w:type="pct"/>
        <w:tblLook w:val="04A0"/>
      </w:tblPr>
      <w:tblGrid>
        <w:gridCol w:w="945"/>
      </w:tblGrid>
      <w:tr w:rsidR="006D663D">
        <w:tc>
          <w:tcPr>
            <w:tcW w:w="0" w:type="auto"/>
          </w:tcPr>
          <w:p w:rsidR="006D663D" w:rsidRDefault="006D663D">
            <w:pPr>
              <w:jc w:val="left"/>
            </w:pPr>
            <w:hyperlink r:id="rId735">
              <w:r>
                <w:rPr>
                  <w:rStyle w:val="Hyperlink"/>
                </w:rPr>
                <w:t>Promise</w:t>
              </w:r>
            </w:hyperlink>
          </w:p>
        </w:tc>
      </w:tr>
    </w:tbl>
    <w:p w:rsidR="006D663D" w:rsidRDefault="006D663D" w:rsidP="006D663D">
      <w:pPr>
        <w:pStyle w:val="Heading3"/>
        <w:numPr>
          <w:ilvl w:val="3"/>
          <w:numId w:val="3"/>
        </w:numPr>
        <w:pBdr>
          <w:bottom w:val="none" w:sz="0" w:space="0" w:color="auto"/>
        </w:pBdr>
      </w:pPr>
      <w:bookmarkStart w:id="807" w:name="_Toc444286172"/>
      <w:proofErr w:type="gramStart"/>
      <w:r>
        <w:t>public</w:t>
      </w:r>
      <w:proofErr w:type="gramEnd"/>
      <w:r>
        <w:t xml:space="preserve"> getHypertyRuntimeURL(): *  </w:t>
      </w:r>
      <w:hyperlink r:id="rId736" w:anchor="lineNumber25">
        <w:r>
          <w:rPr>
            <w:rStyle w:val="Hyperlink"/>
          </w:rPr>
          <w:t>source</w:t>
        </w:r>
        <w:bookmarkEnd w:id="807"/>
      </w:hyperlink>
      <w:r>
        <w:t xml:space="preserve"> </w:t>
      </w:r>
    </w:p>
    <w:p w:rsidR="006D663D" w:rsidRDefault="006D663D">
      <w:r>
        <w:t>Get hypertyRuntimeURL</w:t>
      </w:r>
    </w:p>
    <w:p w:rsidR="006D663D" w:rsidRDefault="006D663D" w:rsidP="006D663D">
      <w:pPr>
        <w:pStyle w:val="Heading4"/>
        <w:numPr>
          <w:ilvl w:val="4"/>
          <w:numId w:val="3"/>
        </w:numPr>
      </w:pPr>
      <w:bookmarkStart w:id="808" w:name="return-61"/>
      <w:bookmarkEnd w:id="80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809" w:name="_Toc444286173"/>
      <w:proofErr w:type="gramStart"/>
      <w:r>
        <w:t>public</w:t>
      </w:r>
      <w:proofErr w:type="gramEnd"/>
      <w:r>
        <w:t xml:space="preserve"> getSourcePackageFromURL(sourcePackageURL: *): </w:t>
      </w:r>
      <w:hyperlink r:id="rId737">
        <w:r>
          <w:rPr>
            <w:rStyle w:val="Hyperlink"/>
          </w:rPr>
          <w:t>Promise</w:t>
        </w:r>
      </w:hyperlink>
      <w:r>
        <w:t xml:space="preserve">  </w:t>
      </w:r>
      <w:hyperlink r:id="rId738" w:anchor="lineNumber216">
        <w:r>
          <w:rPr>
            <w:rStyle w:val="Hyperlink"/>
          </w:rPr>
          <w:t>source</w:t>
        </w:r>
        <w:bookmarkEnd w:id="809"/>
      </w:hyperlink>
      <w:r>
        <w:t xml:space="preserve"> </w:t>
      </w:r>
    </w:p>
    <w:p w:rsidR="006D663D" w:rsidRDefault="006D663D">
      <w:r>
        <w:t>Get source Package from a URL</w:t>
      </w:r>
    </w:p>
    <w:p w:rsidR="006D663D" w:rsidRDefault="006D663D" w:rsidP="006D663D">
      <w:pPr>
        <w:pStyle w:val="Heading4"/>
        <w:numPr>
          <w:ilvl w:val="4"/>
          <w:numId w:val="3"/>
        </w:numPr>
      </w:pPr>
      <w:r>
        <w:lastRenderedPageBreak/>
        <w:t>Params:</w:t>
      </w:r>
    </w:p>
    <w:p w:rsidR="006D663D" w:rsidRDefault="006D663D">
      <w:r>
        <w:t>Name Type Attribute Description sourcePackageURL * e.g. mydomain.com/.well-known/hyperty/MyHyperty/sourcePackage</w:t>
      </w:r>
    </w:p>
    <w:p w:rsidR="006D663D" w:rsidRDefault="006D663D" w:rsidP="006D663D">
      <w:pPr>
        <w:pStyle w:val="Heading4"/>
        <w:numPr>
          <w:ilvl w:val="4"/>
          <w:numId w:val="3"/>
        </w:numPr>
      </w:pPr>
      <w:bookmarkStart w:id="810" w:name="return-62"/>
      <w:bookmarkEnd w:id="810"/>
      <w:r>
        <w:t>Return:</w:t>
      </w:r>
    </w:p>
    <w:tbl>
      <w:tblPr>
        <w:tblW w:w="0" w:type="pct"/>
        <w:tblLook w:val="04A0"/>
      </w:tblPr>
      <w:tblGrid>
        <w:gridCol w:w="945"/>
      </w:tblGrid>
      <w:tr w:rsidR="006D663D">
        <w:tc>
          <w:tcPr>
            <w:tcW w:w="0" w:type="auto"/>
          </w:tcPr>
          <w:p w:rsidR="006D663D" w:rsidRDefault="006D663D">
            <w:pPr>
              <w:jc w:val="left"/>
            </w:pPr>
            <w:hyperlink r:id="rId739">
              <w:r>
                <w:rPr>
                  <w:rStyle w:val="Hyperlink"/>
                </w:rPr>
                <w:t>Promise</w:t>
              </w:r>
            </w:hyperlink>
          </w:p>
        </w:tc>
      </w:tr>
    </w:tbl>
    <w:p w:rsidR="006D663D" w:rsidRDefault="006D663D" w:rsidP="006D663D">
      <w:pPr>
        <w:pStyle w:val="Heading3"/>
        <w:numPr>
          <w:ilvl w:val="3"/>
          <w:numId w:val="3"/>
        </w:numPr>
        <w:pBdr>
          <w:bottom w:val="none" w:sz="0" w:space="0" w:color="auto"/>
        </w:pBdr>
      </w:pPr>
      <w:bookmarkStart w:id="811" w:name="_Toc444286174"/>
      <w:proofErr w:type="gramStart"/>
      <w:r>
        <w:t>public</w:t>
      </w:r>
      <w:proofErr w:type="gramEnd"/>
      <w:r>
        <w:t xml:space="preserve"> getStubDescriptor(stubURL: *): </w:t>
      </w:r>
      <w:hyperlink r:id="rId740">
        <w:r>
          <w:rPr>
            <w:rStyle w:val="Hyperlink"/>
          </w:rPr>
          <w:t>Promise</w:t>
        </w:r>
      </w:hyperlink>
      <w:r>
        <w:t xml:space="preserve">  </w:t>
      </w:r>
      <w:hyperlink r:id="rId741" w:anchor="lineNumber256">
        <w:r>
          <w:rPr>
            <w:rStyle w:val="Hyperlink"/>
          </w:rPr>
          <w:t>source</w:t>
        </w:r>
        <w:bookmarkEnd w:id="811"/>
      </w:hyperlink>
      <w:r>
        <w:t xml:space="preserve"> </w:t>
      </w:r>
    </w:p>
    <w:p w:rsidR="006D663D" w:rsidRDefault="006D663D">
      <w:r>
        <w:t>Get StubDescriptor</w:t>
      </w:r>
    </w:p>
    <w:p w:rsidR="006D663D" w:rsidRDefault="006D663D" w:rsidP="006D663D">
      <w:pPr>
        <w:pStyle w:val="Heading4"/>
        <w:numPr>
          <w:ilvl w:val="4"/>
          <w:numId w:val="3"/>
        </w:numPr>
      </w:pPr>
      <w:r>
        <w:t>Params:</w:t>
      </w:r>
    </w:p>
    <w:p w:rsidR="006D663D" w:rsidRDefault="006D663D">
      <w:r>
        <w:t>Name Type Attribute Description stubURL * e.g. mydomain.com/.well-known/protostub/MyProtostub</w:t>
      </w:r>
    </w:p>
    <w:p w:rsidR="006D663D" w:rsidRDefault="006D663D" w:rsidP="006D663D">
      <w:pPr>
        <w:pStyle w:val="Heading4"/>
        <w:numPr>
          <w:ilvl w:val="4"/>
          <w:numId w:val="3"/>
        </w:numPr>
      </w:pPr>
      <w:bookmarkStart w:id="812" w:name="return-63"/>
      <w:bookmarkEnd w:id="812"/>
      <w:r>
        <w:t>Return:</w:t>
      </w:r>
    </w:p>
    <w:tbl>
      <w:tblPr>
        <w:tblW w:w="0" w:type="pct"/>
        <w:tblLook w:val="04A0"/>
      </w:tblPr>
      <w:tblGrid>
        <w:gridCol w:w="945"/>
      </w:tblGrid>
      <w:tr w:rsidR="006D663D">
        <w:tc>
          <w:tcPr>
            <w:tcW w:w="0" w:type="auto"/>
          </w:tcPr>
          <w:p w:rsidR="006D663D" w:rsidRDefault="006D663D">
            <w:pPr>
              <w:jc w:val="left"/>
            </w:pPr>
            <w:hyperlink r:id="rId742">
              <w:r>
                <w:rPr>
                  <w:rStyle w:val="Hyperlink"/>
                </w:rPr>
                <w:t>Promise</w:t>
              </w:r>
            </w:hyperlink>
          </w:p>
        </w:tc>
      </w:tr>
    </w:tbl>
    <w:p w:rsidR="006D663D" w:rsidRDefault="006D663D">
      <w:pPr>
        <w:pStyle w:val="BodyText"/>
      </w:pPr>
      <w:r>
        <w:t xml:space="preserve">Generated by </w:t>
      </w:r>
      <w:hyperlink r:id="rId743">
        <w:proofErr w:type="gramStart"/>
        <w:r>
          <w:rPr>
            <w:rStyle w:val="Hyperlink"/>
          </w:rPr>
          <w:t>ESDoc(</w:t>
        </w:r>
        <w:proofErr w:type="gramEnd"/>
        <w:r>
          <w:rPr>
            <w:rStyle w:val="Hyperlink"/>
          </w:rPr>
          <w:t>0.4.5)</w:t>
        </w:r>
      </w:hyperlink>
      <w:r>
        <w:t xml:space="preserve"> </w:t>
      </w:r>
      <w:hyperlink r:id="rId744" w:anchor="lineNumber5">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813" w:name="runtimecatalogue"/>
      <w:bookmarkStart w:id="814" w:name="_Toc444286175"/>
      <w:bookmarkEnd w:id="813"/>
      <w:r>
        <w:t>RuntimeCatalogue</w:t>
      </w:r>
      <w:bookmarkEnd w:id="814"/>
    </w:p>
    <w:p w:rsidR="006D663D" w:rsidRDefault="006D663D" w:rsidP="006D663D">
      <w:pPr>
        <w:pStyle w:val="Heading2"/>
        <w:numPr>
          <w:ilvl w:val="2"/>
          <w:numId w:val="3"/>
        </w:numPr>
        <w:pBdr>
          <w:bottom w:val="none" w:sz="0" w:space="0" w:color="auto"/>
        </w:pBdr>
      </w:pPr>
      <w:bookmarkStart w:id="815" w:name="constructor-summary-18"/>
      <w:bookmarkStart w:id="816" w:name="_Toc444286176"/>
      <w:bookmarkEnd w:id="815"/>
      <w:r>
        <w:t>Constructor Summary</w:t>
      </w:r>
      <w:bookmarkEnd w:id="816"/>
    </w:p>
    <w:p w:rsidR="006D663D" w:rsidRDefault="006D663D">
      <w:r>
        <w:t xml:space="preserve">Public Constructor public </w:t>
      </w:r>
    </w:p>
    <w:p w:rsidR="006D663D" w:rsidRDefault="006D663D">
      <w:pPr>
        <w:pStyle w:val="BodyText"/>
      </w:pPr>
      <w:hyperlink r:id="rId745" w:anchor="instance-constructor-constructor">
        <w:proofErr w:type="gramStart"/>
        <w:r>
          <w:rPr>
            <w:rStyle w:val="Hyperlink"/>
          </w:rPr>
          <w:t>constructor</w:t>
        </w:r>
        <w:proofErr w:type="gramEnd"/>
      </w:hyperlink>
      <w:r>
        <w:t>(nodeHttp: *, nodeHttps: *)</w:t>
      </w:r>
    </w:p>
    <w:p w:rsidR="006D663D" w:rsidRDefault="006D663D" w:rsidP="006D663D">
      <w:pPr>
        <w:pStyle w:val="Heading2"/>
        <w:numPr>
          <w:ilvl w:val="2"/>
          <w:numId w:val="3"/>
        </w:numPr>
        <w:pBdr>
          <w:bottom w:val="none" w:sz="0" w:space="0" w:color="auto"/>
        </w:pBdr>
      </w:pPr>
      <w:bookmarkStart w:id="817" w:name="member-summary-11"/>
      <w:bookmarkStart w:id="818" w:name="_Toc444286177"/>
      <w:bookmarkEnd w:id="817"/>
      <w:r>
        <w:t>Member Summary</w:t>
      </w:r>
      <w:bookmarkEnd w:id="818"/>
    </w:p>
    <w:p w:rsidR="006D663D" w:rsidRDefault="006D663D">
      <w:r>
        <w:t xml:space="preserve">Public Members public set </w:t>
      </w:r>
    </w:p>
    <w:p w:rsidR="006D663D" w:rsidRDefault="006D663D">
      <w:pPr>
        <w:pStyle w:val="BodyText"/>
      </w:pPr>
      <w:hyperlink r:id="rId746" w:anchor="instance-set-runtimeURL">
        <w:proofErr w:type="gramStart"/>
        <w:r>
          <w:rPr>
            <w:rStyle w:val="Hyperlink"/>
          </w:rPr>
          <w:t>runtimeURL</w:t>
        </w:r>
        <w:proofErr w:type="gramEnd"/>
      </w:hyperlink>
      <w:r>
        <w:t>: *</w:t>
      </w:r>
    </w:p>
    <w:p w:rsidR="006D663D" w:rsidRDefault="006D663D">
      <w:proofErr w:type="gramStart"/>
      <w:r>
        <w:t>public</w:t>
      </w:r>
      <w:proofErr w:type="gramEnd"/>
      <w:r>
        <w:t xml:space="preserve"> get </w:t>
      </w:r>
    </w:p>
    <w:p w:rsidR="006D663D" w:rsidRDefault="006D663D">
      <w:pPr>
        <w:pStyle w:val="BodyText"/>
      </w:pPr>
      <w:hyperlink r:id="rId747" w:anchor="instance-get-runtimeURL">
        <w:proofErr w:type="gramStart"/>
        <w:r>
          <w:rPr>
            <w:rStyle w:val="Hyperlink"/>
          </w:rPr>
          <w:t>runtimeURL</w:t>
        </w:r>
        <w:proofErr w:type="gramEnd"/>
      </w:hyperlink>
      <w:r>
        <w:t>: *</w:t>
      </w:r>
    </w:p>
    <w:p w:rsidR="006D663D" w:rsidRDefault="006D663D" w:rsidP="006D663D">
      <w:pPr>
        <w:pStyle w:val="Heading2"/>
        <w:numPr>
          <w:ilvl w:val="2"/>
          <w:numId w:val="3"/>
        </w:numPr>
        <w:pBdr>
          <w:bottom w:val="none" w:sz="0" w:space="0" w:color="auto"/>
        </w:pBdr>
      </w:pPr>
      <w:bookmarkStart w:id="819" w:name="method-summary-16"/>
      <w:bookmarkStart w:id="820" w:name="_Toc444286178"/>
      <w:bookmarkEnd w:id="819"/>
      <w:r>
        <w:t>Method Summary</w:t>
      </w:r>
      <w:bookmarkEnd w:id="820"/>
    </w:p>
    <w:p w:rsidR="006D663D" w:rsidRDefault="006D663D">
      <w:r>
        <w:t xml:space="preserve">Public Methods public </w:t>
      </w:r>
    </w:p>
    <w:p w:rsidR="006D663D" w:rsidRDefault="006D663D">
      <w:pPr>
        <w:pStyle w:val="BodyText"/>
      </w:pPr>
      <w:hyperlink r:id="rId748" w:anchor="instance-method-getDataSchemaDescriptor">
        <w:proofErr w:type="gramStart"/>
        <w:r>
          <w:rPr>
            <w:rStyle w:val="Hyperlink"/>
          </w:rPr>
          <w:t>getDataSchemaDescriptor</w:t>
        </w:r>
        <w:proofErr w:type="gramEnd"/>
      </w:hyperlink>
      <w:r>
        <w:t xml:space="preserve">(dataSchemaURL: *): </w:t>
      </w:r>
      <w:hyperlink r:id="rId749">
        <w:r>
          <w:rPr>
            <w:rStyle w:val="Hyperlink"/>
          </w:rPr>
          <w:t>Promise</w:t>
        </w:r>
      </w:hyperlink>
    </w:p>
    <w:p w:rsidR="006D663D" w:rsidRDefault="006D663D">
      <w:pPr>
        <w:pStyle w:val="BodyText"/>
      </w:pPr>
      <w:r>
        <w:t>Get DataSchemaDescriptor</w:t>
      </w:r>
    </w:p>
    <w:p w:rsidR="006D663D" w:rsidRDefault="006D663D">
      <w:proofErr w:type="gramStart"/>
      <w:r>
        <w:t>public</w:t>
      </w:r>
      <w:proofErr w:type="gramEnd"/>
      <w:r>
        <w:t xml:space="preserve"> </w:t>
      </w:r>
    </w:p>
    <w:p w:rsidR="006D663D" w:rsidRDefault="006D663D">
      <w:pPr>
        <w:pStyle w:val="BodyText"/>
      </w:pPr>
      <w:hyperlink r:id="rId750" w:anchor="instance-method-getHypertyDescriptor">
        <w:proofErr w:type="gramStart"/>
        <w:r>
          <w:rPr>
            <w:rStyle w:val="Hyperlink"/>
          </w:rPr>
          <w:t>getHypertyDescriptor</w:t>
        </w:r>
        <w:proofErr w:type="gramEnd"/>
      </w:hyperlink>
      <w:r>
        <w:t xml:space="preserve">(hypertyURL: *): </w:t>
      </w:r>
      <w:hyperlink r:id="rId751">
        <w:r>
          <w:rPr>
            <w:rStyle w:val="Hyperlink"/>
          </w:rPr>
          <w:t>Promise</w:t>
        </w:r>
      </w:hyperlink>
    </w:p>
    <w:p w:rsidR="006D663D" w:rsidRDefault="006D663D">
      <w:pPr>
        <w:pStyle w:val="BodyText"/>
      </w:pPr>
      <w:r>
        <w:t>Get HypertyDescriptor</w:t>
      </w:r>
    </w:p>
    <w:p w:rsidR="006D663D" w:rsidRDefault="006D663D">
      <w:proofErr w:type="gramStart"/>
      <w:r>
        <w:t>public</w:t>
      </w:r>
      <w:proofErr w:type="gramEnd"/>
      <w:r>
        <w:t xml:space="preserve"> </w:t>
      </w:r>
    </w:p>
    <w:p w:rsidR="006D663D" w:rsidRDefault="006D663D">
      <w:pPr>
        <w:pStyle w:val="BodyText"/>
      </w:pPr>
      <w:hyperlink r:id="rId752" w:anchor="instance-method-getHypertyRuntimeURL">
        <w:proofErr w:type="gramStart"/>
        <w:r>
          <w:rPr>
            <w:rStyle w:val="Hyperlink"/>
          </w:rPr>
          <w:t>getHypertyRuntimeURL</w:t>
        </w:r>
        <w:proofErr w:type="gramEnd"/>
      </w:hyperlink>
      <w:r>
        <w:t>(): *</w:t>
      </w:r>
    </w:p>
    <w:p w:rsidR="006D663D" w:rsidRDefault="006D663D">
      <w:pPr>
        <w:pStyle w:val="BodyText"/>
      </w:pPr>
      <w:r>
        <w:t>Get hypertyRuntimeURL</w:t>
      </w:r>
    </w:p>
    <w:p w:rsidR="006D663D" w:rsidRDefault="006D663D">
      <w:proofErr w:type="gramStart"/>
      <w:r>
        <w:lastRenderedPageBreak/>
        <w:t>public</w:t>
      </w:r>
      <w:proofErr w:type="gramEnd"/>
      <w:r>
        <w:t xml:space="preserve"> </w:t>
      </w:r>
    </w:p>
    <w:p w:rsidR="006D663D" w:rsidRDefault="006D663D">
      <w:pPr>
        <w:pStyle w:val="BodyText"/>
      </w:pPr>
      <w:hyperlink r:id="rId753" w:anchor="instance-method-getRuntimeDescriptor">
        <w:proofErr w:type="gramStart"/>
        <w:r>
          <w:rPr>
            <w:rStyle w:val="Hyperlink"/>
          </w:rPr>
          <w:t>getRuntimeDescriptor</w:t>
        </w:r>
        <w:proofErr w:type="gramEnd"/>
      </w:hyperlink>
      <w:r>
        <w:t xml:space="preserve">(runtimeURL: *): </w:t>
      </w:r>
      <w:hyperlink r:id="rId754">
        <w:r>
          <w:rPr>
            <w:rStyle w:val="Hyperlink"/>
          </w:rPr>
          <w:t>Promise</w:t>
        </w:r>
      </w:hyperlink>
    </w:p>
    <w:p w:rsidR="006D663D" w:rsidRDefault="006D663D">
      <w:pPr>
        <w:pStyle w:val="BodyText"/>
      </w:pPr>
      <w:r>
        <w:t>Get RuntimeDescriptor</w:t>
      </w:r>
    </w:p>
    <w:p w:rsidR="006D663D" w:rsidRDefault="006D663D">
      <w:proofErr w:type="gramStart"/>
      <w:r>
        <w:t>public</w:t>
      </w:r>
      <w:proofErr w:type="gramEnd"/>
      <w:r>
        <w:t xml:space="preserve"> </w:t>
      </w:r>
    </w:p>
    <w:p w:rsidR="006D663D" w:rsidRDefault="006D663D">
      <w:pPr>
        <w:pStyle w:val="BodyText"/>
      </w:pPr>
      <w:hyperlink r:id="rId755" w:anchor="instance-method-getSourceCodeFromDescriptor">
        <w:proofErr w:type="gramStart"/>
        <w:r>
          <w:rPr>
            <w:rStyle w:val="Hyperlink"/>
          </w:rPr>
          <w:t>getSourceCodeFromDescriptor</w:t>
        </w:r>
        <w:proofErr w:type="gramEnd"/>
      </w:hyperlink>
      <w:r>
        <w:t xml:space="preserve">(descriptor: *): </w:t>
      </w:r>
      <w:hyperlink r:id="rId756">
        <w:r>
          <w:rPr>
            <w:rStyle w:val="Hyperlink"/>
          </w:rPr>
          <w:t>Promise</w:t>
        </w:r>
      </w:hyperlink>
    </w:p>
    <w:p w:rsidR="006D663D" w:rsidRDefault="006D663D">
      <w:pPr>
        <w:pStyle w:val="BodyText"/>
      </w:pPr>
      <w:r>
        <w:t>Returns the sourceCode of a given descriptor</w:t>
      </w:r>
    </w:p>
    <w:p w:rsidR="006D663D" w:rsidRDefault="006D663D">
      <w:proofErr w:type="gramStart"/>
      <w:r>
        <w:t>public</w:t>
      </w:r>
      <w:proofErr w:type="gramEnd"/>
      <w:r>
        <w:t xml:space="preserve"> </w:t>
      </w:r>
    </w:p>
    <w:p w:rsidR="006D663D" w:rsidRDefault="006D663D">
      <w:pPr>
        <w:pStyle w:val="BodyText"/>
      </w:pPr>
      <w:hyperlink r:id="rId757" w:anchor="instance-method-getSourcePackageFromURL">
        <w:proofErr w:type="gramStart"/>
        <w:r>
          <w:rPr>
            <w:rStyle w:val="Hyperlink"/>
          </w:rPr>
          <w:t>getSourcePackageFromURL</w:t>
        </w:r>
        <w:proofErr w:type="gramEnd"/>
      </w:hyperlink>
      <w:r>
        <w:t xml:space="preserve">(sourcePackageURL: *): </w:t>
      </w:r>
      <w:hyperlink r:id="rId758">
        <w:r>
          <w:rPr>
            <w:rStyle w:val="Hyperlink"/>
          </w:rPr>
          <w:t>Promise</w:t>
        </w:r>
      </w:hyperlink>
    </w:p>
    <w:p w:rsidR="006D663D" w:rsidRDefault="006D663D">
      <w:pPr>
        <w:pStyle w:val="BodyText"/>
      </w:pPr>
      <w:r>
        <w:t>Get source Package from a URL</w:t>
      </w:r>
    </w:p>
    <w:p w:rsidR="006D663D" w:rsidRDefault="006D663D">
      <w:proofErr w:type="gramStart"/>
      <w:r>
        <w:t>public</w:t>
      </w:r>
      <w:proofErr w:type="gramEnd"/>
      <w:r>
        <w:t xml:space="preserve"> </w:t>
      </w:r>
    </w:p>
    <w:p w:rsidR="006D663D" w:rsidRDefault="006D663D">
      <w:pPr>
        <w:pStyle w:val="BodyText"/>
      </w:pPr>
      <w:hyperlink r:id="rId759" w:anchor="instance-method-getStubDescriptor">
        <w:proofErr w:type="gramStart"/>
        <w:r>
          <w:rPr>
            <w:rStyle w:val="Hyperlink"/>
          </w:rPr>
          <w:t>getStubDescriptor</w:t>
        </w:r>
        <w:proofErr w:type="gramEnd"/>
      </w:hyperlink>
      <w:r>
        <w:t xml:space="preserve">(stubURL: *): </w:t>
      </w:r>
      <w:hyperlink r:id="rId760">
        <w:r>
          <w:rPr>
            <w:rStyle w:val="Hyperlink"/>
          </w:rPr>
          <w:t>Promise</w:t>
        </w:r>
      </w:hyperlink>
    </w:p>
    <w:p w:rsidR="006D663D" w:rsidRDefault="006D663D">
      <w:pPr>
        <w:pStyle w:val="BodyText"/>
      </w:pPr>
      <w:r>
        <w:t>Get StubDescriptor</w:t>
      </w:r>
    </w:p>
    <w:p w:rsidR="006D663D" w:rsidRDefault="006D663D" w:rsidP="006D663D">
      <w:pPr>
        <w:pStyle w:val="Heading2"/>
        <w:numPr>
          <w:ilvl w:val="2"/>
          <w:numId w:val="3"/>
        </w:numPr>
        <w:pBdr>
          <w:bottom w:val="none" w:sz="0" w:space="0" w:color="auto"/>
        </w:pBdr>
      </w:pPr>
      <w:bookmarkStart w:id="821" w:name="_Toc444286179"/>
      <w:r>
        <w:t>Public Constructors</w:t>
      </w:r>
      <w:bookmarkEnd w:id="821"/>
    </w:p>
    <w:p w:rsidR="006D663D" w:rsidRDefault="006D663D" w:rsidP="006D663D">
      <w:pPr>
        <w:pStyle w:val="Heading3"/>
        <w:numPr>
          <w:ilvl w:val="3"/>
          <w:numId w:val="3"/>
        </w:numPr>
        <w:pBdr>
          <w:bottom w:val="none" w:sz="0" w:space="0" w:color="auto"/>
        </w:pBdr>
      </w:pPr>
      <w:bookmarkStart w:id="822" w:name="_Toc444286180"/>
      <w:proofErr w:type="gramStart"/>
      <w:r>
        <w:t>public</w:t>
      </w:r>
      <w:proofErr w:type="gramEnd"/>
      <w:r>
        <w:t xml:space="preserve"> constructor(nodeHttp: *, nodeHttps: *)  </w:t>
      </w:r>
      <w:hyperlink r:id="rId761" w:anchor="lineNumber7">
        <w:r>
          <w:rPr>
            <w:rStyle w:val="Hyperlink"/>
          </w:rPr>
          <w:t>source</w:t>
        </w:r>
        <w:bookmarkEnd w:id="822"/>
      </w:hyperlink>
      <w:r>
        <w:t xml:space="preserve"> </w:t>
      </w:r>
    </w:p>
    <w:p w:rsidR="006D663D" w:rsidRDefault="006D663D" w:rsidP="006D663D">
      <w:pPr>
        <w:pStyle w:val="Heading4"/>
        <w:numPr>
          <w:ilvl w:val="4"/>
          <w:numId w:val="3"/>
        </w:numPr>
      </w:pPr>
      <w:r>
        <w:t>Params:</w:t>
      </w:r>
    </w:p>
    <w:p w:rsidR="006D663D" w:rsidRDefault="006D663D">
      <w:r>
        <w:t>Name Type Attribute Description nodeHttp * nodeHttps *</w:t>
      </w:r>
    </w:p>
    <w:p w:rsidR="006D663D" w:rsidRDefault="006D663D" w:rsidP="006D663D">
      <w:pPr>
        <w:pStyle w:val="Heading2"/>
        <w:numPr>
          <w:ilvl w:val="2"/>
          <w:numId w:val="3"/>
        </w:numPr>
        <w:pBdr>
          <w:bottom w:val="none" w:sz="0" w:space="0" w:color="auto"/>
        </w:pBdr>
      </w:pPr>
      <w:bookmarkStart w:id="823" w:name="_Toc444286181"/>
      <w:r>
        <w:t>Public Members</w:t>
      </w:r>
      <w:bookmarkEnd w:id="823"/>
    </w:p>
    <w:p w:rsidR="006D663D" w:rsidRDefault="006D663D" w:rsidP="006D663D">
      <w:pPr>
        <w:pStyle w:val="Heading3"/>
        <w:numPr>
          <w:ilvl w:val="3"/>
          <w:numId w:val="3"/>
        </w:numPr>
        <w:pBdr>
          <w:bottom w:val="none" w:sz="0" w:space="0" w:color="auto"/>
        </w:pBdr>
      </w:pPr>
      <w:bookmarkStart w:id="824" w:name="instance-set-runtimeURL"/>
      <w:bookmarkStart w:id="825" w:name="_Toc444286182"/>
      <w:bookmarkEnd w:id="824"/>
      <w:proofErr w:type="gramStart"/>
      <w:r>
        <w:t>public</w:t>
      </w:r>
      <w:proofErr w:type="gramEnd"/>
      <w:r>
        <w:t xml:space="preserve"> set runtimeURL: *  </w:t>
      </w:r>
      <w:hyperlink r:id="rId762" w:anchor="lineNumber15">
        <w:r>
          <w:rPr>
            <w:rStyle w:val="Hyperlink"/>
          </w:rPr>
          <w:t>source</w:t>
        </w:r>
        <w:bookmarkEnd w:id="825"/>
      </w:hyperlink>
      <w:r>
        <w:t xml:space="preserve"> </w:t>
      </w:r>
    </w:p>
    <w:p w:rsidR="006D663D" w:rsidRDefault="006D663D" w:rsidP="006D663D">
      <w:pPr>
        <w:pStyle w:val="Heading3"/>
        <w:numPr>
          <w:ilvl w:val="3"/>
          <w:numId w:val="3"/>
        </w:numPr>
        <w:pBdr>
          <w:bottom w:val="none" w:sz="0" w:space="0" w:color="auto"/>
        </w:pBdr>
      </w:pPr>
      <w:bookmarkStart w:id="826" w:name="instance-get-runtimeURL"/>
      <w:bookmarkStart w:id="827" w:name="_Toc444286183"/>
      <w:bookmarkEnd w:id="826"/>
      <w:proofErr w:type="gramStart"/>
      <w:r>
        <w:t>public</w:t>
      </w:r>
      <w:proofErr w:type="gramEnd"/>
      <w:r>
        <w:t xml:space="preserve"> get runtimeURL: *  </w:t>
      </w:r>
      <w:hyperlink r:id="rId763" w:anchor="lineNumber20">
        <w:r>
          <w:rPr>
            <w:rStyle w:val="Hyperlink"/>
          </w:rPr>
          <w:t>source</w:t>
        </w:r>
        <w:bookmarkEnd w:id="827"/>
      </w:hyperlink>
      <w:r>
        <w:t xml:space="preserve"> </w:t>
      </w:r>
    </w:p>
    <w:p w:rsidR="006D663D" w:rsidRDefault="006D663D" w:rsidP="006D663D">
      <w:pPr>
        <w:pStyle w:val="Heading2"/>
        <w:numPr>
          <w:ilvl w:val="2"/>
          <w:numId w:val="3"/>
        </w:numPr>
        <w:pBdr>
          <w:bottom w:val="none" w:sz="0" w:space="0" w:color="auto"/>
        </w:pBdr>
      </w:pPr>
      <w:bookmarkStart w:id="828" w:name="_Toc444286184"/>
      <w:r>
        <w:t>Public Methods</w:t>
      </w:r>
      <w:bookmarkEnd w:id="828"/>
    </w:p>
    <w:p w:rsidR="006D663D" w:rsidRDefault="006D663D" w:rsidP="006D663D">
      <w:pPr>
        <w:pStyle w:val="Heading3"/>
        <w:numPr>
          <w:ilvl w:val="3"/>
          <w:numId w:val="3"/>
        </w:numPr>
        <w:pBdr>
          <w:bottom w:val="none" w:sz="0" w:space="0" w:color="auto"/>
        </w:pBdr>
      </w:pPr>
      <w:bookmarkStart w:id="829" w:name="instance-method-getDataSchemaDescriptor"/>
      <w:bookmarkStart w:id="830" w:name="_Toc444286185"/>
      <w:bookmarkEnd w:id="829"/>
      <w:proofErr w:type="gramStart"/>
      <w:r>
        <w:t>public</w:t>
      </w:r>
      <w:proofErr w:type="gramEnd"/>
      <w:r>
        <w:t xml:space="preserve"> getDataSchemaDescriptor(dataSchemaURL: *): </w:t>
      </w:r>
      <w:hyperlink r:id="rId764">
        <w:r>
          <w:rPr>
            <w:rStyle w:val="Hyperlink"/>
          </w:rPr>
          <w:t>Promise</w:t>
        </w:r>
      </w:hyperlink>
      <w:r>
        <w:t xml:space="preserve">  </w:t>
      </w:r>
      <w:hyperlink r:id="rId765" w:anchor="lineNumber251">
        <w:r>
          <w:rPr>
            <w:rStyle w:val="Hyperlink"/>
          </w:rPr>
          <w:t>source</w:t>
        </w:r>
        <w:bookmarkEnd w:id="830"/>
      </w:hyperlink>
      <w:r>
        <w:t xml:space="preserve"> </w:t>
      </w:r>
    </w:p>
    <w:p w:rsidR="006D663D" w:rsidRDefault="006D663D">
      <w:r>
        <w:t>Get DataSchemaDescriptor</w:t>
      </w:r>
    </w:p>
    <w:p w:rsidR="006D663D" w:rsidRDefault="006D663D" w:rsidP="006D663D">
      <w:pPr>
        <w:pStyle w:val="Heading4"/>
        <w:numPr>
          <w:ilvl w:val="4"/>
          <w:numId w:val="3"/>
        </w:numPr>
      </w:pPr>
      <w:r>
        <w:t>Params:</w:t>
      </w:r>
    </w:p>
    <w:p w:rsidR="006D663D" w:rsidRDefault="006D663D">
      <w:r>
        <w:t>Name Type Attribute Description dataSchemaURL * e.g. mydomain.com/.well-known/dataschema/MyDataSchema</w:t>
      </w:r>
    </w:p>
    <w:p w:rsidR="006D663D" w:rsidRDefault="006D663D" w:rsidP="006D663D">
      <w:pPr>
        <w:pStyle w:val="Heading4"/>
        <w:numPr>
          <w:ilvl w:val="4"/>
          <w:numId w:val="3"/>
        </w:numPr>
      </w:pPr>
      <w:bookmarkStart w:id="831" w:name="return-64"/>
      <w:bookmarkEnd w:id="831"/>
      <w:r>
        <w:t>Return:</w:t>
      </w:r>
    </w:p>
    <w:tbl>
      <w:tblPr>
        <w:tblW w:w="0" w:type="pct"/>
        <w:tblLook w:val="04A0"/>
      </w:tblPr>
      <w:tblGrid>
        <w:gridCol w:w="945"/>
      </w:tblGrid>
      <w:tr w:rsidR="006D663D">
        <w:tc>
          <w:tcPr>
            <w:tcW w:w="0" w:type="auto"/>
          </w:tcPr>
          <w:p w:rsidR="006D663D" w:rsidRDefault="006D663D">
            <w:pPr>
              <w:jc w:val="left"/>
            </w:pPr>
            <w:hyperlink r:id="rId766">
              <w:r>
                <w:rPr>
                  <w:rStyle w:val="Hyperlink"/>
                </w:rPr>
                <w:t>Promise</w:t>
              </w:r>
            </w:hyperlink>
          </w:p>
        </w:tc>
      </w:tr>
    </w:tbl>
    <w:p w:rsidR="006D663D" w:rsidRDefault="006D663D" w:rsidP="006D663D">
      <w:pPr>
        <w:pStyle w:val="Heading3"/>
        <w:numPr>
          <w:ilvl w:val="3"/>
          <w:numId w:val="3"/>
        </w:numPr>
        <w:pBdr>
          <w:bottom w:val="none" w:sz="0" w:space="0" w:color="auto"/>
        </w:pBdr>
      </w:pPr>
      <w:bookmarkStart w:id="832" w:name="instance-method-getHypertyDescriptor"/>
      <w:bookmarkStart w:id="833" w:name="_Toc444286186"/>
      <w:bookmarkEnd w:id="832"/>
      <w:proofErr w:type="gramStart"/>
      <w:r>
        <w:t>public</w:t>
      </w:r>
      <w:proofErr w:type="gramEnd"/>
      <w:r>
        <w:t xml:space="preserve"> getHypertyDescriptor(hypertyURL: *): </w:t>
      </w:r>
      <w:hyperlink r:id="rId767">
        <w:r>
          <w:rPr>
            <w:rStyle w:val="Hyperlink"/>
          </w:rPr>
          <w:t>Promise</w:t>
        </w:r>
      </w:hyperlink>
      <w:r>
        <w:t xml:space="preserve">  </w:t>
      </w:r>
      <w:hyperlink r:id="rId768" w:anchor="lineNumber145">
        <w:r>
          <w:rPr>
            <w:rStyle w:val="Hyperlink"/>
          </w:rPr>
          <w:t>source</w:t>
        </w:r>
        <w:bookmarkEnd w:id="833"/>
      </w:hyperlink>
      <w:r>
        <w:t xml:space="preserve"> </w:t>
      </w:r>
    </w:p>
    <w:p w:rsidR="006D663D" w:rsidRDefault="006D663D">
      <w:r>
        <w:t>Get HypertyDescriptor</w:t>
      </w:r>
    </w:p>
    <w:p w:rsidR="006D663D" w:rsidRDefault="006D663D" w:rsidP="006D663D">
      <w:pPr>
        <w:pStyle w:val="Heading4"/>
        <w:numPr>
          <w:ilvl w:val="4"/>
          <w:numId w:val="3"/>
        </w:numPr>
      </w:pPr>
      <w:r>
        <w:t>Params:</w:t>
      </w:r>
    </w:p>
    <w:p w:rsidR="006D663D" w:rsidRDefault="006D663D">
      <w:r>
        <w:t>Name Type Attribute Description hypertyURL * e.g. mydomain.com/.well-known/hyperty/MyHyperty</w:t>
      </w:r>
    </w:p>
    <w:p w:rsidR="006D663D" w:rsidRDefault="006D663D" w:rsidP="006D663D">
      <w:pPr>
        <w:pStyle w:val="Heading4"/>
        <w:numPr>
          <w:ilvl w:val="4"/>
          <w:numId w:val="3"/>
        </w:numPr>
      </w:pPr>
      <w:bookmarkStart w:id="834" w:name="return-65"/>
      <w:bookmarkEnd w:id="834"/>
      <w:r>
        <w:lastRenderedPageBreak/>
        <w:t>Return:</w:t>
      </w:r>
    </w:p>
    <w:tbl>
      <w:tblPr>
        <w:tblW w:w="0" w:type="pct"/>
        <w:tblLook w:val="04A0"/>
      </w:tblPr>
      <w:tblGrid>
        <w:gridCol w:w="945"/>
      </w:tblGrid>
      <w:tr w:rsidR="006D663D">
        <w:tc>
          <w:tcPr>
            <w:tcW w:w="0" w:type="auto"/>
          </w:tcPr>
          <w:p w:rsidR="006D663D" w:rsidRDefault="006D663D">
            <w:pPr>
              <w:jc w:val="left"/>
            </w:pPr>
            <w:hyperlink r:id="rId769">
              <w:r>
                <w:rPr>
                  <w:rStyle w:val="Hyperlink"/>
                </w:rPr>
                <w:t>Promise</w:t>
              </w:r>
            </w:hyperlink>
          </w:p>
        </w:tc>
      </w:tr>
    </w:tbl>
    <w:p w:rsidR="006D663D" w:rsidRDefault="006D663D" w:rsidP="006D663D">
      <w:pPr>
        <w:pStyle w:val="Heading3"/>
        <w:numPr>
          <w:ilvl w:val="3"/>
          <w:numId w:val="3"/>
        </w:numPr>
        <w:pBdr>
          <w:bottom w:val="none" w:sz="0" w:space="0" w:color="auto"/>
        </w:pBdr>
      </w:pPr>
      <w:bookmarkStart w:id="835" w:name="instance-method-getHypertyRuntimeURL"/>
      <w:bookmarkStart w:id="836" w:name="_Toc444286187"/>
      <w:bookmarkEnd w:id="835"/>
      <w:proofErr w:type="gramStart"/>
      <w:r>
        <w:t>public</w:t>
      </w:r>
      <w:proofErr w:type="gramEnd"/>
      <w:r>
        <w:t xml:space="preserve"> getHypertyRuntimeURL(): *  </w:t>
      </w:r>
      <w:hyperlink r:id="rId770" w:anchor="lineNumber28">
        <w:r>
          <w:rPr>
            <w:rStyle w:val="Hyperlink"/>
          </w:rPr>
          <w:t>source</w:t>
        </w:r>
        <w:bookmarkEnd w:id="836"/>
      </w:hyperlink>
      <w:r>
        <w:t xml:space="preserve"> </w:t>
      </w:r>
    </w:p>
    <w:p w:rsidR="006D663D" w:rsidRDefault="006D663D">
      <w:r>
        <w:t>Get hypertyRuntimeURL</w:t>
      </w:r>
    </w:p>
    <w:p w:rsidR="006D663D" w:rsidRDefault="006D663D" w:rsidP="006D663D">
      <w:pPr>
        <w:pStyle w:val="Heading4"/>
        <w:numPr>
          <w:ilvl w:val="4"/>
          <w:numId w:val="3"/>
        </w:numPr>
      </w:pPr>
      <w:bookmarkStart w:id="837" w:name="return-66"/>
      <w:bookmarkEnd w:id="837"/>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838" w:name="instance-method-getRuntimeDescriptor"/>
      <w:bookmarkStart w:id="839" w:name="_Toc444286188"/>
      <w:bookmarkEnd w:id="838"/>
      <w:proofErr w:type="gramStart"/>
      <w:r>
        <w:t>public</w:t>
      </w:r>
      <w:proofErr w:type="gramEnd"/>
      <w:r>
        <w:t xml:space="preserve"> getRuntimeDescriptor(runtimeURL: *): </w:t>
      </w:r>
      <w:hyperlink r:id="rId771">
        <w:r>
          <w:rPr>
            <w:rStyle w:val="Hyperlink"/>
          </w:rPr>
          <w:t>Promise</w:t>
        </w:r>
      </w:hyperlink>
      <w:r>
        <w:t xml:space="preserve">  </w:t>
      </w:r>
      <w:hyperlink r:id="rId772" w:anchor="lineNumber193">
        <w:r>
          <w:rPr>
            <w:rStyle w:val="Hyperlink"/>
          </w:rPr>
          <w:t>source</w:t>
        </w:r>
        <w:bookmarkEnd w:id="839"/>
      </w:hyperlink>
      <w:r>
        <w:t xml:space="preserve"> </w:t>
      </w:r>
    </w:p>
    <w:p w:rsidR="006D663D" w:rsidRDefault="006D663D">
      <w:r>
        <w:t>Get RuntimeDescriptor</w:t>
      </w:r>
    </w:p>
    <w:p w:rsidR="006D663D" w:rsidRDefault="006D663D" w:rsidP="006D663D">
      <w:pPr>
        <w:pStyle w:val="Heading4"/>
        <w:numPr>
          <w:ilvl w:val="4"/>
          <w:numId w:val="3"/>
        </w:numPr>
      </w:pPr>
      <w:r>
        <w:t>Params:</w:t>
      </w:r>
    </w:p>
    <w:p w:rsidR="006D663D" w:rsidRDefault="006D663D">
      <w:r>
        <w:t>Name Type Attribute Description runtimeURL * e.g. mydomain.com/.well-known/runtime/MyRuntime</w:t>
      </w:r>
    </w:p>
    <w:p w:rsidR="006D663D" w:rsidRDefault="006D663D" w:rsidP="006D663D">
      <w:pPr>
        <w:pStyle w:val="Heading4"/>
        <w:numPr>
          <w:ilvl w:val="4"/>
          <w:numId w:val="3"/>
        </w:numPr>
      </w:pPr>
      <w:bookmarkStart w:id="840" w:name="return-67"/>
      <w:bookmarkEnd w:id="840"/>
      <w:r>
        <w:t>Return:</w:t>
      </w:r>
    </w:p>
    <w:tbl>
      <w:tblPr>
        <w:tblW w:w="0" w:type="pct"/>
        <w:tblLook w:val="04A0"/>
      </w:tblPr>
      <w:tblGrid>
        <w:gridCol w:w="945"/>
      </w:tblGrid>
      <w:tr w:rsidR="006D663D">
        <w:tc>
          <w:tcPr>
            <w:tcW w:w="0" w:type="auto"/>
          </w:tcPr>
          <w:p w:rsidR="006D663D" w:rsidRDefault="006D663D">
            <w:pPr>
              <w:jc w:val="left"/>
            </w:pPr>
            <w:hyperlink r:id="rId773">
              <w:r>
                <w:rPr>
                  <w:rStyle w:val="Hyperlink"/>
                </w:rPr>
                <w:t>Promise</w:t>
              </w:r>
            </w:hyperlink>
          </w:p>
        </w:tc>
      </w:tr>
    </w:tbl>
    <w:p w:rsidR="006D663D" w:rsidRDefault="006D663D" w:rsidP="006D663D">
      <w:pPr>
        <w:pStyle w:val="Heading3"/>
        <w:numPr>
          <w:ilvl w:val="3"/>
          <w:numId w:val="3"/>
        </w:numPr>
        <w:pBdr>
          <w:bottom w:val="none" w:sz="0" w:space="0" w:color="auto"/>
        </w:pBdr>
      </w:pPr>
      <w:bookmarkStart w:id="841" w:name="instance-method-getSourceCodeFromDescrip"/>
      <w:bookmarkStart w:id="842" w:name="_Toc444286189"/>
      <w:bookmarkEnd w:id="841"/>
      <w:proofErr w:type="gramStart"/>
      <w:r>
        <w:t>public</w:t>
      </w:r>
      <w:proofErr w:type="gramEnd"/>
      <w:r>
        <w:t xml:space="preserve"> getSourceCodeFromDescriptor(descriptor: *): </w:t>
      </w:r>
      <w:hyperlink r:id="rId774">
        <w:r>
          <w:rPr>
            <w:rStyle w:val="Hyperlink"/>
          </w:rPr>
          <w:t>Promise</w:t>
        </w:r>
      </w:hyperlink>
      <w:r>
        <w:t xml:space="preserve">  </w:t>
      </w:r>
      <w:hyperlink r:id="rId775" w:anchor="lineNumber391">
        <w:r>
          <w:rPr>
            <w:rStyle w:val="Hyperlink"/>
          </w:rPr>
          <w:t>source</w:t>
        </w:r>
        <w:bookmarkEnd w:id="842"/>
      </w:hyperlink>
      <w:r>
        <w:t xml:space="preserve"> </w:t>
      </w:r>
    </w:p>
    <w:p w:rsidR="006D663D" w:rsidRDefault="006D663D">
      <w:r>
        <w:t>Returns the sourceCode of a given descriptor</w:t>
      </w:r>
    </w:p>
    <w:p w:rsidR="006D663D" w:rsidRDefault="006D663D" w:rsidP="006D663D">
      <w:pPr>
        <w:pStyle w:val="Heading4"/>
        <w:numPr>
          <w:ilvl w:val="4"/>
          <w:numId w:val="3"/>
        </w:numPr>
      </w:pPr>
      <w:r>
        <w:t>Params:</w:t>
      </w:r>
    </w:p>
    <w:p w:rsidR="006D663D" w:rsidRDefault="006D663D">
      <w:r>
        <w:t>Name Type Attribute Description descriptor * Catalogue Object that was retrieved using e.g. </w:t>
      </w:r>
      <w:proofErr w:type="gramStart"/>
      <w:r>
        <w:t>getHypertyDescriptor()</w:t>
      </w:r>
      <w:proofErr w:type="gramEnd"/>
    </w:p>
    <w:p w:rsidR="006D663D" w:rsidRDefault="006D663D" w:rsidP="006D663D">
      <w:pPr>
        <w:pStyle w:val="Heading4"/>
        <w:numPr>
          <w:ilvl w:val="4"/>
          <w:numId w:val="3"/>
        </w:numPr>
      </w:pPr>
      <w:bookmarkStart w:id="843" w:name="return-68"/>
      <w:bookmarkEnd w:id="843"/>
      <w:r>
        <w:t>Return:</w:t>
      </w:r>
    </w:p>
    <w:tbl>
      <w:tblPr>
        <w:tblW w:w="0" w:type="pct"/>
        <w:tblLook w:val="04A0"/>
      </w:tblPr>
      <w:tblGrid>
        <w:gridCol w:w="945"/>
      </w:tblGrid>
      <w:tr w:rsidR="006D663D">
        <w:tc>
          <w:tcPr>
            <w:tcW w:w="0" w:type="auto"/>
          </w:tcPr>
          <w:p w:rsidR="006D663D" w:rsidRDefault="006D663D">
            <w:pPr>
              <w:jc w:val="left"/>
            </w:pPr>
            <w:hyperlink r:id="rId776">
              <w:r>
                <w:rPr>
                  <w:rStyle w:val="Hyperlink"/>
                </w:rPr>
                <w:t>Promise</w:t>
              </w:r>
            </w:hyperlink>
          </w:p>
        </w:tc>
      </w:tr>
    </w:tbl>
    <w:p w:rsidR="006D663D" w:rsidRDefault="006D663D" w:rsidP="006D663D">
      <w:pPr>
        <w:pStyle w:val="Heading3"/>
        <w:numPr>
          <w:ilvl w:val="3"/>
          <w:numId w:val="3"/>
        </w:numPr>
        <w:pBdr>
          <w:bottom w:val="none" w:sz="0" w:space="0" w:color="auto"/>
        </w:pBdr>
      </w:pPr>
      <w:bookmarkStart w:id="844" w:name="instance-method-getSourcePackageFromURL"/>
      <w:bookmarkStart w:id="845" w:name="_Toc444286190"/>
      <w:bookmarkEnd w:id="844"/>
      <w:proofErr w:type="gramStart"/>
      <w:r>
        <w:t>public</w:t>
      </w:r>
      <w:proofErr w:type="gramEnd"/>
      <w:r>
        <w:t xml:space="preserve"> getSourcePackageFromURL(sourcePackageURL: *): </w:t>
      </w:r>
      <w:hyperlink r:id="rId777">
        <w:r>
          <w:rPr>
            <w:rStyle w:val="Hyperlink"/>
          </w:rPr>
          <w:t>Promise</w:t>
        </w:r>
      </w:hyperlink>
      <w:r>
        <w:t xml:space="preserve">  </w:t>
      </w:r>
      <w:hyperlink r:id="rId778" w:anchor="lineNumber298">
        <w:r>
          <w:rPr>
            <w:rStyle w:val="Hyperlink"/>
          </w:rPr>
          <w:t>source</w:t>
        </w:r>
        <w:bookmarkEnd w:id="845"/>
      </w:hyperlink>
      <w:r>
        <w:t xml:space="preserve"> </w:t>
      </w:r>
    </w:p>
    <w:p w:rsidR="006D663D" w:rsidRDefault="006D663D">
      <w:r>
        <w:t>Get source Package from a URL</w:t>
      </w:r>
    </w:p>
    <w:p w:rsidR="006D663D" w:rsidRDefault="006D663D" w:rsidP="006D663D">
      <w:pPr>
        <w:pStyle w:val="Heading4"/>
        <w:numPr>
          <w:ilvl w:val="4"/>
          <w:numId w:val="3"/>
        </w:numPr>
      </w:pPr>
      <w:r>
        <w:t>Params:</w:t>
      </w:r>
    </w:p>
    <w:p w:rsidR="006D663D" w:rsidRDefault="006D663D">
      <w:r>
        <w:t>Name Type Attribute Description sourcePackageURL * e.g. mydomain.com/.well-known/hyperty/MyHyperty/sourcePackage</w:t>
      </w:r>
    </w:p>
    <w:p w:rsidR="006D663D" w:rsidRDefault="006D663D" w:rsidP="006D663D">
      <w:pPr>
        <w:pStyle w:val="Heading4"/>
        <w:numPr>
          <w:ilvl w:val="4"/>
          <w:numId w:val="3"/>
        </w:numPr>
      </w:pPr>
      <w:bookmarkStart w:id="846" w:name="return-69"/>
      <w:bookmarkEnd w:id="846"/>
      <w:r>
        <w:t>Return:</w:t>
      </w:r>
    </w:p>
    <w:tbl>
      <w:tblPr>
        <w:tblW w:w="0" w:type="pct"/>
        <w:tblLook w:val="04A0"/>
      </w:tblPr>
      <w:tblGrid>
        <w:gridCol w:w="945"/>
      </w:tblGrid>
      <w:tr w:rsidR="006D663D">
        <w:tc>
          <w:tcPr>
            <w:tcW w:w="0" w:type="auto"/>
          </w:tcPr>
          <w:p w:rsidR="006D663D" w:rsidRDefault="006D663D">
            <w:pPr>
              <w:jc w:val="left"/>
            </w:pPr>
            <w:hyperlink r:id="rId779">
              <w:r>
                <w:rPr>
                  <w:rStyle w:val="Hyperlink"/>
                </w:rPr>
                <w:t>Promise</w:t>
              </w:r>
            </w:hyperlink>
          </w:p>
        </w:tc>
      </w:tr>
    </w:tbl>
    <w:p w:rsidR="006D663D" w:rsidRDefault="006D663D" w:rsidP="006D663D">
      <w:pPr>
        <w:pStyle w:val="Heading3"/>
        <w:numPr>
          <w:ilvl w:val="3"/>
          <w:numId w:val="3"/>
        </w:numPr>
        <w:pBdr>
          <w:bottom w:val="none" w:sz="0" w:space="0" w:color="auto"/>
        </w:pBdr>
      </w:pPr>
      <w:bookmarkStart w:id="847" w:name="instance-method-getStubDescriptor"/>
      <w:bookmarkStart w:id="848" w:name="_Toc444286191"/>
      <w:bookmarkEnd w:id="847"/>
      <w:proofErr w:type="gramStart"/>
      <w:r>
        <w:t>public</w:t>
      </w:r>
      <w:proofErr w:type="gramEnd"/>
      <w:r>
        <w:t xml:space="preserve"> getStubDescriptor(stubURL: *): </w:t>
      </w:r>
      <w:hyperlink r:id="rId780">
        <w:r>
          <w:rPr>
            <w:rStyle w:val="Hyperlink"/>
          </w:rPr>
          <w:t>Promise</w:t>
        </w:r>
      </w:hyperlink>
      <w:r>
        <w:t xml:space="preserve">  </w:t>
      </w:r>
      <w:hyperlink r:id="rId781" w:anchor="lineNumber327">
        <w:r>
          <w:rPr>
            <w:rStyle w:val="Hyperlink"/>
          </w:rPr>
          <w:t>source</w:t>
        </w:r>
        <w:bookmarkEnd w:id="848"/>
      </w:hyperlink>
      <w:r>
        <w:t xml:space="preserve"> </w:t>
      </w:r>
    </w:p>
    <w:p w:rsidR="006D663D" w:rsidRDefault="006D663D">
      <w:r>
        <w:t>Get StubDescriptor</w:t>
      </w:r>
    </w:p>
    <w:p w:rsidR="006D663D" w:rsidRDefault="006D663D" w:rsidP="006D663D">
      <w:pPr>
        <w:pStyle w:val="Heading4"/>
        <w:numPr>
          <w:ilvl w:val="4"/>
          <w:numId w:val="3"/>
        </w:numPr>
      </w:pPr>
      <w:bookmarkStart w:id="849" w:name="params-6"/>
      <w:bookmarkEnd w:id="849"/>
      <w:r>
        <w:lastRenderedPageBreak/>
        <w:t>Params:</w:t>
      </w:r>
    </w:p>
    <w:p w:rsidR="006D663D" w:rsidRDefault="006D663D">
      <w:r>
        <w:t>Name Type Attribute Description stubURL * e.g. mydomain.com/.well-known/protostub/MyProtostub</w:t>
      </w:r>
    </w:p>
    <w:p w:rsidR="006D663D" w:rsidRDefault="006D663D" w:rsidP="006D663D">
      <w:pPr>
        <w:pStyle w:val="Heading4"/>
        <w:numPr>
          <w:ilvl w:val="4"/>
          <w:numId w:val="3"/>
        </w:numPr>
      </w:pPr>
      <w:bookmarkStart w:id="850" w:name="return-70"/>
      <w:bookmarkEnd w:id="850"/>
      <w:r>
        <w:t>Return:</w:t>
      </w:r>
    </w:p>
    <w:tbl>
      <w:tblPr>
        <w:tblW w:w="0" w:type="pct"/>
        <w:tblLook w:val="04A0"/>
      </w:tblPr>
      <w:tblGrid>
        <w:gridCol w:w="945"/>
      </w:tblGrid>
      <w:tr w:rsidR="006D663D">
        <w:tc>
          <w:tcPr>
            <w:tcW w:w="0" w:type="auto"/>
          </w:tcPr>
          <w:p w:rsidR="006D663D" w:rsidRDefault="006D663D">
            <w:pPr>
              <w:jc w:val="left"/>
            </w:pPr>
            <w:hyperlink r:id="rId782">
              <w:r>
                <w:rPr>
                  <w:rStyle w:val="Hyperlink"/>
                </w:rPr>
                <w:t>Promise</w:t>
              </w:r>
            </w:hyperlink>
          </w:p>
        </w:tc>
      </w:tr>
    </w:tbl>
    <w:p w:rsidR="006D663D" w:rsidRDefault="006D663D">
      <w:pPr>
        <w:pStyle w:val="BodyText"/>
      </w:pPr>
      <w:r>
        <w:t xml:space="preserve">Generated by </w:t>
      </w:r>
      <w:hyperlink r:id="rId783">
        <w:proofErr w:type="gramStart"/>
        <w:r>
          <w:rPr>
            <w:rStyle w:val="Hyperlink"/>
          </w:rPr>
          <w:t>ESDoc(</w:t>
        </w:r>
        <w:proofErr w:type="gramEnd"/>
        <w:r>
          <w:rPr>
            <w:rStyle w:val="Hyperlink"/>
          </w:rPr>
          <w:t>0.4.5)</w:t>
        </w:r>
      </w:hyperlink>
      <w:r>
        <w:t xml:space="preserve"> data-ice=“source”&gt;| </w:t>
      </w:r>
      <w:hyperlink r:id="rId784" w:anchor="lineNumber2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851" w:name="runtimeua"/>
      <w:bookmarkStart w:id="852" w:name="_Toc444286192"/>
      <w:bookmarkEnd w:id="851"/>
      <w:r>
        <w:t>RuntimeUA</w:t>
      </w:r>
      <w:bookmarkEnd w:id="852"/>
    </w:p>
    <w:p w:rsidR="006D663D" w:rsidRDefault="006D663D">
      <w:r>
        <w:t>Runtime User Agent Interface will process all the dependecies of the core runtime;</w:t>
      </w:r>
    </w:p>
    <w:p w:rsidR="006D663D" w:rsidRDefault="006D663D" w:rsidP="006D663D">
      <w:pPr>
        <w:pStyle w:val="Heading2"/>
        <w:numPr>
          <w:ilvl w:val="2"/>
          <w:numId w:val="3"/>
        </w:numPr>
        <w:pBdr>
          <w:bottom w:val="none" w:sz="0" w:space="0" w:color="auto"/>
        </w:pBdr>
      </w:pPr>
      <w:bookmarkStart w:id="853" w:name="constructor-summary-19"/>
      <w:bookmarkStart w:id="854" w:name="_Toc444286193"/>
      <w:bookmarkEnd w:id="853"/>
      <w:r>
        <w:t>Constructor Summary</w:t>
      </w:r>
      <w:bookmarkEnd w:id="854"/>
    </w:p>
    <w:p w:rsidR="006D663D" w:rsidRDefault="006D663D">
      <w:r>
        <w:t xml:space="preserve">Public Constructor public </w:t>
      </w:r>
    </w:p>
    <w:p w:rsidR="006D663D" w:rsidRDefault="006D663D">
      <w:pPr>
        <w:pStyle w:val="BodyText"/>
      </w:pPr>
      <w:hyperlink r:id="rId785" w:anchor="instance-constructor-constructor">
        <w:proofErr w:type="gramStart"/>
        <w:r>
          <w:rPr>
            <w:rStyle w:val="Hyperlink"/>
          </w:rPr>
          <w:t>constructor</w:t>
        </w:r>
        <w:proofErr w:type="gramEnd"/>
      </w:hyperlink>
      <w:r>
        <w:t>(sandboxFactory: sandboxFactory, domainURL: domain)</w:t>
      </w:r>
    </w:p>
    <w:p w:rsidR="006D663D" w:rsidRDefault="006D663D">
      <w:pPr>
        <w:pStyle w:val="BodyText"/>
      </w:pPr>
      <w:r>
        <w:t>Create a new instance of Runtime User Agent</w:t>
      </w:r>
    </w:p>
    <w:p w:rsidR="006D663D" w:rsidRDefault="006D663D" w:rsidP="006D663D">
      <w:pPr>
        <w:pStyle w:val="Heading2"/>
        <w:numPr>
          <w:ilvl w:val="2"/>
          <w:numId w:val="3"/>
        </w:numPr>
        <w:pBdr>
          <w:bottom w:val="none" w:sz="0" w:space="0" w:color="auto"/>
        </w:pBdr>
      </w:pPr>
      <w:bookmarkStart w:id="855" w:name="method-summary-17"/>
      <w:bookmarkStart w:id="856" w:name="_Toc444286194"/>
      <w:bookmarkEnd w:id="855"/>
      <w:r>
        <w:t>Method Summary</w:t>
      </w:r>
      <w:bookmarkEnd w:id="856"/>
    </w:p>
    <w:p w:rsidR="006D663D" w:rsidRDefault="006D663D">
      <w:r>
        <w:t xml:space="preserve">Public Methods public </w:t>
      </w:r>
    </w:p>
    <w:p w:rsidR="006D663D" w:rsidRDefault="006D663D">
      <w:pPr>
        <w:pStyle w:val="BodyText"/>
      </w:pPr>
      <w:hyperlink r:id="rId786" w:anchor="instance-method-checkForUpdate">
        <w:proofErr w:type="gramStart"/>
        <w:r>
          <w:rPr>
            <w:rStyle w:val="Hyperlink"/>
          </w:rPr>
          <w:t>checkForUpdate</w:t>
        </w:r>
        <w:proofErr w:type="gramEnd"/>
      </w:hyperlink>
      <w:r>
        <w:t>(url: CatalogueURL)</w:t>
      </w:r>
    </w:p>
    <w:p w:rsidR="006D663D" w:rsidRDefault="006D663D">
      <w:pPr>
        <w:pStyle w:val="BodyText"/>
      </w:pPr>
      <w:proofErr w:type="gramStart"/>
      <w:r>
        <w:t>Used to check for updates about components handled in the Catalogue including protocol stubs and Hyperties.</w:t>
      </w:r>
      <w:proofErr w:type="gramEnd"/>
    </w:p>
    <w:p w:rsidR="006D663D" w:rsidRDefault="006D663D">
      <w:proofErr w:type="gramStart"/>
      <w:r>
        <w:t>public</w:t>
      </w:r>
      <w:proofErr w:type="gramEnd"/>
      <w:r>
        <w:t xml:space="preserve"> </w:t>
      </w:r>
    </w:p>
    <w:p w:rsidR="006D663D" w:rsidRDefault="006D663D">
      <w:pPr>
        <w:pStyle w:val="BodyText"/>
      </w:pPr>
      <w:hyperlink r:id="rId787" w:anchor="instance-method-discoverHiperty">
        <w:proofErr w:type="gramStart"/>
        <w:r>
          <w:rPr>
            <w:rStyle w:val="Hyperlink"/>
          </w:rPr>
          <w:t>discoverHiperty</w:t>
        </w:r>
        <w:proofErr w:type="gramEnd"/>
      </w:hyperlink>
      <w:r>
        <w:t>(descriptor: CatalogueDataObject.HypertyDescriptor)</w:t>
      </w:r>
    </w:p>
    <w:p w:rsidR="006D663D" w:rsidRDefault="006D663D">
      <w:pPr>
        <w:pStyle w:val="BodyText"/>
      </w:pPr>
      <w:r>
        <w:t>Accomodate interoperability in H2H and proto on the fly for newly discovered devices in M2M</w:t>
      </w:r>
    </w:p>
    <w:p w:rsidR="006D663D" w:rsidRDefault="006D663D">
      <w:proofErr w:type="gramStart"/>
      <w:r>
        <w:t>public</w:t>
      </w:r>
      <w:proofErr w:type="gramEnd"/>
      <w:r>
        <w:t xml:space="preserve"> </w:t>
      </w:r>
    </w:p>
    <w:p w:rsidR="006D663D" w:rsidRDefault="006D663D">
      <w:pPr>
        <w:pStyle w:val="BodyText"/>
      </w:pPr>
      <w:hyperlink r:id="rId788" w:anchor="instance-method-loadHyperty">
        <w:proofErr w:type="gramStart"/>
        <w:r>
          <w:rPr>
            <w:rStyle w:val="Hyperlink"/>
          </w:rPr>
          <w:t>loadHyperty</w:t>
        </w:r>
        <w:proofErr w:type="gramEnd"/>
      </w:hyperlink>
      <w:r>
        <w:t>(hyperty: URL.HypertyCatalogueURL): *</w:t>
      </w:r>
    </w:p>
    <w:p w:rsidR="006D663D" w:rsidRDefault="006D663D">
      <w:pPr>
        <w:pStyle w:val="BodyText"/>
      </w:pPr>
      <w:r>
        <w:t>Deploy Hyperty from Catalogue URL</w:t>
      </w:r>
    </w:p>
    <w:p w:rsidR="006D663D" w:rsidRDefault="006D663D">
      <w:proofErr w:type="gramStart"/>
      <w:r>
        <w:t>public</w:t>
      </w:r>
      <w:proofErr w:type="gramEnd"/>
      <w:r>
        <w:t xml:space="preserve"> </w:t>
      </w:r>
    </w:p>
    <w:p w:rsidR="006D663D" w:rsidRDefault="006D663D">
      <w:pPr>
        <w:pStyle w:val="BodyText"/>
      </w:pPr>
      <w:hyperlink r:id="rId789" w:anchor="instance-method-loadStub">
        <w:proofErr w:type="gramStart"/>
        <w:r>
          <w:rPr>
            <w:rStyle w:val="Hyperlink"/>
          </w:rPr>
          <w:t>loadStub</w:t>
        </w:r>
        <w:proofErr w:type="gramEnd"/>
      </w:hyperlink>
      <w:r>
        <w:t>(domain: URL.URL): *</w:t>
      </w:r>
    </w:p>
    <w:p w:rsidR="006D663D" w:rsidRDefault="006D663D">
      <w:pPr>
        <w:pStyle w:val="BodyText"/>
      </w:pPr>
      <w:r>
        <w:t xml:space="preserve">Deploy Stub from Catalogue URL or domain </w:t>
      </w:r>
      <w:proofErr w:type="gramStart"/>
      <w:r>
        <w:t>url</w:t>
      </w:r>
      <w:proofErr w:type="gramEnd"/>
    </w:p>
    <w:p w:rsidR="006D663D" w:rsidRDefault="006D663D">
      <w:proofErr w:type="gramStart"/>
      <w:r>
        <w:t>public</w:t>
      </w:r>
      <w:proofErr w:type="gramEnd"/>
      <w:r>
        <w:t xml:space="preserve"> </w:t>
      </w:r>
    </w:p>
    <w:p w:rsidR="006D663D" w:rsidRDefault="006D663D">
      <w:pPr>
        <w:pStyle w:val="BodyText"/>
      </w:pPr>
      <w:hyperlink r:id="rId790" w:anchor="instance-method-registerHyperty">
        <w:proofErr w:type="gramStart"/>
        <w:r>
          <w:rPr>
            <w:rStyle w:val="Hyperlink"/>
          </w:rPr>
          <w:t>registerHyperty</w:t>
        </w:r>
        <w:proofErr w:type="gramEnd"/>
      </w:hyperlink>
      <w:r>
        <w:t xml:space="preserve">(Object: </w:t>
      </w:r>
      <w:hyperlink r:id="rId791">
        <w:r>
          <w:rPr>
            <w:rStyle w:val="Hyperlink"/>
          </w:rPr>
          <w:t>Object</w:t>
        </w:r>
      </w:hyperlink>
      <w:r>
        <w:t>, descriptor: URL.HypertyCatalogueURL)</w:t>
      </w:r>
    </w:p>
    <w:p w:rsidR="006D663D" w:rsidRDefault="006D663D">
      <w:pPr>
        <w:pStyle w:val="BodyText"/>
      </w:pPr>
      <w:r>
        <w:t>Register Hyperty deployed by the App that is passed as input parameter.</w:t>
      </w:r>
    </w:p>
    <w:p w:rsidR="006D663D" w:rsidRDefault="006D663D" w:rsidP="006D663D">
      <w:pPr>
        <w:pStyle w:val="Heading2"/>
        <w:numPr>
          <w:ilvl w:val="2"/>
          <w:numId w:val="3"/>
        </w:numPr>
        <w:pBdr>
          <w:bottom w:val="none" w:sz="0" w:space="0" w:color="auto"/>
        </w:pBdr>
      </w:pPr>
      <w:bookmarkStart w:id="857" w:name="_Toc444286195"/>
      <w:r>
        <w:t>Public Constructors</w:t>
      </w:r>
      <w:bookmarkEnd w:id="857"/>
    </w:p>
    <w:p w:rsidR="006D663D" w:rsidRDefault="006D663D" w:rsidP="006D663D">
      <w:pPr>
        <w:pStyle w:val="Heading3"/>
        <w:numPr>
          <w:ilvl w:val="3"/>
          <w:numId w:val="3"/>
        </w:numPr>
        <w:pBdr>
          <w:bottom w:val="none" w:sz="0" w:space="0" w:color="auto"/>
        </w:pBdr>
      </w:pPr>
      <w:bookmarkStart w:id="858" w:name="_Toc444286196"/>
      <w:proofErr w:type="gramStart"/>
      <w:r>
        <w:t>public</w:t>
      </w:r>
      <w:proofErr w:type="gramEnd"/>
      <w:r>
        <w:t xml:space="preserve"> constructor(sandboxFactory: sandboxFactory, domainURL: domain)  </w:t>
      </w:r>
      <w:hyperlink r:id="rId792" w:anchor="lineNumber35">
        <w:r>
          <w:rPr>
            <w:rStyle w:val="Hyperlink"/>
          </w:rPr>
          <w:t>source</w:t>
        </w:r>
        <w:bookmarkEnd w:id="858"/>
      </w:hyperlink>
      <w:r>
        <w:t xml:space="preserve"> </w:t>
      </w:r>
    </w:p>
    <w:p w:rsidR="006D663D" w:rsidRDefault="006D663D">
      <w:r>
        <w:t>Create a new instance of Runtime User Agent</w:t>
      </w:r>
    </w:p>
    <w:p w:rsidR="006D663D" w:rsidRDefault="006D663D" w:rsidP="006D663D">
      <w:pPr>
        <w:pStyle w:val="Heading4"/>
        <w:numPr>
          <w:ilvl w:val="4"/>
          <w:numId w:val="3"/>
        </w:numPr>
      </w:pPr>
      <w:r>
        <w:lastRenderedPageBreak/>
        <w:t>Params:</w:t>
      </w:r>
    </w:p>
    <w:p w:rsidR="006D663D" w:rsidRDefault="006D663D">
      <w:r>
        <w:t>Name Type Attribute Description sandboxFactory sandboxFactory Specific implementation for the environment where the core runtime will run;</w:t>
      </w:r>
    </w:p>
    <w:p w:rsidR="006D663D" w:rsidRDefault="006D663D">
      <w:pPr>
        <w:pStyle w:val="BodyText"/>
      </w:pPr>
      <w:proofErr w:type="gramStart"/>
      <w:r>
        <w:t>domainURL</w:t>
      </w:r>
      <w:proofErr w:type="gramEnd"/>
      <w:r>
        <w:t xml:space="preserve"> domain specify the domain base for the runtime;</w:t>
      </w:r>
    </w:p>
    <w:p w:rsidR="006D663D" w:rsidRDefault="006D663D" w:rsidP="006D663D">
      <w:pPr>
        <w:pStyle w:val="Heading2"/>
        <w:numPr>
          <w:ilvl w:val="2"/>
          <w:numId w:val="3"/>
        </w:numPr>
        <w:pBdr>
          <w:bottom w:val="none" w:sz="0" w:space="0" w:color="auto"/>
        </w:pBdr>
      </w:pPr>
      <w:bookmarkStart w:id="859" w:name="_Toc444286197"/>
      <w:r>
        <w:t>Public Methods</w:t>
      </w:r>
      <w:bookmarkEnd w:id="859"/>
    </w:p>
    <w:p w:rsidR="006D663D" w:rsidRDefault="006D663D" w:rsidP="006D663D">
      <w:pPr>
        <w:pStyle w:val="Heading3"/>
        <w:numPr>
          <w:ilvl w:val="3"/>
          <w:numId w:val="3"/>
        </w:numPr>
        <w:pBdr>
          <w:bottom w:val="none" w:sz="0" w:space="0" w:color="auto"/>
        </w:pBdr>
      </w:pPr>
      <w:bookmarkStart w:id="860" w:name="instance-method-checkForUpdate"/>
      <w:bookmarkStart w:id="861" w:name="_Toc444286198"/>
      <w:bookmarkEnd w:id="860"/>
      <w:proofErr w:type="gramStart"/>
      <w:r>
        <w:t>public</w:t>
      </w:r>
      <w:proofErr w:type="gramEnd"/>
      <w:r>
        <w:t xml:space="preserve"> checkForUpdate(url: CatalogueURL)  </w:t>
      </w:r>
      <w:hyperlink r:id="rId793" w:anchor="lineNumber460">
        <w:r>
          <w:rPr>
            <w:rStyle w:val="Hyperlink"/>
          </w:rPr>
          <w:t>source</w:t>
        </w:r>
        <w:bookmarkEnd w:id="861"/>
      </w:hyperlink>
      <w:r>
        <w:t xml:space="preserve"> </w:t>
      </w:r>
    </w:p>
    <w:p w:rsidR="006D663D" w:rsidRDefault="006D663D">
      <w:proofErr w:type="gramStart"/>
      <w:r>
        <w:t>Used to check for updates about components handled in the Catalogue including protocol stubs and Hyperties.</w:t>
      </w:r>
      <w:proofErr w:type="gramEnd"/>
      <w:r>
        <w:t xml:space="preserve"> </w:t>
      </w:r>
      <w:proofErr w:type="gramStart"/>
      <w:r>
        <w:t>check</w:t>
      </w:r>
      <w:proofErr w:type="gramEnd"/>
      <w:r>
        <w:t xml:space="preserve"> relationship with lifecycle management provided by Service Workers</w:t>
      </w:r>
    </w:p>
    <w:p w:rsidR="006D663D" w:rsidRDefault="006D663D" w:rsidP="006D663D">
      <w:pPr>
        <w:pStyle w:val="Heading4"/>
        <w:numPr>
          <w:ilvl w:val="4"/>
          <w:numId w:val="3"/>
        </w:numPr>
      </w:pPr>
      <w:r>
        <w:t>Params:</w:t>
      </w:r>
    </w:p>
    <w:p w:rsidR="006D663D" w:rsidRPr="006D663D" w:rsidRDefault="006D663D">
      <w:pPr>
        <w:rPr>
          <w:lang w:val="fr-FR"/>
        </w:rPr>
      </w:pPr>
      <w:r w:rsidRPr="006D663D">
        <w:rPr>
          <w:lang w:val="fr-FR"/>
        </w:rPr>
        <w:t>Name Type Attribute Description url CatalogueURL url</w:t>
      </w:r>
    </w:p>
    <w:p w:rsidR="006D663D" w:rsidRDefault="006D663D" w:rsidP="006D663D">
      <w:pPr>
        <w:pStyle w:val="Heading3"/>
        <w:numPr>
          <w:ilvl w:val="3"/>
          <w:numId w:val="3"/>
        </w:numPr>
        <w:pBdr>
          <w:bottom w:val="none" w:sz="0" w:space="0" w:color="auto"/>
        </w:pBdr>
      </w:pPr>
      <w:bookmarkStart w:id="862" w:name="instance-method-discoverHiperty"/>
      <w:bookmarkStart w:id="863" w:name="_Toc444286199"/>
      <w:bookmarkEnd w:id="862"/>
      <w:r>
        <w:t xml:space="preserve">public discoverHiperty(descriptor: CatalogueDataObject.HypertyDescriptor)  </w:t>
      </w:r>
      <w:hyperlink r:id="rId794" w:anchor="lineNumber119">
        <w:r>
          <w:rPr>
            <w:rStyle w:val="Hyperlink"/>
          </w:rPr>
          <w:t>source</w:t>
        </w:r>
        <w:bookmarkEnd w:id="863"/>
      </w:hyperlink>
      <w:r>
        <w:t xml:space="preserve"> </w:t>
      </w:r>
    </w:p>
    <w:p w:rsidR="006D663D" w:rsidRDefault="006D663D">
      <w:r>
        <w:t>Accomodate interoperability in H2H and proto on the fly for newly discovered devices in M2M</w:t>
      </w:r>
    </w:p>
    <w:p w:rsidR="006D663D" w:rsidRDefault="006D663D" w:rsidP="006D663D">
      <w:pPr>
        <w:pStyle w:val="Heading4"/>
        <w:numPr>
          <w:ilvl w:val="4"/>
          <w:numId w:val="3"/>
        </w:numPr>
      </w:pPr>
      <w:bookmarkStart w:id="864" w:name="params-2"/>
      <w:bookmarkEnd w:id="864"/>
      <w:r>
        <w:t>Params:</w:t>
      </w:r>
    </w:p>
    <w:p w:rsidR="006D663D" w:rsidRDefault="006D663D">
      <w:r>
        <w:t>Name Type Attribute Description descriptor CatalogueDataObject.HypertyDescriptor descriptor</w:t>
      </w:r>
    </w:p>
    <w:p w:rsidR="006D663D" w:rsidRDefault="006D663D" w:rsidP="006D663D">
      <w:pPr>
        <w:pStyle w:val="Heading3"/>
        <w:numPr>
          <w:ilvl w:val="3"/>
          <w:numId w:val="3"/>
        </w:numPr>
        <w:pBdr>
          <w:bottom w:val="none" w:sz="0" w:space="0" w:color="auto"/>
        </w:pBdr>
      </w:pPr>
      <w:bookmarkStart w:id="865" w:name="instance-method-loadHyperty"/>
      <w:bookmarkStart w:id="866" w:name="_Toc444286200"/>
      <w:bookmarkEnd w:id="865"/>
      <w:r>
        <w:t xml:space="preserve">public loadHyperty(hyperty: URL.HypertyCatalogueURL): *  </w:t>
      </w:r>
      <w:hyperlink r:id="rId795" w:anchor="lineNumber136">
        <w:r>
          <w:rPr>
            <w:rStyle w:val="Hyperlink"/>
          </w:rPr>
          <w:t>source</w:t>
        </w:r>
        <w:bookmarkEnd w:id="866"/>
      </w:hyperlink>
      <w:r>
        <w:t xml:space="preserve"> </w:t>
      </w:r>
    </w:p>
    <w:p w:rsidR="006D663D" w:rsidRDefault="006D663D">
      <w:r>
        <w:t>Deploy Hyperty from Catalogue URL</w:t>
      </w:r>
    </w:p>
    <w:p w:rsidR="006D663D" w:rsidRDefault="006D663D" w:rsidP="006D663D">
      <w:pPr>
        <w:pStyle w:val="Heading4"/>
        <w:numPr>
          <w:ilvl w:val="4"/>
          <w:numId w:val="3"/>
        </w:numPr>
      </w:pPr>
      <w:bookmarkStart w:id="867" w:name="params-3"/>
      <w:bookmarkEnd w:id="867"/>
      <w:r>
        <w:t>Params:</w:t>
      </w:r>
    </w:p>
    <w:p w:rsidR="006D663D" w:rsidRDefault="006D663D">
      <w:r>
        <w:t>Name Type Attribute Description hyperty URL.HypertyCatalogueURL hypertyDescriptor url;</w:t>
      </w:r>
    </w:p>
    <w:p w:rsidR="006D663D" w:rsidRDefault="006D663D" w:rsidP="006D663D">
      <w:pPr>
        <w:pStyle w:val="Heading4"/>
        <w:numPr>
          <w:ilvl w:val="4"/>
          <w:numId w:val="3"/>
        </w:numPr>
      </w:pPr>
      <w:bookmarkStart w:id="868" w:name="return-71"/>
      <w:bookmarkEnd w:id="868"/>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869" w:name="instance-method-loadStub"/>
      <w:bookmarkStart w:id="870" w:name="_Toc444286201"/>
      <w:bookmarkEnd w:id="869"/>
      <w:r>
        <w:t xml:space="preserve">public loadStub(domain: URL.URL): *  </w:t>
      </w:r>
      <w:hyperlink r:id="rId796" w:anchor="lineNumber306">
        <w:r>
          <w:rPr>
            <w:rStyle w:val="Hyperlink"/>
          </w:rPr>
          <w:t>source</w:t>
        </w:r>
        <w:bookmarkEnd w:id="870"/>
      </w:hyperlink>
      <w:r>
        <w:t xml:space="preserve"> </w:t>
      </w:r>
    </w:p>
    <w:p w:rsidR="006D663D" w:rsidRDefault="006D663D">
      <w:r>
        <w:t>Deploy Stub from Catalogue URL or domain url</w:t>
      </w:r>
    </w:p>
    <w:p w:rsidR="006D663D" w:rsidRDefault="006D663D" w:rsidP="006D663D">
      <w:pPr>
        <w:pStyle w:val="Heading4"/>
        <w:numPr>
          <w:ilvl w:val="4"/>
          <w:numId w:val="3"/>
        </w:numPr>
      </w:pPr>
      <w:bookmarkStart w:id="871" w:name="params-4"/>
      <w:bookmarkEnd w:id="871"/>
      <w:r>
        <w:t>Params:</w:t>
      </w:r>
    </w:p>
    <w:p w:rsidR="006D663D" w:rsidRDefault="006D663D">
      <w:r>
        <w:t>Name Type Attribute Description domain URL.URL domain</w:t>
      </w:r>
    </w:p>
    <w:p w:rsidR="006D663D" w:rsidRDefault="006D663D" w:rsidP="006D663D">
      <w:pPr>
        <w:pStyle w:val="Heading4"/>
        <w:numPr>
          <w:ilvl w:val="4"/>
          <w:numId w:val="3"/>
        </w:numPr>
      </w:pPr>
      <w:bookmarkStart w:id="872" w:name="return-72"/>
      <w:bookmarkEnd w:id="872"/>
      <w:r>
        <w:t>Return:</w:t>
      </w:r>
    </w:p>
    <w:tbl>
      <w:tblPr>
        <w:tblW w:w="0" w:type="pct"/>
        <w:tblLook w:val="04A0"/>
      </w:tblPr>
      <w:tblGrid>
        <w:gridCol w:w="326"/>
      </w:tblGrid>
      <w:tr w:rsidR="006D663D">
        <w:tc>
          <w:tcPr>
            <w:tcW w:w="0" w:type="auto"/>
          </w:tcPr>
          <w:p w:rsidR="006D663D" w:rsidRDefault="006D663D">
            <w:pPr>
              <w:jc w:val="left"/>
            </w:pPr>
            <w:r>
              <w:t>*</w:t>
            </w:r>
          </w:p>
        </w:tc>
      </w:tr>
    </w:tbl>
    <w:p w:rsidR="006D663D" w:rsidRDefault="006D663D" w:rsidP="006D663D">
      <w:pPr>
        <w:pStyle w:val="Heading3"/>
        <w:numPr>
          <w:ilvl w:val="3"/>
          <w:numId w:val="3"/>
        </w:numPr>
        <w:pBdr>
          <w:bottom w:val="none" w:sz="0" w:space="0" w:color="auto"/>
        </w:pBdr>
      </w:pPr>
      <w:bookmarkStart w:id="873" w:name="instance-method-registerHyperty"/>
      <w:bookmarkStart w:id="874" w:name="_Toc444286202"/>
      <w:bookmarkEnd w:id="873"/>
      <w:r>
        <w:t xml:space="preserve">public registerHyperty(Object: </w:t>
      </w:r>
      <w:hyperlink r:id="rId797">
        <w:r>
          <w:rPr>
            <w:rStyle w:val="Hyperlink"/>
          </w:rPr>
          <w:t>Object</w:t>
        </w:r>
      </w:hyperlink>
      <w:r>
        <w:t xml:space="preserve">, descriptor: URL.HypertyCatalogueURL)  </w:t>
      </w:r>
      <w:hyperlink r:id="rId798" w:anchor="lineNumber128">
        <w:r>
          <w:rPr>
            <w:rStyle w:val="Hyperlink"/>
          </w:rPr>
          <w:t>source</w:t>
        </w:r>
        <w:bookmarkEnd w:id="874"/>
      </w:hyperlink>
      <w:r>
        <w:t xml:space="preserve"> </w:t>
      </w:r>
    </w:p>
    <w:p w:rsidR="006D663D" w:rsidRDefault="006D663D">
      <w:r>
        <w:t>Register Hyperty deployed by the App that is passed as input parameter. To be used when App and Hyperties are from the same domain otherwise the RuntimeUA will raise an exception and the App has to use the loadHyperty(..) function.</w:t>
      </w:r>
    </w:p>
    <w:p w:rsidR="006D663D" w:rsidRDefault="006D663D" w:rsidP="006D663D">
      <w:pPr>
        <w:pStyle w:val="Heading4"/>
        <w:numPr>
          <w:ilvl w:val="4"/>
          <w:numId w:val="3"/>
        </w:numPr>
      </w:pPr>
      <w:bookmarkStart w:id="875" w:name="params-5"/>
      <w:bookmarkEnd w:id="875"/>
      <w:r>
        <w:lastRenderedPageBreak/>
        <w:t>Params:</w:t>
      </w:r>
    </w:p>
    <w:p w:rsidR="006D663D" w:rsidRDefault="006D663D">
      <w:r>
        <w:t xml:space="preserve">Name Type Attribute Description Object </w:t>
      </w:r>
      <w:hyperlink r:id="rId799">
        <w:r>
          <w:rPr>
            <w:rStyle w:val="Hyperlink"/>
          </w:rPr>
          <w:t>Object</w:t>
        </w:r>
      </w:hyperlink>
      <w:r>
        <w:t xml:space="preserve"> hypertyInstance</w:t>
      </w:r>
    </w:p>
    <w:p w:rsidR="006D663D" w:rsidRDefault="006D663D">
      <w:pPr>
        <w:pStyle w:val="BodyText"/>
      </w:pPr>
      <w:r>
        <w:t>descriptor URL.HypertyCatalogueURL descriptor</w:t>
      </w:r>
    </w:p>
    <w:p w:rsidR="006D663D" w:rsidRDefault="006D663D">
      <w:pPr>
        <w:pStyle w:val="BodyText"/>
      </w:pPr>
      <w:r>
        <w:t xml:space="preserve">Generated by </w:t>
      </w:r>
      <w:hyperlink r:id="rId800">
        <w:r>
          <w:rPr>
            <w:rStyle w:val="Hyperlink"/>
          </w:rPr>
          <w:t>ESDoc(0.4.5)</w:t>
        </w:r>
      </w:hyperlink>
      <w:r>
        <w:t xml:space="preserve"> </w:t>
      </w:r>
      <w:hyperlink r:id="rId801" w:anchor="lineNumber9">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876" w:name="sandbox"/>
      <w:bookmarkStart w:id="877" w:name="_Toc444286203"/>
      <w:bookmarkEnd w:id="876"/>
      <w:r>
        <w:t>Sandbox</w:t>
      </w:r>
      <w:bookmarkEnd w:id="877"/>
    </w:p>
    <w:p w:rsidR="006D663D" w:rsidRDefault="006D663D" w:rsidP="006D663D">
      <w:pPr>
        <w:pStyle w:val="Heading4"/>
        <w:numPr>
          <w:ilvl w:val="4"/>
          <w:numId w:val="3"/>
        </w:numPr>
      </w:pPr>
      <w:bookmarkStart w:id="878" w:name="extends-4"/>
      <w:bookmarkEnd w:id="878"/>
      <w:r>
        <w:t>Extends:</w:t>
      </w:r>
    </w:p>
    <w:p w:rsidR="006D663D" w:rsidRDefault="006D663D">
      <w:hyperlink r:id="rId802">
        <w:r>
          <w:rPr>
            <w:rStyle w:val="Hyperlink"/>
          </w:rPr>
          <w:t>Bus</w:t>
        </w:r>
      </w:hyperlink>
      <w:r>
        <w:t xml:space="preserve"> → </w:t>
      </w:r>
      <w:hyperlink r:id="rId803">
        <w:r>
          <w:rPr>
            <w:rStyle w:val="Hyperlink"/>
          </w:rPr>
          <w:t>MiniBus</w:t>
        </w:r>
      </w:hyperlink>
      <w:r>
        <w:t xml:space="preserve"> → Sandbox</w:t>
      </w:r>
    </w:p>
    <w:p w:rsidR="006D663D" w:rsidRDefault="006D663D" w:rsidP="006D663D">
      <w:pPr>
        <w:pStyle w:val="Heading2"/>
        <w:numPr>
          <w:ilvl w:val="2"/>
          <w:numId w:val="3"/>
        </w:numPr>
        <w:pBdr>
          <w:bottom w:val="none" w:sz="0" w:space="0" w:color="auto"/>
        </w:pBdr>
      </w:pPr>
      <w:bookmarkStart w:id="879" w:name="constructor-summary-20"/>
      <w:bookmarkStart w:id="880" w:name="_Toc444286204"/>
      <w:bookmarkEnd w:id="879"/>
      <w:r>
        <w:t>Constructor Summary</w:t>
      </w:r>
      <w:bookmarkEnd w:id="880"/>
    </w:p>
    <w:p w:rsidR="006D663D" w:rsidRDefault="006D663D">
      <w:r>
        <w:t xml:space="preserve">Public Constructor public </w:t>
      </w:r>
    </w:p>
    <w:p w:rsidR="006D663D" w:rsidRDefault="006D663D">
      <w:pPr>
        <w:pStyle w:val="BodyText"/>
      </w:pPr>
      <w:hyperlink r:id="rId804" w:anchor="instance-constructor-constructor">
        <w:r>
          <w:rPr>
            <w:rStyle w:val="Hyperlink"/>
          </w:rPr>
          <w:t>constructor</w:t>
        </w:r>
      </w:hyperlink>
    </w:p>
    <w:p w:rsidR="006D663D" w:rsidRDefault="006D663D" w:rsidP="006D663D">
      <w:pPr>
        <w:pStyle w:val="Heading2"/>
        <w:numPr>
          <w:ilvl w:val="2"/>
          <w:numId w:val="3"/>
        </w:numPr>
        <w:pBdr>
          <w:bottom w:val="none" w:sz="0" w:space="0" w:color="auto"/>
        </w:pBdr>
      </w:pPr>
      <w:bookmarkStart w:id="881" w:name="method-summary-18"/>
      <w:bookmarkStart w:id="882" w:name="_Toc444286205"/>
      <w:bookmarkEnd w:id="881"/>
      <w:r>
        <w:t>Method Summary</w:t>
      </w:r>
      <w:bookmarkEnd w:id="882"/>
    </w:p>
    <w:p w:rsidR="006D663D" w:rsidRDefault="006D663D">
      <w:r>
        <w:t xml:space="preserve">Public Methods public </w:t>
      </w:r>
    </w:p>
    <w:p w:rsidR="006D663D" w:rsidRDefault="006D663D">
      <w:pPr>
        <w:pStyle w:val="BodyText"/>
      </w:pPr>
      <w:hyperlink r:id="rId805" w:anchor="instance-method-deployComponent">
        <w:r>
          <w:rPr>
            <w:rStyle w:val="Hyperlink"/>
          </w:rPr>
          <w:t>deployComponent</w:t>
        </w:r>
      </w:hyperlink>
      <w:r>
        <w:t xml:space="preserve">(componentSourceCode: </w:t>
      </w:r>
      <w:hyperlink r:id="rId806">
        <w:r>
          <w:rPr>
            <w:rStyle w:val="Hyperlink"/>
          </w:rPr>
          <w:t>string</w:t>
        </w:r>
      </w:hyperlink>
      <w:r>
        <w:t xml:space="preserve">, componentURL: URL, configuration: Config): </w:t>
      </w:r>
      <w:hyperlink r:id="rId807">
        <w:r>
          <w:rPr>
            <w:rStyle w:val="Hyperlink"/>
          </w:rPr>
          <w:t>Promise</w:t>
        </w:r>
      </w:hyperlink>
      <w:r>
        <w:t>&lt;</w:t>
      </w:r>
      <w:hyperlink r:id="rId808">
        <w:r>
          <w:rPr>
            <w:rStyle w:val="Hyperlink"/>
          </w:rPr>
          <w:t>string</w:t>
        </w:r>
      </w:hyperlink>
      <w:r>
        <w:t>&gt;</w:t>
      </w:r>
    </w:p>
    <w:p w:rsidR="006D663D" w:rsidRDefault="006D663D">
      <w:pPr>
        <w:pStyle w:val="BodyText"/>
      </w:pPr>
      <w:r>
        <w:t>Deploy an instance of the component into the sandbox.</w:t>
      </w:r>
    </w:p>
    <w:p w:rsidR="006D663D" w:rsidRDefault="006D663D">
      <w:r>
        <w:t xml:space="preserve">public </w:t>
      </w:r>
    </w:p>
    <w:p w:rsidR="006D663D" w:rsidRDefault="006D663D">
      <w:pPr>
        <w:pStyle w:val="BodyText"/>
      </w:pPr>
      <w:hyperlink r:id="rId809" w:anchor="instance-method-removeComponent">
        <w:r>
          <w:rPr>
            <w:rStyle w:val="Hyperlink"/>
          </w:rPr>
          <w:t>removeComponent</w:t>
        </w:r>
      </w:hyperlink>
      <w:r>
        <w:t xml:space="preserve">(componentURL: URL): </w:t>
      </w:r>
      <w:hyperlink r:id="rId810">
        <w:r>
          <w:rPr>
            <w:rStyle w:val="Hyperlink"/>
          </w:rPr>
          <w:t>Promise</w:t>
        </w:r>
      </w:hyperlink>
      <w:r>
        <w:t>&lt;</w:t>
      </w:r>
      <w:hyperlink r:id="rId811">
        <w:r>
          <w:rPr>
            <w:rStyle w:val="Hyperlink"/>
          </w:rPr>
          <w:t>string</w:t>
        </w:r>
      </w:hyperlink>
      <w:r>
        <w:t>&gt;</w:t>
      </w:r>
    </w:p>
    <w:p w:rsidR="006D663D" w:rsidRDefault="006D663D">
      <w:pPr>
        <w:pStyle w:val="BodyText"/>
      </w:pPr>
      <w:r>
        <w:t>Remove the instance of a previously deployed component.</w:t>
      </w:r>
    </w:p>
    <w:p w:rsidR="006D663D" w:rsidRDefault="006D663D" w:rsidP="006D663D">
      <w:pPr>
        <w:pStyle w:val="Heading2"/>
        <w:numPr>
          <w:ilvl w:val="2"/>
          <w:numId w:val="3"/>
        </w:numPr>
        <w:pBdr>
          <w:bottom w:val="none" w:sz="0" w:space="0" w:color="auto"/>
        </w:pBdr>
      </w:pPr>
      <w:bookmarkStart w:id="883" w:name="inherited-summary-4"/>
      <w:bookmarkStart w:id="884" w:name="_Toc444286206"/>
      <w:bookmarkEnd w:id="883"/>
      <w:r>
        <w:t>Inherited Summary</w:t>
      </w:r>
      <w:bookmarkEnd w:id="884"/>
    </w:p>
    <w:p w:rsidR="006D663D" w:rsidRDefault="006D663D">
      <w:r>
        <w:t xml:space="preserve"> From class </w:t>
      </w:r>
      <w:hyperlink r:id="rId812">
        <w:r>
          <w:rPr>
            <w:rStyle w:val="Hyperlink"/>
          </w:rPr>
          <w:t>Bus</w:t>
        </w:r>
      </w:hyperlink>
      <w:r>
        <w:t xml:space="preserve"> public </w:t>
      </w:r>
    </w:p>
    <w:p w:rsidR="006D663D" w:rsidRDefault="006D663D">
      <w:pPr>
        <w:pStyle w:val="BodyText"/>
      </w:pPr>
      <w:hyperlink r:id="rId813" w:anchor="instance-method-addListener">
        <w:r>
          <w:rPr>
            <w:rStyle w:val="Hyperlink"/>
          </w:rPr>
          <w:t>addListener</w:t>
        </w:r>
      </w:hyperlink>
      <w:r>
        <w:t>(url: URL, listener: Listener): MsgListener</w:t>
      </w:r>
    </w:p>
    <w:p w:rsidR="006D663D" w:rsidRDefault="006D663D">
      <w:pPr>
        <w:pStyle w:val="BodyText"/>
      </w:pPr>
      <w:r>
        <w:t>Register listener to receive message when “msg.to === url”.</w:t>
      </w:r>
    </w:p>
    <w:p w:rsidR="006D663D" w:rsidRDefault="006D663D">
      <w:r>
        <w:t xml:space="preserve">public </w:t>
      </w:r>
    </w:p>
    <w:p w:rsidR="006D663D" w:rsidRDefault="006D663D">
      <w:pPr>
        <w:pStyle w:val="BodyText"/>
      </w:pPr>
      <w:hyperlink r:id="rId814" w:anchor="instance-method-addResponseListener">
        <w:r>
          <w:rPr>
            <w:rStyle w:val="Hyperlink"/>
          </w:rPr>
          <w:t>addResponseListener</w:t>
        </w:r>
      </w:hyperlink>
      <w:r>
        <w:t xml:space="preserve">(url: URL, msgId: </w:t>
      </w:r>
      <w:hyperlink r:id="rId815">
        <w:r>
          <w:rPr>
            <w:rStyle w:val="Hyperlink"/>
          </w:rPr>
          <w:t>number</w:t>
        </w:r>
      </w:hyperlink>
      <w:r>
        <w:t xml:space="preserve">, responseListener: </w:t>
      </w:r>
      <w:hyperlink r:id="rId816">
        <w:r>
          <w:rPr>
            <w:rStyle w:val="Hyperlink"/>
          </w:rPr>
          <w:t>Function</w:t>
        </w:r>
      </w:hyperlink>
      <w:r>
        <w:t>)</w:t>
      </w:r>
    </w:p>
    <w:p w:rsidR="006D663D" w:rsidRDefault="006D663D">
      <w:pPr>
        <w:pStyle w:val="BodyText"/>
      </w:pPr>
      <w:r>
        <w:t>Manually add a response listener.</w:t>
      </w:r>
    </w:p>
    <w:p w:rsidR="006D663D" w:rsidRDefault="006D663D">
      <w:r>
        <w:t xml:space="preserve">public </w:t>
      </w:r>
    </w:p>
    <w:p w:rsidR="006D663D" w:rsidRDefault="006D663D">
      <w:pPr>
        <w:pStyle w:val="BodyText"/>
      </w:pPr>
      <w:hyperlink r:id="rId817" w:anchor="instance-method-bind">
        <w:r>
          <w:rPr>
            <w:rStyle w:val="Hyperlink"/>
          </w:rPr>
          <w:t>bind</w:t>
        </w:r>
      </w:hyperlink>
      <w:r>
        <w:t xml:space="preserve">(outUrl: URL, inUrl: URL, target: </w:t>
      </w:r>
      <w:hyperlink r:id="rId818">
        <w:r>
          <w:rPr>
            <w:rStyle w:val="Hyperlink"/>
          </w:rPr>
          <w:t>MiniBus</w:t>
        </w:r>
      </w:hyperlink>
      <w:r>
        <w:t>): Bound</w:t>
      </w:r>
    </w:p>
    <w:p w:rsidR="006D663D" w:rsidRDefault="006D663D">
      <w:pPr>
        <w:pStyle w:val="BodyText"/>
      </w:pPr>
      <w:r>
        <w:t>Helper method to bind listeners (in both directions) into other MiniBus target.</w:t>
      </w:r>
    </w:p>
    <w:p w:rsidR="006D663D" w:rsidRDefault="006D663D">
      <w:r>
        <w:t xml:space="preserve">public </w:t>
      </w:r>
    </w:p>
    <w:p w:rsidR="006D663D" w:rsidRDefault="006D663D">
      <w:pPr>
        <w:pStyle w:val="BodyText"/>
      </w:pPr>
      <w:hyperlink r:id="rId819" w:anchor="instance-method-postMessage">
        <w:r>
          <w:rPr>
            <w:rStyle w:val="Hyperlink"/>
          </w:rPr>
          <w:t>postMessage</w:t>
        </w:r>
      </w:hyperlink>
      <w:r>
        <w:t xml:space="preserve">(msg: Message, responseCallback: </w:t>
      </w:r>
      <w:hyperlink r:id="rId820">
        <w:r>
          <w:rPr>
            <w:rStyle w:val="Hyperlink"/>
          </w:rPr>
          <w:t>Function</w:t>
        </w:r>
      </w:hyperlink>
      <w:r>
        <w:t xml:space="preserve">): </w:t>
      </w:r>
      <w:hyperlink r:id="rId821">
        <w:r>
          <w:rPr>
            <w:rStyle w:val="Hyperlink"/>
          </w:rPr>
          <w:t>number</w:t>
        </w:r>
      </w:hyperlink>
    </w:p>
    <w:p w:rsidR="006D663D" w:rsidRDefault="006D663D">
      <w:pPr>
        <w:pStyle w:val="BodyText"/>
      </w:pPr>
      <w:r>
        <w:t>Send messages to local listeners, or if not exists to external listeners.</w:t>
      </w:r>
    </w:p>
    <w:p w:rsidR="006D663D" w:rsidRDefault="006D663D">
      <w:r>
        <w:t xml:space="preserve">public </w:t>
      </w:r>
    </w:p>
    <w:p w:rsidR="006D663D" w:rsidRDefault="006D663D">
      <w:pPr>
        <w:pStyle w:val="BodyText"/>
      </w:pPr>
      <w:hyperlink r:id="rId822" w:anchor="instance-method-removeAllListenersOf">
        <w:r>
          <w:rPr>
            <w:rStyle w:val="Hyperlink"/>
          </w:rPr>
          <w:t>removeAllListenersOf</w:t>
        </w:r>
      </w:hyperlink>
      <w:r>
        <w:t>(url: URL)</w:t>
      </w:r>
    </w:p>
    <w:p w:rsidR="006D663D" w:rsidRDefault="006D663D">
      <w:pPr>
        <w:pStyle w:val="BodyText"/>
      </w:pPr>
      <w:r>
        <w:t>Remove all existent listeners for the URL</w:t>
      </w:r>
    </w:p>
    <w:p w:rsidR="006D663D" w:rsidRDefault="006D663D">
      <w:r>
        <w:lastRenderedPageBreak/>
        <w:t xml:space="preserve">public </w:t>
      </w:r>
    </w:p>
    <w:p w:rsidR="006D663D" w:rsidRDefault="006D663D">
      <w:pPr>
        <w:pStyle w:val="BodyText"/>
      </w:pPr>
      <w:hyperlink r:id="rId823" w:anchor="instance-method-removeResponseListener">
        <w:r>
          <w:rPr>
            <w:rStyle w:val="Hyperlink"/>
          </w:rPr>
          <w:t>removeResponseListener</w:t>
        </w:r>
      </w:hyperlink>
      <w:r>
        <w:t xml:space="preserve">(url: URL, msgId: </w:t>
      </w:r>
      <w:hyperlink r:id="rId824">
        <w:r>
          <w:rPr>
            <w:rStyle w:val="Hyperlink"/>
          </w:rPr>
          <w:t>number</w:t>
        </w:r>
      </w:hyperlink>
      <w:r>
        <w:t>)</w:t>
      </w:r>
    </w:p>
    <w:p w:rsidR="006D663D" w:rsidRDefault="006D663D">
      <w:pPr>
        <w:pStyle w:val="BodyText"/>
      </w:pPr>
      <w:r>
        <w:t>Remove the response listener.</w:t>
      </w:r>
    </w:p>
    <w:p w:rsidR="006D663D" w:rsidRDefault="006D663D">
      <w:r>
        <w:t xml:space="preserve"> From class </w:t>
      </w:r>
      <w:hyperlink r:id="rId825">
        <w:r>
          <w:rPr>
            <w:rStyle w:val="Hyperlink"/>
          </w:rPr>
          <w:t>MiniBus</w:t>
        </w:r>
      </w:hyperlink>
      <w:r>
        <w:t xml:space="preserve"> public </w:t>
      </w:r>
    </w:p>
    <w:p w:rsidR="006D663D" w:rsidRDefault="006D663D">
      <w:pPr>
        <w:pStyle w:val="BodyText"/>
      </w:pPr>
      <w:hyperlink r:id="rId826" w:anchor="instance-method-postMessage">
        <w:r>
          <w:rPr>
            <w:rStyle w:val="Hyperlink"/>
          </w:rPr>
          <w:t>postMessage</w:t>
        </w:r>
      </w:hyperlink>
      <w:r>
        <w:t>(inMsg: *, responseCallback: *): *</w:t>
      </w:r>
    </w:p>
    <w:p w:rsidR="006D663D" w:rsidRDefault="006D663D" w:rsidP="006D663D">
      <w:pPr>
        <w:pStyle w:val="Heading2"/>
        <w:numPr>
          <w:ilvl w:val="2"/>
          <w:numId w:val="3"/>
        </w:numPr>
        <w:pBdr>
          <w:bottom w:val="none" w:sz="0" w:space="0" w:color="auto"/>
        </w:pBdr>
      </w:pPr>
      <w:bookmarkStart w:id="885" w:name="_Toc444286207"/>
      <w:r>
        <w:t>Public Constructors</w:t>
      </w:r>
      <w:bookmarkEnd w:id="885"/>
    </w:p>
    <w:p w:rsidR="006D663D" w:rsidRDefault="006D663D" w:rsidP="006D663D">
      <w:pPr>
        <w:pStyle w:val="Heading3"/>
        <w:numPr>
          <w:ilvl w:val="3"/>
          <w:numId w:val="3"/>
        </w:numPr>
        <w:pBdr>
          <w:bottom w:val="none" w:sz="0" w:space="0" w:color="auto"/>
        </w:pBdr>
      </w:pPr>
      <w:bookmarkStart w:id="886" w:name="_Toc444286208"/>
      <w:r>
        <w:t xml:space="preserve">public constructor  </w:t>
      </w:r>
      <w:hyperlink r:id="rId827" w:anchor="lineNumber11">
        <w:r>
          <w:rPr>
            <w:rStyle w:val="Hyperlink"/>
          </w:rPr>
          <w:t>source</w:t>
        </w:r>
        <w:bookmarkEnd w:id="886"/>
      </w:hyperlink>
      <w:r>
        <w:t xml:space="preserve"> </w:t>
      </w:r>
    </w:p>
    <w:p w:rsidR="006D663D" w:rsidRDefault="006D663D" w:rsidP="006D663D">
      <w:pPr>
        <w:pStyle w:val="Heading4"/>
        <w:numPr>
          <w:ilvl w:val="4"/>
          <w:numId w:val="3"/>
        </w:numPr>
      </w:pPr>
      <w:bookmarkStart w:id="887" w:name="override-5"/>
      <w:bookmarkEnd w:id="887"/>
      <w:r>
        <w:t>Override:</w:t>
      </w:r>
    </w:p>
    <w:p w:rsidR="006D663D" w:rsidRDefault="006D663D">
      <w:hyperlink r:id="rId828" w:anchor="instance-constructor-constructor">
        <w:r>
          <w:rPr>
            <w:rStyle w:val="Hyperlink"/>
          </w:rPr>
          <w:t>MiniBus#constructor</w:t>
        </w:r>
      </w:hyperlink>
    </w:p>
    <w:p w:rsidR="006D663D" w:rsidRDefault="006D663D" w:rsidP="006D663D">
      <w:pPr>
        <w:pStyle w:val="Heading2"/>
        <w:numPr>
          <w:ilvl w:val="2"/>
          <w:numId w:val="3"/>
        </w:numPr>
        <w:pBdr>
          <w:bottom w:val="none" w:sz="0" w:space="0" w:color="auto"/>
        </w:pBdr>
      </w:pPr>
      <w:bookmarkStart w:id="888" w:name="public-methods"/>
      <w:bookmarkStart w:id="889" w:name="_Toc444286209"/>
      <w:bookmarkEnd w:id="888"/>
      <w:r>
        <w:t>Public Methods</w:t>
      </w:r>
      <w:bookmarkEnd w:id="889"/>
    </w:p>
    <w:p w:rsidR="006D663D" w:rsidRDefault="006D663D" w:rsidP="006D663D">
      <w:pPr>
        <w:pStyle w:val="Heading3"/>
        <w:numPr>
          <w:ilvl w:val="3"/>
          <w:numId w:val="3"/>
        </w:numPr>
        <w:pBdr>
          <w:bottom w:val="none" w:sz="0" w:space="0" w:color="auto"/>
        </w:pBdr>
      </w:pPr>
      <w:bookmarkStart w:id="890" w:name="instance-method-deployComponent"/>
      <w:bookmarkStart w:id="891" w:name="_Toc444286210"/>
      <w:bookmarkEnd w:id="890"/>
      <w:r>
        <w:t xml:space="preserve">public deployComponent(componentSourceCode: </w:t>
      </w:r>
      <w:hyperlink r:id="rId829">
        <w:r>
          <w:rPr>
            <w:rStyle w:val="Hyperlink"/>
          </w:rPr>
          <w:t>string</w:t>
        </w:r>
      </w:hyperlink>
      <w:r>
        <w:t xml:space="preserve">, componentURL: URL, configuration: Config): </w:t>
      </w:r>
      <w:hyperlink r:id="rId830">
        <w:r>
          <w:rPr>
            <w:rStyle w:val="Hyperlink"/>
          </w:rPr>
          <w:t>Promise</w:t>
        </w:r>
      </w:hyperlink>
      <w:r>
        <w:t>&lt;</w:t>
      </w:r>
      <w:hyperlink r:id="rId831">
        <w:r>
          <w:rPr>
            <w:rStyle w:val="Hyperlink"/>
          </w:rPr>
          <w:t>string</w:t>
        </w:r>
      </w:hyperlink>
      <w:r>
        <w:t xml:space="preserve">&gt;  </w:t>
      </w:r>
      <w:hyperlink r:id="rId832" w:anchor="lineNumber29">
        <w:r>
          <w:rPr>
            <w:rStyle w:val="Hyperlink"/>
          </w:rPr>
          <w:t>source</w:t>
        </w:r>
        <w:bookmarkEnd w:id="891"/>
      </w:hyperlink>
      <w:r>
        <w:t xml:space="preserve"> </w:t>
      </w:r>
    </w:p>
    <w:p w:rsidR="006D663D" w:rsidRDefault="006D663D">
      <w:r>
        <w:t>Deploy an instance of the component into the sandbox.</w:t>
      </w:r>
    </w:p>
    <w:p w:rsidR="006D663D" w:rsidRDefault="006D663D" w:rsidP="006D663D">
      <w:pPr>
        <w:pStyle w:val="Heading4"/>
        <w:numPr>
          <w:ilvl w:val="4"/>
          <w:numId w:val="3"/>
        </w:numPr>
      </w:pPr>
      <w:r>
        <w:t>Params:</w:t>
      </w:r>
    </w:p>
    <w:p w:rsidR="006D663D" w:rsidRDefault="006D663D">
      <w:r>
        <w:t xml:space="preserve">Name Type Attribute Description componentSourceCode </w:t>
      </w:r>
      <w:hyperlink r:id="rId833">
        <w:r>
          <w:rPr>
            <w:rStyle w:val="Hyperlink"/>
          </w:rPr>
          <w:t>string</w:t>
        </w:r>
      </w:hyperlink>
      <w:r>
        <w:t xml:space="preserve"> Component source code (Hyperty, ProtoStub, etc)</w:t>
      </w:r>
    </w:p>
    <w:p w:rsidR="006D663D" w:rsidRDefault="006D663D">
      <w:pPr>
        <w:pStyle w:val="BodyText"/>
      </w:pPr>
      <w:r>
        <w:t>componentURL URL Hyperty, ProtoStub, or any other component address.</w:t>
      </w:r>
    </w:p>
    <w:p w:rsidR="006D663D" w:rsidRDefault="006D663D">
      <w:pPr>
        <w:pStyle w:val="BodyText"/>
      </w:pPr>
      <w:r>
        <w:t>configuration Config Config parameters of the component</w:t>
      </w:r>
    </w:p>
    <w:p w:rsidR="006D663D" w:rsidRDefault="006D663D" w:rsidP="006D663D">
      <w:pPr>
        <w:pStyle w:val="Heading4"/>
        <w:numPr>
          <w:ilvl w:val="4"/>
          <w:numId w:val="3"/>
        </w:numPr>
      </w:pPr>
      <w:bookmarkStart w:id="892" w:name="return-73"/>
      <w:bookmarkEnd w:id="892"/>
      <w:r>
        <w:t>Return:</w:t>
      </w:r>
    </w:p>
    <w:tbl>
      <w:tblPr>
        <w:tblW w:w="5000" w:type="pct"/>
        <w:tblLook w:val="04A0"/>
      </w:tblPr>
      <w:tblGrid>
        <w:gridCol w:w="2764"/>
        <w:gridCol w:w="6523"/>
      </w:tblGrid>
      <w:tr w:rsidR="006D663D">
        <w:tc>
          <w:tcPr>
            <w:tcW w:w="0" w:type="auto"/>
          </w:tcPr>
          <w:p w:rsidR="006D663D" w:rsidRDefault="006D663D">
            <w:pPr>
              <w:jc w:val="left"/>
            </w:pPr>
            <w:hyperlink>
              <w:r>
                <w:rPr>
                  <w:rStyle w:val="Hyperlink"/>
                </w:rPr>
                <w:t>Promise</w:t>
              </w:r>
            </w:hyperlink>
            <w:r>
              <w:t>&lt;/s pan&gt;&lt;</w:t>
            </w:r>
            <w:hyperlink>
              <w:r>
                <w:rPr>
                  <w:rStyle w:val="Hyperlink"/>
                </w:rPr>
                <w:t>string</w:t>
              </w:r>
            </w:hyperlink>
            <w:r>
              <w:t>&gt;</w:t>
            </w:r>
          </w:p>
        </w:tc>
        <w:tc>
          <w:tcPr>
            <w:tcW w:w="0" w:type="auto"/>
          </w:tcPr>
          <w:p w:rsidR="006D663D" w:rsidRDefault="006D663D">
            <w:pPr>
              <w:jc w:val="left"/>
            </w:pPr>
            <w:r>
              <w:t>return deployed if successful, or any other string with an error</w:t>
            </w:r>
          </w:p>
        </w:tc>
      </w:tr>
    </w:tbl>
    <w:p w:rsidR="006D663D" w:rsidRDefault="006D663D" w:rsidP="006D663D">
      <w:pPr>
        <w:pStyle w:val="Heading3"/>
        <w:numPr>
          <w:ilvl w:val="3"/>
          <w:numId w:val="3"/>
        </w:numPr>
        <w:pBdr>
          <w:bottom w:val="none" w:sz="0" w:space="0" w:color="auto"/>
        </w:pBdr>
      </w:pPr>
      <w:bookmarkStart w:id="893" w:name="instance-method-removeComponent"/>
      <w:bookmarkStart w:id="894" w:name="_Toc444286211"/>
      <w:bookmarkEnd w:id="893"/>
      <w:r>
        <w:t xml:space="preserve">public removeComponent(componentURL: URL): </w:t>
      </w:r>
      <w:hyperlink r:id="rId834">
        <w:r>
          <w:rPr>
            <w:rStyle w:val="Hyperlink"/>
          </w:rPr>
          <w:t>Promise</w:t>
        </w:r>
      </w:hyperlink>
      <w:r>
        <w:t>&lt;</w:t>
      </w:r>
      <w:hyperlink r:id="rId835">
        <w:r>
          <w:rPr>
            <w:rStyle w:val="Hyperlink"/>
          </w:rPr>
          <w:t>string</w:t>
        </w:r>
      </w:hyperlink>
      <w:r>
        <w:t xml:space="preserve">&gt;  </w:t>
      </w:r>
      <w:hyperlink r:id="rId836" w:anchor="lineNumber59">
        <w:r>
          <w:rPr>
            <w:rStyle w:val="Hyperlink"/>
          </w:rPr>
          <w:t>source</w:t>
        </w:r>
        <w:bookmarkEnd w:id="894"/>
      </w:hyperlink>
      <w:r>
        <w:t xml:space="preserve"> </w:t>
      </w:r>
    </w:p>
    <w:p w:rsidR="006D663D" w:rsidRDefault="006D663D">
      <w:r>
        <w:t>Remove the instance of a previously deployed component.</w:t>
      </w:r>
    </w:p>
    <w:p w:rsidR="006D663D" w:rsidRDefault="006D663D" w:rsidP="006D663D">
      <w:pPr>
        <w:pStyle w:val="Heading4"/>
        <w:numPr>
          <w:ilvl w:val="4"/>
          <w:numId w:val="3"/>
        </w:numPr>
      </w:pPr>
      <w:bookmarkStart w:id="895" w:name="params-1"/>
      <w:bookmarkEnd w:id="895"/>
      <w:r>
        <w:t>Params:</w:t>
      </w:r>
    </w:p>
    <w:p w:rsidR="006D663D" w:rsidRDefault="006D663D">
      <w:r>
        <w:t>Name Type Attribute Description componentURL URL Hyperty, ProtoStub, or any other component address.</w:t>
      </w:r>
    </w:p>
    <w:p w:rsidR="006D663D" w:rsidRDefault="006D663D" w:rsidP="006D663D">
      <w:pPr>
        <w:pStyle w:val="Heading4"/>
        <w:numPr>
          <w:ilvl w:val="4"/>
          <w:numId w:val="3"/>
        </w:numPr>
      </w:pPr>
      <w:bookmarkStart w:id="896" w:name="return-74"/>
      <w:bookmarkEnd w:id="896"/>
      <w:r>
        <w:t>Return:</w:t>
      </w:r>
    </w:p>
    <w:tbl>
      <w:tblPr>
        <w:tblW w:w="5000" w:type="pct"/>
        <w:tblLook w:val="04A0"/>
      </w:tblPr>
      <w:tblGrid>
        <w:gridCol w:w="2688"/>
        <w:gridCol w:w="6599"/>
      </w:tblGrid>
      <w:tr w:rsidR="006D663D">
        <w:tc>
          <w:tcPr>
            <w:tcW w:w="0" w:type="auto"/>
          </w:tcPr>
          <w:p w:rsidR="006D663D" w:rsidRDefault="006D663D">
            <w:pPr>
              <w:jc w:val="left"/>
            </w:pPr>
            <w:hyperlink>
              <w:r>
                <w:rPr>
                  <w:rStyle w:val="Hyperlink"/>
                </w:rPr>
                <w:t>Promise</w:t>
              </w:r>
            </w:hyperlink>
            <w:r>
              <w:t>&lt;/s pan&gt;&lt;</w:t>
            </w:r>
            <w:hyperlink>
              <w:r>
                <w:rPr>
                  <w:rStyle w:val="Hyperlink"/>
                </w:rPr>
                <w:t>string</w:t>
              </w:r>
            </w:hyperlink>
            <w:r>
              <w:t>&gt;</w:t>
            </w:r>
          </w:p>
        </w:tc>
        <w:tc>
          <w:tcPr>
            <w:tcW w:w="0" w:type="auto"/>
          </w:tcPr>
          <w:p w:rsidR="006D663D" w:rsidRDefault="006D663D">
            <w:pPr>
              <w:jc w:val="left"/>
            </w:pPr>
            <w:r>
              <w:t>return undeployed if successful, or any other string with an error</w:t>
            </w:r>
          </w:p>
        </w:tc>
      </w:tr>
    </w:tbl>
    <w:p w:rsidR="006D663D" w:rsidRDefault="006D663D">
      <w:pPr>
        <w:pStyle w:val="BodyText"/>
      </w:pPr>
      <w:r>
        <w:t xml:space="preserve">Generated by </w:t>
      </w:r>
      <w:hyperlink r:id="rId837">
        <w:r>
          <w:rPr>
            <w:rStyle w:val="Hyperlink"/>
          </w:rPr>
          <w:t>ESDoc(0.4.5)</w:t>
        </w:r>
      </w:hyperlink>
      <w:r>
        <w:t xml:space="preserve"> </w:t>
      </w:r>
      <w:hyperlink r:id="rId838" w:anchor="lineNumber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897" w:name="sandboxregistry"/>
      <w:bookmarkStart w:id="898" w:name="_Toc444286212"/>
      <w:bookmarkEnd w:id="897"/>
      <w:r>
        <w:t>SandboxRegistry</w:t>
      </w:r>
      <w:bookmarkEnd w:id="898"/>
    </w:p>
    <w:p w:rsidR="006D663D" w:rsidRDefault="006D663D" w:rsidP="006D663D">
      <w:pPr>
        <w:pStyle w:val="Heading2"/>
        <w:numPr>
          <w:ilvl w:val="2"/>
          <w:numId w:val="3"/>
        </w:numPr>
        <w:pBdr>
          <w:bottom w:val="none" w:sz="0" w:space="0" w:color="auto"/>
        </w:pBdr>
      </w:pPr>
      <w:bookmarkStart w:id="899" w:name="constructor-summary-21"/>
      <w:bookmarkStart w:id="900" w:name="_Toc444286213"/>
      <w:bookmarkEnd w:id="899"/>
      <w:r>
        <w:t>Constructor Summary</w:t>
      </w:r>
      <w:bookmarkEnd w:id="900"/>
    </w:p>
    <w:p w:rsidR="006D663D" w:rsidRDefault="006D663D">
      <w:r>
        <w:t xml:space="preserve">Public Constructor public </w:t>
      </w:r>
    </w:p>
    <w:p w:rsidR="006D663D" w:rsidRDefault="006D663D">
      <w:pPr>
        <w:pStyle w:val="BodyText"/>
      </w:pPr>
      <w:hyperlink r:id="rId839" w:anchor="instance-constructor-constructor">
        <w:r>
          <w:rPr>
            <w:rStyle w:val="Hyperlink"/>
          </w:rPr>
          <w:t>constructor</w:t>
        </w:r>
      </w:hyperlink>
      <w:r>
        <w:t>(bus: *)</w:t>
      </w:r>
    </w:p>
    <w:p w:rsidR="006D663D" w:rsidRDefault="006D663D" w:rsidP="006D663D">
      <w:pPr>
        <w:pStyle w:val="Heading2"/>
        <w:numPr>
          <w:ilvl w:val="2"/>
          <w:numId w:val="3"/>
        </w:numPr>
        <w:pBdr>
          <w:bottom w:val="none" w:sz="0" w:space="0" w:color="auto"/>
        </w:pBdr>
      </w:pPr>
      <w:bookmarkStart w:id="901" w:name="member-summary-12"/>
      <w:bookmarkStart w:id="902" w:name="_Toc444286214"/>
      <w:bookmarkEnd w:id="901"/>
      <w:r>
        <w:t>Member Summary</w:t>
      </w:r>
      <w:bookmarkEnd w:id="902"/>
    </w:p>
    <w:p w:rsidR="006D663D" w:rsidRDefault="006D663D">
      <w:r>
        <w:t xml:space="preserve">Public Members public get </w:t>
      </w:r>
    </w:p>
    <w:p w:rsidR="006D663D" w:rsidRDefault="006D663D">
      <w:pPr>
        <w:pStyle w:val="BodyText"/>
      </w:pPr>
      <w:hyperlink r:id="rId840" w:anchor="instance-get-components">
        <w:r>
          <w:rPr>
            <w:rStyle w:val="Hyperlink"/>
          </w:rPr>
          <w:t>components</w:t>
        </w:r>
      </w:hyperlink>
      <w:r>
        <w:t>: *</w:t>
      </w:r>
    </w:p>
    <w:p w:rsidR="006D663D" w:rsidRDefault="006D663D" w:rsidP="006D663D">
      <w:pPr>
        <w:pStyle w:val="Heading2"/>
        <w:numPr>
          <w:ilvl w:val="2"/>
          <w:numId w:val="3"/>
        </w:numPr>
        <w:pBdr>
          <w:bottom w:val="none" w:sz="0" w:space="0" w:color="auto"/>
        </w:pBdr>
      </w:pPr>
      <w:bookmarkStart w:id="903" w:name="_Toc444286215"/>
      <w:r>
        <w:t>Public Constructors</w:t>
      </w:r>
      <w:bookmarkEnd w:id="903"/>
    </w:p>
    <w:p w:rsidR="006D663D" w:rsidRDefault="006D663D" w:rsidP="006D663D">
      <w:pPr>
        <w:pStyle w:val="Heading3"/>
        <w:numPr>
          <w:ilvl w:val="3"/>
          <w:numId w:val="3"/>
        </w:numPr>
        <w:pBdr>
          <w:bottom w:val="none" w:sz="0" w:space="0" w:color="auto"/>
        </w:pBdr>
      </w:pPr>
      <w:bookmarkStart w:id="904" w:name="_Toc444286216"/>
      <w:r>
        <w:t xml:space="preserve">public constructor(bus: *)  </w:t>
      </w:r>
      <w:hyperlink r:id="rId841" w:anchor="lineNumber13">
        <w:r>
          <w:rPr>
            <w:rStyle w:val="Hyperlink"/>
          </w:rPr>
          <w:t>source</w:t>
        </w:r>
        <w:bookmarkEnd w:id="904"/>
      </w:hyperlink>
      <w:r>
        <w:t xml:space="preserve"> </w:t>
      </w:r>
    </w:p>
    <w:p w:rsidR="006D663D" w:rsidRDefault="006D663D" w:rsidP="006D663D">
      <w:pPr>
        <w:pStyle w:val="Heading4"/>
        <w:numPr>
          <w:ilvl w:val="4"/>
          <w:numId w:val="3"/>
        </w:numPr>
      </w:pPr>
      <w:r>
        <w:t>Params:</w:t>
      </w:r>
    </w:p>
    <w:p w:rsidR="006D663D" w:rsidRDefault="006D663D">
      <w:r>
        <w:t>Name Type Attribute Description bus *</w:t>
      </w:r>
    </w:p>
    <w:p w:rsidR="006D663D" w:rsidRDefault="006D663D" w:rsidP="006D663D">
      <w:pPr>
        <w:pStyle w:val="Heading2"/>
        <w:numPr>
          <w:ilvl w:val="2"/>
          <w:numId w:val="3"/>
        </w:numPr>
        <w:pBdr>
          <w:bottom w:val="none" w:sz="0" w:space="0" w:color="auto"/>
        </w:pBdr>
      </w:pPr>
      <w:bookmarkStart w:id="905" w:name="_Toc444286217"/>
      <w:r>
        <w:t>Public Members</w:t>
      </w:r>
      <w:bookmarkEnd w:id="905"/>
    </w:p>
    <w:p w:rsidR="006D663D" w:rsidRDefault="006D663D" w:rsidP="006D663D">
      <w:pPr>
        <w:pStyle w:val="Heading3"/>
        <w:numPr>
          <w:ilvl w:val="3"/>
          <w:numId w:val="3"/>
        </w:numPr>
        <w:pBdr>
          <w:bottom w:val="none" w:sz="0" w:space="0" w:color="auto"/>
        </w:pBdr>
      </w:pPr>
      <w:bookmarkStart w:id="906" w:name="instance-get-components"/>
      <w:bookmarkStart w:id="907" w:name="_Toc444286218"/>
      <w:bookmarkEnd w:id="906"/>
      <w:r>
        <w:t xml:space="preserve">public get components: *  </w:t>
      </w:r>
      <w:hyperlink r:id="rId842" w:anchor="lineNumber36">
        <w:r>
          <w:rPr>
            <w:rStyle w:val="Hyperlink"/>
          </w:rPr>
          <w:t>source</w:t>
        </w:r>
        <w:bookmarkEnd w:id="907"/>
      </w:hyperlink>
      <w:r>
        <w:t xml:space="preserve"> </w:t>
      </w:r>
    </w:p>
    <w:p w:rsidR="006D663D" w:rsidRDefault="006D663D">
      <w:r>
        <w:t xml:space="preserve">Generated by </w:t>
      </w:r>
      <w:hyperlink r:id="rId843">
        <w:r>
          <w:rPr>
            <w:rStyle w:val="Hyperlink"/>
          </w:rPr>
          <w:t>ESDoc(0.4.5)</w:t>
        </w:r>
      </w:hyperlink>
      <w:r>
        <w:t xml:space="preserve"> </w:t>
      </w:r>
      <w:hyperlink r:id="rId844" w:anchor="lineNumber8">
        <w:r>
          <w:rPr>
            <w:rStyle w:val="Hyperlink"/>
          </w:rPr>
          <w:t>source</w:t>
        </w:r>
      </w:hyperlink>
    </w:p>
    <w:p w:rsidR="006D663D" w:rsidRDefault="006D663D" w:rsidP="006D663D">
      <w:pPr>
        <w:pStyle w:val="Heading1"/>
        <w:pageBreakBefore w:val="0"/>
        <w:numPr>
          <w:ilvl w:val="1"/>
          <w:numId w:val="3"/>
        </w:numPr>
        <w:pBdr>
          <w:bottom w:val="none" w:sz="0" w:space="0" w:color="auto"/>
        </w:pBdr>
      </w:pPr>
      <w:bookmarkStart w:id="908" w:name="synchermanager"/>
      <w:bookmarkStart w:id="909" w:name="_Toc444286219"/>
      <w:bookmarkEnd w:id="908"/>
      <w:r>
        <w:t>SyncherManager</w:t>
      </w:r>
      <w:bookmarkEnd w:id="909"/>
    </w:p>
    <w:p w:rsidR="006D663D" w:rsidRDefault="006D663D" w:rsidP="006D663D">
      <w:pPr>
        <w:pStyle w:val="Heading2"/>
        <w:numPr>
          <w:ilvl w:val="2"/>
          <w:numId w:val="3"/>
        </w:numPr>
        <w:pBdr>
          <w:bottom w:val="none" w:sz="0" w:space="0" w:color="auto"/>
        </w:pBdr>
      </w:pPr>
      <w:bookmarkStart w:id="910" w:name="constructor-summary-22"/>
      <w:bookmarkStart w:id="911" w:name="_Toc444286220"/>
      <w:bookmarkEnd w:id="910"/>
      <w:r>
        <w:t>Constructor Summary</w:t>
      </w:r>
      <w:bookmarkEnd w:id="911"/>
    </w:p>
    <w:p w:rsidR="006D663D" w:rsidRDefault="006D663D">
      <w:r>
        <w:t xml:space="preserve">Public Constructor public </w:t>
      </w:r>
    </w:p>
    <w:p w:rsidR="006D663D" w:rsidRDefault="006D663D">
      <w:pPr>
        <w:pStyle w:val="BodyText"/>
      </w:pPr>
      <w:hyperlink r:id="rId845" w:anchor="instance-constructor-constructor">
        <w:r>
          <w:rPr>
            <w:rStyle w:val="Hyperlink"/>
          </w:rPr>
          <w:t>constructor</w:t>
        </w:r>
      </w:hyperlink>
      <w:r>
        <w:t>(runtimeURL: *, bus: *, registry: *, catalog: *, allocator: *)</w:t>
      </w:r>
    </w:p>
    <w:p w:rsidR="006D663D" w:rsidRDefault="006D663D" w:rsidP="006D663D">
      <w:pPr>
        <w:pStyle w:val="Heading2"/>
        <w:numPr>
          <w:ilvl w:val="2"/>
          <w:numId w:val="3"/>
        </w:numPr>
        <w:pBdr>
          <w:bottom w:val="none" w:sz="0" w:space="0" w:color="auto"/>
        </w:pBdr>
      </w:pPr>
      <w:bookmarkStart w:id="912" w:name="member-summary-13"/>
      <w:bookmarkStart w:id="913" w:name="_Toc444286221"/>
      <w:bookmarkEnd w:id="912"/>
      <w:r>
        <w:t>Member Summary</w:t>
      </w:r>
      <w:bookmarkEnd w:id="913"/>
    </w:p>
    <w:p w:rsidR="006D663D" w:rsidRDefault="006D663D">
      <w:r>
        <w:t xml:space="preserve">Public Members public get </w:t>
      </w:r>
    </w:p>
    <w:p w:rsidR="006D663D" w:rsidRDefault="006D663D">
      <w:pPr>
        <w:pStyle w:val="BodyText"/>
      </w:pPr>
      <w:hyperlink r:id="rId846" w:anchor="instance-get-url">
        <w:r>
          <w:rPr>
            <w:rStyle w:val="Hyperlink"/>
          </w:rPr>
          <w:t>url</w:t>
        </w:r>
      </w:hyperlink>
      <w:r>
        <w:t>: *</w:t>
      </w:r>
    </w:p>
    <w:p w:rsidR="006D663D" w:rsidRDefault="006D663D" w:rsidP="006D663D">
      <w:pPr>
        <w:pStyle w:val="Heading2"/>
        <w:numPr>
          <w:ilvl w:val="2"/>
          <w:numId w:val="3"/>
        </w:numPr>
        <w:pBdr>
          <w:bottom w:val="none" w:sz="0" w:space="0" w:color="auto"/>
        </w:pBdr>
      </w:pPr>
      <w:bookmarkStart w:id="914" w:name="public-constructors"/>
      <w:bookmarkStart w:id="915" w:name="_Toc444286222"/>
      <w:bookmarkEnd w:id="914"/>
      <w:r>
        <w:t>Public Constructors</w:t>
      </w:r>
      <w:bookmarkEnd w:id="915"/>
    </w:p>
    <w:p w:rsidR="006D663D" w:rsidRDefault="006D663D" w:rsidP="006D663D">
      <w:pPr>
        <w:pStyle w:val="Heading3"/>
        <w:numPr>
          <w:ilvl w:val="3"/>
          <w:numId w:val="3"/>
        </w:numPr>
        <w:pBdr>
          <w:bottom w:val="none" w:sz="0" w:space="0" w:color="auto"/>
        </w:pBdr>
      </w:pPr>
      <w:bookmarkStart w:id="916" w:name="instance-constructor-constructor"/>
      <w:bookmarkStart w:id="917" w:name="_Toc444286223"/>
      <w:bookmarkEnd w:id="916"/>
      <w:r>
        <w:t xml:space="preserve">public constructor(runtimeURL: *, bus: *, registry: *, catalog: *, allocator: *)  </w:t>
      </w:r>
      <w:hyperlink r:id="rId847" w:anchor="lineNumber18">
        <w:r>
          <w:rPr>
            <w:rStyle w:val="Hyperlink"/>
          </w:rPr>
          <w:t>source</w:t>
        </w:r>
        <w:bookmarkEnd w:id="917"/>
      </w:hyperlink>
      <w:r>
        <w:t xml:space="preserve"> </w:t>
      </w:r>
    </w:p>
    <w:p w:rsidR="006D663D" w:rsidRDefault="006D663D" w:rsidP="006D663D">
      <w:pPr>
        <w:pStyle w:val="Heading4"/>
        <w:numPr>
          <w:ilvl w:val="4"/>
          <w:numId w:val="3"/>
        </w:numPr>
      </w:pPr>
      <w:bookmarkStart w:id="918" w:name="params"/>
      <w:bookmarkEnd w:id="918"/>
      <w:r>
        <w:t>Params:</w:t>
      </w:r>
    </w:p>
    <w:p w:rsidR="006D663D" w:rsidRDefault="006D663D">
      <w:r>
        <w:t>Name Type Attribute Description runtimeURL * bus * registry * catalog * allocator *</w:t>
      </w:r>
    </w:p>
    <w:p w:rsidR="006D663D" w:rsidRDefault="006D663D" w:rsidP="006D663D">
      <w:pPr>
        <w:pStyle w:val="Heading2"/>
        <w:numPr>
          <w:ilvl w:val="2"/>
          <w:numId w:val="3"/>
        </w:numPr>
        <w:pBdr>
          <w:bottom w:val="none" w:sz="0" w:space="0" w:color="auto"/>
        </w:pBdr>
      </w:pPr>
      <w:bookmarkStart w:id="919" w:name="public-members"/>
      <w:bookmarkStart w:id="920" w:name="_Toc444286224"/>
      <w:bookmarkEnd w:id="919"/>
      <w:r>
        <w:t>Public Members</w:t>
      </w:r>
      <w:bookmarkEnd w:id="920"/>
    </w:p>
    <w:p w:rsidR="006D663D" w:rsidRDefault="006D663D" w:rsidP="006D663D">
      <w:pPr>
        <w:pStyle w:val="Heading3"/>
        <w:numPr>
          <w:ilvl w:val="3"/>
          <w:numId w:val="3"/>
        </w:numPr>
        <w:pBdr>
          <w:bottom w:val="none" w:sz="0" w:space="0" w:color="auto"/>
        </w:pBdr>
      </w:pPr>
      <w:bookmarkStart w:id="921" w:name="instance-get-url"/>
      <w:bookmarkStart w:id="922" w:name="_Toc444286225"/>
      <w:bookmarkEnd w:id="921"/>
      <w:r>
        <w:t xml:space="preserve">public get url: *  </w:t>
      </w:r>
      <w:hyperlink r:id="rId848" w:anchor="lineNumber50">
        <w:r>
          <w:rPr>
            <w:rStyle w:val="Hyperlink"/>
          </w:rPr>
          <w:t>source</w:t>
        </w:r>
        <w:bookmarkEnd w:id="922"/>
      </w:hyperlink>
      <w:r>
        <w:t xml:space="preserve"> </w:t>
      </w:r>
    </w:p>
    <w:p w:rsidR="006D663D" w:rsidRDefault="006D663D">
      <w:r>
        <w:t xml:space="preserve">Generated by </w:t>
      </w:r>
      <w:hyperlink r:id="rId849">
        <w:r>
          <w:rPr>
            <w:rStyle w:val="Hyperlink"/>
          </w:rPr>
          <w:t>ESDoc(0.4.5)</w:t>
        </w:r>
      </w:hyperlink>
    </w:p>
    <w:p w:rsidR="006D663D" w:rsidRPr="006D663D" w:rsidRDefault="006D663D" w:rsidP="006D663D"/>
    <w:sectPr w:rsidR="006D663D" w:rsidRPr="006D663D" w:rsidSect="00EB66F9">
      <w:headerReference w:type="even" r:id="rId850"/>
      <w:headerReference w:type="default" r:id="rId851"/>
      <w:footerReference w:type="even" r:id="rId852"/>
      <w:footerReference w:type="default" r:id="rId853"/>
      <w:headerReference w:type="first" r:id="rId854"/>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6CF" w:rsidRDefault="00A036CF">
      <w:pPr>
        <w:spacing w:before="0" w:after="0"/>
      </w:pPr>
      <w:r>
        <w:separator/>
      </w:r>
    </w:p>
  </w:endnote>
  <w:endnote w:type="continuationSeparator" w:id="0">
    <w:p w:rsidR="00A036CF" w:rsidRDefault="00A036C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73" w:rsidRDefault="00C11573" w:rsidP="002F6A15">
    <w:pPr>
      <w:pStyle w:val="Footer"/>
    </w:pPr>
    <w:r>
      <w:t xml:space="preserve">Page </w:t>
    </w:r>
    <w:fldSimple w:instr=" PAGE ">
      <w:r w:rsidR="00EE57D2">
        <w:rPr>
          <w:noProof/>
        </w:rPr>
        <w:t>68</w:t>
      </w:r>
    </w:fldSimple>
    <w:r>
      <w:t xml:space="preserve"> of (</w:t>
    </w:r>
    <w:fldSimple w:instr=" NUMPAGES ">
      <w:r w:rsidR="00EE57D2">
        <w:rPr>
          <w:noProof/>
        </w:rPr>
        <w:t>128</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73" w:rsidRDefault="00C11573" w:rsidP="002F6A15">
    <w:pPr>
      <w:pStyle w:val="Footer"/>
    </w:pPr>
    <w:r>
      <w:t>© reTHINK consortium 2015</w:t>
    </w:r>
    <w:r>
      <w:tab/>
      <w:t xml:space="preserve">Page </w:t>
    </w:r>
    <w:fldSimple w:instr=" PAGE ">
      <w:r w:rsidR="00EE57D2">
        <w:rPr>
          <w:noProof/>
        </w:rPr>
        <w:t>69</w:t>
      </w:r>
    </w:fldSimple>
    <w:r>
      <w:t xml:space="preserve"> of (</w:t>
    </w:r>
    <w:fldSimple w:instr=" NUMPAGES ">
      <w:r w:rsidR="00EE57D2">
        <w:rPr>
          <w:noProof/>
        </w:rPr>
        <w:t>128</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6CF" w:rsidRDefault="00A036CF">
      <w:pPr>
        <w:spacing w:before="0" w:after="0"/>
      </w:pPr>
      <w:r>
        <w:separator/>
      </w:r>
    </w:p>
  </w:footnote>
  <w:footnote w:type="continuationSeparator" w:id="0">
    <w:p w:rsidR="00A036CF" w:rsidRDefault="00A036C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73" w:rsidRDefault="00C11573"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73" w:rsidRDefault="00E01BF7" w:rsidP="001236A2">
    <w:pPr>
      <w:pStyle w:val="Header"/>
    </w:pPr>
    <w:r>
      <w:t>Deliverable D3.2</w:t>
    </w:r>
    <w:r w:rsidR="00C11573">
      <w:tab/>
    </w:r>
    <w:r w:rsidR="00C11573"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573" w:rsidRDefault="00C11573"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1056A"/>
    <w:multiLevelType w:val="multilevel"/>
    <w:tmpl w:val="74F8E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AF19284"/>
    <w:multiLevelType w:val="multilevel"/>
    <w:tmpl w:val="540E08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8F4C2AF5"/>
    <w:multiLevelType w:val="multilevel"/>
    <w:tmpl w:val="8406591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168BA53"/>
    <w:multiLevelType w:val="multilevel"/>
    <w:tmpl w:val="2844428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6FA6AAD"/>
    <w:multiLevelType w:val="multilevel"/>
    <w:tmpl w:val="54165754"/>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151165A"/>
    <w:multiLevelType w:val="multilevel"/>
    <w:tmpl w:val="34EA79A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B6CE13AE"/>
    <w:multiLevelType w:val="multilevel"/>
    <w:tmpl w:val="3ACCEF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C12709AE"/>
    <w:multiLevelType w:val="multilevel"/>
    <w:tmpl w:val="9DC881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C6F7D024"/>
    <w:multiLevelType w:val="multilevel"/>
    <w:tmpl w:val="C3D66E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D1A34A11"/>
    <w:multiLevelType w:val="multilevel"/>
    <w:tmpl w:val="973C47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7FDE7FB"/>
    <w:multiLevelType w:val="multilevel"/>
    <w:tmpl w:val="824620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FCBAC571"/>
    <w:multiLevelType w:val="multilevel"/>
    <w:tmpl w:val="5DD2A9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2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0C571455"/>
    <w:multiLevelType w:val="multilevel"/>
    <w:tmpl w:val="D25A672E"/>
    <w:lvl w:ilvl="0">
      <w:start w:val="1"/>
      <w:numFmt w:val="upperLetter"/>
      <w:pStyle w:val="Annex1"/>
      <w:lvlText w:val="Annex %1"/>
      <w:lvlJc w:val="left"/>
      <w:pPr>
        <w:tabs>
          <w:tab w:val="num" w:pos="1560"/>
        </w:tabs>
        <w:ind w:left="1560"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5">
    <w:nsid w:val="15836FAC"/>
    <w:multiLevelType w:val="multilevel"/>
    <w:tmpl w:val="587E63A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28EF0E01"/>
    <w:multiLevelType w:val="hybridMultilevel"/>
    <w:tmpl w:val="674EB9D8"/>
    <w:lvl w:ilvl="0" w:tplc="797CF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678344"/>
    <w:multiLevelType w:val="multilevel"/>
    <w:tmpl w:val="96A811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0">
    <w:nsid w:val="4A49E8B7"/>
    <w:multiLevelType w:val="multilevel"/>
    <w:tmpl w:val="03C86FF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4A931D99"/>
    <w:multiLevelType w:val="hybridMultilevel"/>
    <w:tmpl w:val="875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988DAB5"/>
    <w:multiLevelType w:val="multilevel"/>
    <w:tmpl w:val="2F32D9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5">
    <w:nsid w:val="728BEEF8"/>
    <w:multiLevelType w:val="multilevel"/>
    <w:tmpl w:val="F25C5F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6">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nsid w:val="77F05073"/>
    <w:multiLevelType w:val="multilevel"/>
    <w:tmpl w:val="6A4E97C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4"/>
  </w:num>
  <w:num w:numId="2">
    <w:abstractNumId w:val="23"/>
  </w:num>
  <w:num w:numId="3">
    <w:abstractNumId w:val="22"/>
  </w:num>
  <w:num w:numId="4">
    <w:abstractNumId w:val="20"/>
  </w:num>
  <w:num w:numId="5">
    <w:abstractNumId w:val="29"/>
  </w:num>
  <w:num w:numId="6">
    <w:abstractNumId w:val="37"/>
  </w:num>
  <w:num w:numId="7">
    <w:abstractNumId w:val="33"/>
  </w:num>
  <w:num w:numId="8">
    <w:abstractNumId w:val="32"/>
  </w:num>
  <w:num w:numId="9">
    <w:abstractNumId w:val="18"/>
  </w:num>
  <w:num w:numId="10">
    <w:abstractNumId w:val="17"/>
  </w:num>
  <w:num w:numId="11">
    <w:abstractNumId w:val="16"/>
  </w:num>
  <w:num w:numId="12">
    <w:abstractNumId w:val="19"/>
  </w:num>
  <w:num w:numId="13">
    <w:abstractNumId w:val="15"/>
  </w:num>
  <w:num w:numId="14">
    <w:abstractNumId w:val="14"/>
  </w:num>
  <w:num w:numId="15">
    <w:abstractNumId w:val="13"/>
  </w:num>
  <w:num w:numId="16">
    <w:abstractNumId w:val="12"/>
  </w:num>
  <w:num w:numId="17">
    <w:abstractNumId w:val="36"/>
  </w:num>
  <w:num w:numId="18">
    <w:abstractNumId w:val="21"/>
  </w:num>
  <w:num w:numId="19">
    <w:abstractNumId w:val="26"/>
  </w:num>
  <w:num w:numId="20">
    <w:abstractNumId w:val="3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8"/>
  </w:num>
  <w:num w:numId="24">
    <w:abstractNumId w:val="2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3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8">
    <w:abstractNumId w:val="3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9">
    <w:abstractNumId w:val="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0">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1">
    <w:abstractNumId w:val="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2">
    <w:abstractNumId w:val="3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3">
    <w:abstractNumId w:val="9"/>
  </w:num>
  <w:num w:numId="34">
    <w:abstractNumId w:val="10"/>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7"/>
  </w:num>
  <w:num w:numId="46">
    <w:abstractNumId w:val="6"/>
  </w:num>
  <w:num w:numId="47">
    <w:abstractNumId w:val="0"/>
  </w:num>
  <w:num w:numId="48">
    <w:abstractNumId w:val="27"/>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84994"/>
  </w:hdrShapeDefaults>
  <w:footnotePr>
    <w:footnote w:id="-1"/>
    <w:footnote w:id="0"/>
  </w:footnotePr>
  <w:endnotePr>
    <w:endnote w:id="-1"/>
    <w:endnote w:id="0"/>
  </w:endnotePr>
  <w:compat/>
  <w:rsids>
    <w:rsidRoot w:val="00EB66F9"/>
    <w:rsid w:val="00000831"/>
    <w:rsid w:val="00003C76"/>
    <w:rsid w:val="00020062"/>
    <w:rsid w:val="0003352E"/>
    <w:rsid w:val="00056A61"/>
    <w:rsid w:val="00077411"/>
    <w:rsid w:val="000801D4"/>
    <w:rsid w:val="00081CF7"/>
    <w:rsid w:val="00086AA5"/>
    <w:rsid w:val="0008751E"/>
    <w:rsid w:val="000A5035"/>
    <w:rsid w:val="000B0D7C"/>
    <w:rsid w:val="000B2619"/>
    <w:rsid w:val="000D4220"/>
    <w:rsid w:val="000D650D"/>
    <w:rsid w:val="00111B97"/>
    <w:rsid w:val="00112863"/>
    <w:rsid w:val="00122A2A"/>
    <w:rsid w:val="001236A2"/>
    <w:rsid w:val="0012375D"/>
    <w:rsid w:val="001300C1"/>
    <w:rsid w:val="00131FA3"/>
    <w:rsid w:val="001452BF"/>
    <w:rsid w:val="001535BC"/>
    <w:rsid w:val="00181EE9"/>
    <w:rsid w:val="00184180"/>
    <w:rsid w:val="001A1EEA"/>
    <w:rsid w:val="001A5BD9"/>
    <w:rsid w:val="001B28AC"/>
    <w:rsid w:val="001B2FBF"/>
    <w:rsid w:val="002048B7"/>
    <w:rsid w:val="00207AF2"/>
    <w:rsid w:val="00224689"/>
    <w:rsid w:val="00253301"/>
    <w:rsid w:val="002542D7"/>
    <w:rsid w:val="0025769B"/>
    <w:rsid w:val="00262E41"/>
    <w:rsid w:val="002829EC"/>
    <w:rsid w:val="00283BDE"/>
    <w:rsid w:val="002904CA"/>
    <w:rsid w:val="002A3116"/>
    <w:rsid w:val="002B0F89"/>
    <w:rsid w:val="002B7531"/>
    <w:rsid w:val="002E401F"/>
    <w:rsid w:val="002F1237"/>
    <w:rsid w:val="002F6A15"/>
    <w:rsid w:val="00320B0F"/>
    <w:rsid w:val="00327317"/>
    <w:rsid w:val="00357D2D"/>
    <w:rsid w:val="003629AB"/>
    <w:rsid w:val="003707DA"/>
    <w:rsid w:val="0037108C"/>
    <w:rsid w:val="003737B9"/>
    <w:rsid w:val="00374069"/>
    <w:rsid w:val="0039086B"/>
    <w:rsid w:val="00392868"/>
    <w:rsid w:val="003959D0"/>
    <w:rsid w:val="003B24F7"/>
    <w:rsid w:val="003B3DE3"/>
    <w:rsid w:val="003D165C"/>
    <w:rsid w:val="003E2381"/>
    <w:rsid w:val="003F38A7"/>
    <w:rsid w:val="004156B5"/>
    <w:rsid w:val="00415BC1"/>
    <w:rsid w:val="0042040D"/>
    <w:rsid w:val="004250AD"/>
    <w:rsid w:val="00436274"/>
    <w:rsid w:val="00444444"/>
    <w:rsid w:val="004577AA"/>
    <w:rsid w:val="0047233C"/>
    <w:rsid w:val="00476AF5"/>
    <w:rsid w:val="00480265"/>
    <w:rsid w:val="004C0C6D"/>
    <w:rsid w:val="004C2996"/>
    <w:rsid w:val="004C558F"/>
    <w:rsid w:val="004D3FC1"/>
    <w:rsid w:val="004D4482"/>
    <w:rsid w:val="004D5A82"/>
    <w:rsid w:val="004F42F3"/>
    <w:rsid w:val="004F7F98"/>
    <w:rsid w:val="005107AE"/>
    <w:rsid w:val="005172DE"/>
    <w:rsid w:val="00526538"/>
    <w:rsid w:val="0054441F"/>
    <w:rsid w:val="00545393"/>
    <w:rsid w:val="0055197D"/>
    <w:rsid w:val="00553710"/>
    <w:rsid w:val="005615A1"/>
    <w:rsid w:val="00576F6C"/>
    <w:rsid w:val="005816C8"/>
    <w:rsid w:val="00581F84"/>
    <w:rsid w:val="00597D22"/>
    <w:rsid w:val="005A3A45"/>
    <w:rsid w:val="005B4BEA"/>
    <w:rsid w:val="005C1D0E"/>
    <w:rsid w:val="005C4446"/>
    <w:rsid w:val="005C6F35"/>
    <w:rsid w:val="005D39DE"/>
    <w:rsid w:val="005D4630"/>
    <w:rsid w:val="005F0981"/>
    <w:rsid w:val="006020F6"/>
    <w:rsid w:val="00602B85"/>
    <w:rsid w:val="00611E81"/>
    <w:rsid w:val="00622382"/>
    <w:rsid w:val="00633D36"/>
    <w:rsid w:val="006676CF"/>
    <w:rsid w:val="00670D1C"/>
    <w:rsid w:val="00691665"/>
    <w:rsid w:val="006A0794"/>
    <w:rsid w:val="006A5F9A"/>
    <w:rsid w:val="006B133D"/>
    <w:rsid w:val="006D227B"/>
    <w:rsid w:val="006D663D"/>
    <w:rsid w:val="006F0DC9"/>
    <w:rsid w:val="00704192"/>
    <w:rsid w:val="00707533"/>
    <w:rsid w:val="0071190F"/>
    <w:rsid w:val="00715360"/>
    <w:rsid w:val="00715C76"/>
    <w:rsid w:val="007435A3"/>
    <w:rsid w:val="00753D11"/>
    <w:rsid w:val="00775887"/>
    <w:rsid w:val="007939B1"/>
    <w:rsid w:val="0079438F"/>
    <w:rsid w:val="007A39DC"/>
    <w:rsid w:val="007A52BB"/>
    <w:rsid w:val="007B63BD"/>
    <w:rsid w:val="007E45A1"/>
    <w:rsid w:val="007E5AA0"/>
    <w:rsid w:val="008474B6"/>
    <w:rsid w:val="00860137"/>
    <w:rsid w:val="00862130"/>
    <w:rsid w:val="008816C0"/>
    <w:rsid w:val="0089115C"/>
    <w:rsid w:val="008927BB"/>
    <w:rsid w:val="008950CB"/>
    <w:rsid w:val="008A1162"/>
    <w:rsid w:val="008B1692"/>
    <w:rsid w:val="008B5011"/>
    <w:rsid w:val="008C06A1"/>
    <w:rsid w:val="008D7BB9"/>
    <w:rsid w:val="00903873"/>
    <w:rsid w:val="009107C8"/>
    <w:rsid w:val="00913727"/>
    <w:rsid w:val="00925BA8"/>
    <w:rsid w:val="00926C69"/>
    <w:rsid w:val="0093243A"/>
    <w:rsid w:val="00934078"/>
    <w:rsid w:val="009352B4"/>
    <w:rsid w:val="00941E82"/>
    <w:rsid w:val="009430BA"/>
    <w:rsid w:val="009437D5"/>
    <w:rsid w:val="00951A41"/>
    <w:rsid w:val="00955389"/>
    <w:rsid w:val="00963DA0"/>
    <w:rsid w:val="00972679"/>
    <w:rsid w:val="009902FA"/>
    <w:rsid w:val="00A01E96"/>
    <w:rsid w:val="00A036CF"/>
    <w:rsid w:val="00A2164B"/>
    <w:rsid w:val="00A25B49"/>
    <w:rsid w:val="00A31CFD"/>
    <w:rsid w:val="00A34975"/>
    <w:rsid w:val="00A45A33"/>
    <w:rsid w:val="00A51C62"/>
    <w:rsid w:val="00A73DE5"/>
    <w:rsid w:val="00A73F41"/>
    <w:rsid w:val="00A87A34"/>
    <w:rsid w:val="00A94502"/>
    <w:rsid w:val="00AA45F1"/>
    <w:rsid w:val="00AA601A"/>
    <w:rsid w:val="00AB0641"/>
    <w:rsid w:val="00AD0831"/>
    <w:rsid w:val="00AE2004"/>
    <w:rsid w:val="00AF4350"/>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A5151"/>
    <w:rsid w:val="00BA7C84"/>
    <w:rsid w:val="00BB1BEE"/>
    <w:rsid w:val="00BD630C"/>
    <w:rsid w:val="00BF35E3"/>
    <w:rsid w:val="00BF55E3"/>
    <w:rsid w:val="00BF72ED"/>
    <w:rsid w:val="00C03CE5"/>
    <w:rsid w:val="00C11573"/>
    <w:rsid w:val="00C14D95"/>
    <w:rsid w:val="00C21CF5"/>
    <w:rsid w:val="00C43492"/>
    <w:rsid w:val="00C452CC"/>
    <w:rsid w:val="00C45C30"/>
    <w:rsid w:val="00C536E7"/>
    <w:rsid w:val="00C619D7"/>
    <w:rsid w:val="00C70D0E"/>
    <w:rsid w:val="00C71058"/>
    <w:rsid w:val="00C736F7"/>
    <w:rsid w:val="00C738C9"/>
    <w:rsid w:val="00C7637F"/>
    <w:rsid w:val="00CA1B6D"/>
    <w:rsid w:val="00CC1801"/>
    <w:rsid w:val="00CC6446"/>
    <w:rsid w:val="00CE4B32"/>
    <w:rsid w:val="00CF324F"/>
    <w:rsid w:val="00D01D36"/>
    <w:rsid w:val="00D10C64"/>
    <w:rsid w:val="00D15A38"/>
    <w:rsid w:val="00D15C07"/>
    <w:rsid w:val="00D37FE8"/>
    <w:rsid w:val="00D46E0B"/>
    <w:rsid w:val="00D47E54"/>
    <w:rsid w:val="00D577CB"/>
    <w:rsid w:val="00D722E8"/>
    <w:rsid w:val="00D76546"/>
    <w:rsid w:val="00D83E33"/>
    <w:rsid w:val="00D96B01"/>
    <w:rsid w:val="00DA0FA3"/>
    <w:rsid w:val="00DA4A61"/>
    <w:rsid w:val="00DA658A"/>
    <w:rsid w:val="00DC1E17"/>
    <w:rsid w:val="00DC1F39"/>
    <w:rsid w:val="00DE5B0A"/>
    <w:rsid w:val="00E01BF7"/>
    <w:rsid w:val="00E02D8C"/>
    <w:rsid w:val="00E06980"/>
    <w:rsid w:val="00E22D36"/>
    <w:rsid w:val="00E27A30"/>
    <w:rsid w:val="00E31620"/>
    <w:rsid w:val="00E43102"/>
    <w:rsid w:val="00E529CD"/>
    <w:rsid w:val="00E5697A"/>
    <w:rsid w:val="00E71C69"/>
    <w:rsid w:val="00E82891"/>
    <w:rsid w:val="00E932BB"/>
    <w:rsid w:val="00EB66F9"/>
    <w:rsid w:val="00EC24A8"/>
    <w:rsid w:val="00EC7ED8"/>
    <w:rsid w:val="00ED5769"/>
    <w:rsid w:val="00ED6775"/>
    <w:rsid w:val="00EE57D2"/>
    <w:rsid w:val="00EE5A91"/>
    <w:rsid w:val="00EF4C68"/>
    <w:rsid w:val="00F002ED"/>
    <w:rsid w:val="00F110B7"/>
    <w:rsid w:val="00F2581E"/>
    <w:rsid w:val="00F2610D"/>
    <w:rsid w:val="00F40529"/>
    <w:rsid w:val="00F53246"/>
    <w:rsid w:val="00F545D5"/>
    <w:rsid w:val="00F70515"/>
    <w:rsid w:val="00F7740F"/>
    <w:rsid w:val="00F77905"/>
    <w:rsid w:val="00F80760"/>
    <w:rsid w:val="00F867F6"/>
    <w:rsid w:val="00F9383D"/>
    <w:rsid w:val="00F94685"/>
    <w:rsid w:val="00FB3B58"/>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 w:type="paragraph" w:customStyle="1" w:styleId="Encabezado1">
    <w:name w:val="Encabezado 1"/>
    <w:basedOn w:val="Normal"/>
    <w:next w:val="Normal"/>
    <w:qFormat/>
    <w:rsid w:val="00C21CF5"/>
    <w:pPr>
      <w:keepNext/>
      <w:pageBreakBefore/>
      <w:pBdr>
        <w:top w:val="nil"/>
        <w:left w:val="nil"/>
        <w:bottom w:val="single" w:sz="4" w:space="1" w:color="00000A"/>
        <w:right w:val="nil"/>
      </w:pBdr>
      <w:suppressAutoHyphens/>
      <w:spacing w:before="240"/>
      <w:jc w:val="left"/>
      <w:outlineLvl w:val="0"/>
    </w:pPr>
    <w:rPr>
      <w:rFonts w:ascii="Cambria" w:hAnsi="Cambria" w:cs="Arial"/>
      <w:b/>
      <w:color w:val="00000A"/>
      <w:sz w:val="32"/>
      <w:szCs w:val="32"/>
    </w:rPr>
  </w:style>
  <w:style w:type="paragraph" w:customStyle="1" w:styleId="Encabezado2">
    <w:name w:val="Encabezado 2"/>
    <w:basedOn w:val="Normal"/>
    <w:next w:val="Normal"/>
    <w:qFormat/>
    <w:rsid w:val="00C21CF5"/>
    <w:pPr>
      <w:keepNext/>
      <w:pBdr>
        <w:top w:val="nil"/>
        <w:left w:val="nil"/>
        <w:bottom w:val="single" w:sz="4" w:space="1" w:color="00000A"/>
        <w:right w:val="nil"/>
      </w:pBdr>
      <w:suppressAutoHyphens/>
      <w:spacing w:before="240"/>
      <w:jc w:val="left"/>
      <w:outlineLvl w:val="1"/>
    </w:pPr>
    <w:rPr>
      <w:rFonts w:ascii="Cambria" w:hAnsi="Cambria" w:cs="Arial"/>
      <w:b/>
      <w:i/>
      <w:color w:val="00000A"/>
      <w:sz w:val="28"/>
    </w:rPr>
  </w:style>
  <w:style w:type="paragraph" w:customStyle="1" w:styleId="Encabezado3">
    <w:name w:val="Encabezado 3"/>
    <w:basedOn w:val="Normal"/>
    <w:next w:val="Normal"/>
    <w:qFormat/>
    <w:rsid w:val="00C21CF5"/>
    <w:pPr>
      <w:keepNext/>
      <w:pBdr>
        <w:top w:val="nil"/>
        <w:left w:val="nil"/>
        <w:bottom w:val="single" w:sz="4" w:space="1" w:color="00000A"/>
        <w:right w:val="nil"/>
      </w:pBdr>
      <w:suppressAutoHyphens/>
      <w:spacing w:before="240"/>
      <w:jc w:val="left"/>
      <w:outlineLvl w:val="2"/>
    </w:pPr>
    <w:rPr>
      <w:rFonts w:ascii="Cambria" w:hAnsi="Cambria" w:cs="Arial"/>
      <w:b/>
      <w:color w:val="00000A"/>
    </w:rPr>
  </w:style>
  <w:style w:type="paragraph" w:customStyle="1" w:styleId="Encabezado4">
    <w:name w:val="Encabezado 4"/>
    <w:basedOn w:val="Normal"/>
    <w:next w:val="Normal"/>
    <w:qFormat/>
    <w:rsid w:val="00C21CF5"/>
    <w:pPr>
      <w:keepNext/>
      <w:suppressAutoHyphens/>
      <w:spacing w:before="240"/>
      <w:jc w:val="left"/>
      <w:outlineLvl w:val="3"/>
    </w:pPr>
    <w:rPr>
      <w:rFonts w:ascii="Cambria" w:hAnsi="Cambria" w:cs="Arial"/>
      <w:b/>
      <w:i/>
      <w:color w:val="00000A"/>
    </w:rPr>
  </w:style>
  <w:style w:type="paragraph" w:customStyle="1" w:styleId="Encabezado5">
    <w:name w:val="Encabezado 5"/>
    <w:basedOn w:val="Normal"/>
    <w:next w:val="Normal"/>
    <w:qFormat/>
    <w:rsid w:val="00C21CF5"/>
    <w:pPr>
      <w:keepNext/>
      <w:suppressAutoHyphens/>
      <w:spacing w:before="240"/>
      <w:jc w:val="left"/>
      <w:outlineLvl w:val="4"/>
    </w:pPr>
    <w:rPr>
      <w:rFonts w:ascii="Cambria" w:hAnsi="Cambria"/>
      <w:b/>
      <w:color w:val="00000A"/>
    </w:rPr>
  </w:style>
  <w:style w:type="paragraph" w:customStyle="1" w:styleId="Encabezado6">
    <w:name w:val="Encabezado 6"/>
    <w:basedOn w:val="Normal"/>
    <w:next w:val="Normal"/>
    <w:qFormat/>
    <w:rsid w:val="00C21CF5"/>
    <w:pPr>
      <w:suppressAutoHyphens/>
      <w:spacing w:before="240"/>
      <w:jc w:val="left"/>
      <w:outlineLvl w:val="5"/>
    </w:pPr>
    <w:rPr>
      <w:rFonts w:ascii="Cambria" w:hAnsi="Cambria"/>
      <w:i/>
      <w:color w:val="00000A"/>
    </w:rPr>
  </w:style>
  <w:style w:type="paragraph" w:customStyle="1" w:styleId="Encabezado7">
    <w:name w:val="Encabezado 7"/>
    <w:basedOn w:val="Normal"/>
    <w:next w:val="Normal"/>
    <w:qFormat/>
    <w:rsid w:val="00C21CF5"/>
    <w:pPr>
      <w:suppressAutoHyphens/>
      <w:spacing w:before="240"/>
      <w:jc w:val="left"/>
      <w:outlineLvl w:val="6"/>
    </w:pPr>
    <w:rPr>
      <w:rFonts w:ascii="Cambria" w:hAnsi="Cambria"/>
      <w:color w:val="00000A"/>
      <w:szCs w:val="24"/>
    </w:rPr>
  </w:style>
  <w:style w:type="paragraph" w:customStyle="1" w:styleId="Encabezado8">
    <w:name w:val="Encabezado 8"/>
    <w:basedOn w:val="Normal"/>
    <w:next w:val="Normal"/>
    <w:qFormat/>
    <w:rsid w:val="00C21CF5"/>
    <w:pPr>
      <w:suppressAutoHyphens/>
      <w:spacing w:before="240"/>
      <w:jc w:val="left"/>
      <w:outlineLvl w:val="7"/>
    </w:pPr>
    <w:rPr>
      <w:rFonts w:ascii="Cambria" w:hAnsi="Cambria"/>
      <w:i/>
      <w:iCs/>
      <w:color w:val="00000A"/>
      <w:szCs w:val="24"/>
    </w:rPr>
  </w:style>
  <w:style w:type="paragraph" w:customStyle="1" w:styleId="Encabezado9">
    <w:name w:val="Encabezado 9"/>
    <w:basedOn w:val="Normal"/>
    <w:next w:val="Normal"/>
    <w:qFormat/>
    <w:rsid w:val="00C21CF5"/>
    <w:pPr>
      <w:suppressAutoHyphens/>
      <w:spacing w:before="240"/>
      <w:jc w:val="left"/>
      <w:outlineLvl w:val="8"/>
    </w:pPr>
    <w:rPr>
      <w:rFonts w:ascii="Cambria" w:hAnsi="Cambria" w:cs="Arial"/>
      <w:color w:val="00000A"/>
      <w:szCs w:val="22"/>
    </w:rPr>
  </w:style>
  <w:style w:type="character" w:customStyle="1" w:styleId="EnlacedeInternet">
    <w:name w:val="Enlace de Internet"/>
    <w:uiPriority w:val="99"/>
    <w:rsid w:val="00C21CF5"/>
    <w:rPr>
      <w:color w:val="000080"/>
      <w:u w:val="single"/>
    </w:rPr>
  </w:style>
  <w:style w:type="character" w:customStyle="1" w:styleId="Destacado">
    <w:name w:val="Destacado"/>
    <w:qFormat/>
    <w:rsid w:val="00C21CF5"/>
    <w:rPr>
      <w:i/>
      <w:iCs/>
    </w:rPr>
  </w:style>
  <w:style w:type="character" w:customStyle="1" w:styleId="ListLabel1">
    <w:name w:val="ListLabel 1"/>
    <w:rsid w:val="00C21CF5"/>
    <w:rPr>
      <w:rFonts w:cs="Courier New"/>
    </w:rPr>
  </w:style>
  <w:style w:type="character" w:customStyle="1" w:styleId="ListLabel2">
    <w:name w:val="ListLabel 2"/>
    <w:rsid w:val="00C21CF5"/>
    <w:rPr>
      <w:rFonts w:eastAsia="Times New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ListLabel3">
    <w:name w:val="ListLabel 3"/>
    <w:rsid w:val="00C21CF5"/>
    <w:rPr>
      <w:rFonts w:cs="Times New Roman"/>
    </w:rPr>
  </w:style>
  <w:style w:type="character" w:customStyle="1" w:styleId="ListLabel4">
    <w:name w:val="ListLabel 4"/>
    <w:rsid w:val="00C21CF5"/>
    <w:rPr>
      <w:rFonts w:eastAsia="Batang" w:cs="Arial"/>
    </w:rPr>
  </w:style>
  <w:style w:type="character" w:customStyle="1" w:styleId="ListLabel5">
    <w:name w:val="ListLabel 5"/>
    <w:rsid w:val="00C21CF5"/>
    <w:rPr>
      <w:rFonts w:cs="Symbol"/>
    </w:rPr>
  </w:style>
  <w:style w:type="character" w:customStyle="1" w:styleId="ListLabel6">
    <w:name w:val="ListLabel 6"/>
    <w:rsid w:val="00C21CF5"/>
    <w:rPr>
      <w:rFonts w:cs="Courier New"/>
    </w:rPr>
  </w:style>
  <w:style w:type="character" w:customStyle="1" w:styleId="ListLabel7">
    <w:name w:val="ListLabel 7"/>
    <w:rsid w:val="00C21CF5"/>
    <w:rPr>
      <w:rFonts w:cs="Wingdings"/>
    </w:rPr>
  </w:style>
  <w:style w:type="character" w:customStyle="1" w:styleId="ListLabel8">
    <w:name w:val="ListLabel 8"/>
    <w:rsid w:val="00C21CF5"/>
    <w:rPr>
      <w:rFonts w:cs="Helvetica 55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Enlacedelndice">
    <w:name w:val="Enlace del índice"/>
    <w:rsid w:val="00C21CF5"/>
  </w:style>
  <w:style w:type="paragraph" w:customStyle="1" w:styleId="Encabezado">
    <w:name w:val="Encabezado"/>
    <w:basedOn w:val="Normal"/>
    <w:next w:val="Normal"/>
    <w:rsid w:val="00C21CF5"/>
    <w:pPr>
      <w:keepNext/>
      <w:pageBreakBefore/>
      <w:pBdr>
        <w:top w:val="nil"/>
        <w:left w:val="nil"/>
        <w:bottom w:val="single" w:sz="4" w:space="1" w:color="00000A"/>
        <w:right w:val="nil"/>
      </w:pBdr>
      <w:suppressAutoHyphens/>
      <w:spacing w:before="240"/>
      <w:jc w:val="left"/>
      <w:outlineLvl w:val="0"/>
    </w:pPr>
    <w:rPr>
      <w:rFonts w:ascii="Cambria" w:eastAsia="Droid Sans Fallback" w:hAnsi="Cambria" w:cs="Arial"/>
      <w:b/>
      <w:color w:val="00000A"/>
      <w:sz w:val="32"/>
      <w:szCs w:val="28"/>
    </w:rPr>
  </w:style>
  <w:style w:type="paragraph" w:customStyle="1" w:styleId="Lista">
    <w:name w:val="Lista"/>
    <w:basedOn w:val="Normal"/>
    <w:rsid w:val="00C21CF5"/>
    <w:pPr>
      <w:suppressAutoHyphens/>
      <w:ind w:left="567" w:hanging="567"/>
    </w:pPr>
    <w:rPr>
      <w:rFonts w:ascii="Calibri" w:hAnsi="Calibri" w:cs="FreeSans"/>
      <w:color w:val="00000A"/>
    </w:rPr>
  </w:style>
  <w:style w:type="paragraph" w:customStyle="1" w:styleId="Pie">
    <w:name w:val="Pie"/>
    <w:basedOn w:val="Normal"/>
    <w:rsid w:val="00C21CF5"/>
    <w:pPr>
      <w:suppressLineNumbers/>
      <w:suppressAutoHyphens/>
    </w:pPr>
    <w:rPr>
      <w:rFonts w:ascii="Calibri" w:hAnsi="Calibri" w:cs="FreeSans"/>
      <w:i/>
      <w:iCs/>
      <w:color w:val="00000A"/>
      <w:sz w:val="24"/>
      <w:szCs w:val="24"/>
    </w:rPr>
  </w:style>
  <w:style w:type="paragraph" w:customStyle="1" w:styleId="ndice">
    <w:name w:val="Índice"/>
    <w:basedOn w:val="Normal"/>
    <w:rsid w:val="00C21CF5"/>
    <w:pPr>
      <w:suppressLineNumbers/>
      <w:suppressAutoHyphens/>
    </w:pPr>
    <w:rPr>
      <w:rFonts w:ascii="Calibri" w:hAnsi="Calibri" w:cs="FreeSans"/>
      <w:color w:val="00000A"/>
    </w:rPr>
  </w:style>
  <w:style w:type="paragraph" w:customStyle="1" w:styleId="ndice4">
    <w:name w:val="Índice 4"/>
    <w:basedOn w:val="Normal"/>
    <w:next w:val="Normal"/>
    <w:autoRedefine/>
    <w:uiPriority w:val="39"/>
    <w:rsid w:val="00C21CF5"/>
    <w:pPr>
      <w:suppressAutoHyphens/>
      <w:ind w:left="663"/>
    </w:pPr>
    <w:rPr>
      <w:rFonts w:ascii="Calibri" w:hAnsi="Calibri"/>
      <w:color w:val="00000A"/>
    </w:rPr>
  </w:style>
  <w:style w:type="paragraph" w:customStyle="1" w:styleId="Firma">
    <w:name w:val="Firma"/>
    <w:basedOn w:val="Normal"/>
    <w:semiHidden/>
    <w:rsid w:val="00C21CF5"/>
    <w:pPr>
      <w:suppressAutoHyphens/>
      <w:ind w:left="4252"/>
    </w:pPr>
    <w:rPr>
      <w:rFonts w:ascii="Calibri" w:hAnsi="Calibri"/>
      <w:color w:val="00000A"/>
    </w:rPr>
  </w:style>
  <w:style w:type="paragraph" w:customStyle="1" w:styleId="Encabezamiento">
    <w:name w:val="Encabezamiento"/>
    <w:basedOn w:val="Normal"/>
    <w:rsid w:val="00C21CF5"/>
    <w:pPr>
      <w:pBdr>
        <w:top w:val="nil"/>
        <w:left w:val="nil"/>
        <w:bottom w:val="single" w:sz="4" w:space="1" w:color="00000A"/>
        <w:right w:val="nil"/>
      </w:pBdr>
      <w:tabs>
        <w:tab w:val="right" w:pos="9072"/>
      </w:tabs>
      <w:suppressAutoHyphens/>
    </w:pPr>
    <w:rPr>
      <w:rFonts w:ascii="Calibri" w:hAnsi="Calibri"/>
      <w:color w:val="00000A"/>
    </w:rPr>
  </w:style>
  <w:style w:type="paragraph" w:customStyle="1" w:styleId="Piedepgina">
    <w:name w:val="Pie de página"/>
    <w:basedOn w:val="Normal"/>
    <w:rsid w:val="00C21CF5"/>
    <w:pPr>
      <w:pBdr>
        <w:top w:val="single" w:sz="4" w:space="1" w:color="00000A"/>
        <w:left w:val="nil"/>
        <w:bottom w:val="nil"/>
        <w:right w:val="nil"/>
      </w:pBdr>
      <w:tabs>
        <w:tab w:val="right" w:pos="9072"/>
      </w:tabs>
      <w:suppressAutoHyphens/>
    </w:pPr>
    <w:rPr>
      <w:rFonts w:ascii="Calibri" w:hAnsi="Calibri"/>
      <w:color w:val="00000A"/>
    </w:rPr>
  </w:style>
  <w:style w:type="paragraph" w:customStyle="1" w:styleId="ndice1">
    <w:name w:val="Índice 1"/>
    <w:basedOn w:val="Normal"/>
    <w:next w:val="Normal"/>
    <w:autoRedefine/>
    <w:uiPriority w:val="39"/>
    <w:rsid w:val="00C21CF5"/>
    <w:pPr>
      <w:suppressAutoHyphens/>
    </w:pPr>
    <w:rPr>
      <w:rFonts w:ascii="Calibri" w:hAnsi="Calibri"/>
      <w:color w:val="00000A"/>
    </w:rPr>
  </w:style>
  <w:style w:type="paragraph" w:customStyle="1" w:styleId="ndice2">
    <w:name w:val="Índice 2"/>
    <w:basedOn w:val="Normal"/>
    <w:next w:val="Normal"/>
    <w:autoRedefine/>
    <w:uiPriority w:val="39"/>
    <w:rsid w:val="00C21CF5"/>
    <w:pPr>
      <w:suppressAutoHyphens/>
      <w:ind w:left="220"/>
    </w:pPr>
    <w:rPr>
      <w:rFonts w:ascii="Calibri" w:hAnsi="Calibri"/>
      <w:color w:val="00000A"/>
    </w:rPr>
  </w:style>
  <w:style w:type="paragraph" w:customStyle="1" w:styleId="ndice3">
    <w:name w:val="Índice 3"/>
    <w:basedOn w:val="Normal"/>
    <w:next w:val="Normal"/>
    <w:autoRedefine/>
    <w:uiPriority w:val="39"/>
    <w:rsid w:val="00C21CF5"/>
    <w:pPr>
      <w:suppressAutoHyphens/>
      <w:ind w:left="440"/>
    </w:pPr>
    <w:rPr>
      <w:rFonts w:ascii="Calibri" w:hAnsi="Calibri"/>
      <w:color w:val="00000A"/>
    </w:rPr>
  </w:style>
  <w:style w:type="paragraph" w:customStyle="1" w:styleId="ndice8">
    <w:name w:val="Índice 8"/>
    <w:basedOn w:val="Normal"/>
    <w:next w:val="Normal"/>
    <w:autoRedefine/>
    <w:uiPriority w:val="39"/>
    <w:rsid w:val="00C21CF5"/>
    <w:pPr>
      <w:suppressAutoHyphens/>
      <w:ind w:left="1540"/>
    </w:pPr>
    <w:rPr>
      <w:rFonts w:ascii="Calibri" w:hAnsi="Calibri"/>
      <w:color w:val="00000A"/>
    </w:rPr>
  </w:style>
  <w:style w:type="paragraph" w:customStyle="1" w:styleId="ndice5">
    <w:name w:val="Índice 5"/>
    <w:basedOn w:val="Normal"/>
    <w:next w:val="Normal"/>
    <w:autoRedefine/>
    <w:uiPriority w:val="39"/>
    <w:rsid w:val="00C21CF5"/>
    <w:pPr>
      <w:suppressAutoHyphens/>
      <w:ind w:left="880"/>
    </w:pPr>
    <w:rPr>
      <w:rFonts w:ascii="Calibri" w:hAnsi="Calibri"/>
      <w:color w:val="00000A"/>
    </w:rPr>
  </w:style>
  <w:style w:type="paragraph" w:customStyle="1" w:styleId="ndice6">
    <w:name w:val="Índice 6"/>
    <w:basedOn w:val="Normal"/>
    <w:next w:val="Normal"/>
    <w:autoRedefine/>
    <w:uiPriority w:val="39"/>
    <w:rsid w:val="00C21CF5"/>
    <w:pPr>
      <w:suppressAutoHyphens/>
      <w:ind w:left="1100"/>
    </w:pPr>
    <w:rPr>
      <w:rFonts w:ascii="Calibri" w:hAnsi="Calibri"/>
      <w:color w:val="00000A"/>
    </w:rPr>
  </w:style>
  <w:style w:type="paragraph" w:customStyle="1" w:styleId="ndice7">
    <w:name w:val="Índice 7"/>
    <w:basedOn w:val="Normal"/>
    <w:next w:val="Normal"/>
    <w:autoRedefine/>
    <w:uiPriority w:val="39"/>
    <w:rsid w:val="00C21CF5"/>
    <w:pPr>
      <w:suppressAutoHyphens/>
      <w:ind w:left="1320"/>
    </w:pPr>
    <w:rPr>
      <w:rFonts w:ascii="Calibri" w:hAnsi="Calibri"/>
      <w:color w:val="00000A"/>
    </w:rPr>
  </w:style>
  <w:style w:type="paragraph" w:customStyle="1" w:styleId="ndice9">
    <w:name w:val="Índice 9"/>
    <w:basedOn w:val="Normal"/>
    <w:next w:val="Normal"/>
    <w:autoRedefine/>
    <w:uiPriority w:val="39"/>
    <w:rsid w:val="00C21CF5"/>
    <w:pPr>
      <w:suppressAutoHyphens/>
      <w:ind w:left="1760"/>
    </w:pPr>
    <w:rPr>
      <w:rFonts w:ascii="Calibri" w:hAnsi="Calibri"/>
      <w:color w:val="00000A"/>
    </w:rPr>
  </w:style>
  <w:style w:type="paragraph" w:customStyle="1" w:styleId="Cuerpodetextoconsangra">
    <w:name w:val="Cuerpo de texto con sangría"/>
    <w:basedOn w:val="Normal"/>
    <w:semiHidden/>
    <w:rsid w:val="00C21CF5"/>
    <w:pPr>
      <w:suppressAutoHyphens/>
      <w:ind w:left="284"/>
    </w:pPr>
    <w:rPr>
      <w:rFonts w:ascii="Calibri" w:hAnsi="Calibri"/>
      <w:color w:val="00000A"/>
    </w:rPr>
  </w:style>
  <w:style w:type="paragraph" w:customStyle="1" w:styleId="Lista2">
    <w:name w:val="Lista 2"/>
    <w:basedOn w:val="Normal"/>
    <w:rsid w:val="00C21CF5"/>
    <w:pPr>
      <w:suppressAutoHyphens/>
      <w:ind w:left="1134" w:hanging="567"/>
    </w:pPr>
    <w:rPr>
      <w:rFonts w:ascii="Calibri" w:hAnsi="Calibri"/>
      <w:color w:val="00000A"/>
    </w:rPr>
  </w:style>
  <w:style w:type="paragraph" w:customStyle="1" w:styleId="Lista3">
    <w:name w:val="Lista 3"/>
    <w:basedOn w:val="Normal"/>
    <w:rsid w:val="00C21CF5"/>
    <w:pPr>
      <w:suppressAutoHyphens/>
      <w:ind w:left="1701" w:hanging="567"/>
    </w:pPr>
    <w:rPr>
      <w:rFonts w:ascii="Calibri" w:hAnsi="Calibri"/>
      <w:color w:val="00000A"/>
    </w:rPr>
  </w:style>
  <w:style w:type="paragraph" w:customStyle="1" w:styleId="Lista4">
    <w:name w:val="Lista 4"/>
    <w:basedOn w:val="Normal"/>
    <w:semiHidden/>
    <w:rsid w:val="00C21CF5"/>
    <w:pPr>
      <w:suppressAutoHyphens/>
      <w:ind w:left="1132" w:hanging="283"/>
    </w:pPr>
    <w:rPr>
      <w:rFonts w:ascii="Calibri" w:eastAsia="Arial Unicode MS" w:hAnsi="Calibri"/>
      <w:color w:val="00000A"/>
      <w:szCs w:val="22"/>
      <w:lang w:eastAsia="en-US"/>
    </w:rPr>
  </w:style>
  <w:style w:type="paragraph" w:customStyle="1" w:styleId="Lista5">
    <w:name w:val="Lista 5"/>
    <w:basedOn w:val="Normal"/>
    <w:semiHidden/>
    <w:rsid w:val="00C21CF5"/>
    <w:pPr>
      <w:suppressAutoHyphens/>
      <w:ind w:left="1415" w:hanging="283"/>
    </w:pPr>
    <w:rPr>
      <w:rFonts w:ascii="Calibri" w:eastAsia="Arial Unicode MS" w:hAnsi="Calibri"/>
      <w:color w:val="00000A"/>
      <w:szCs w:val="22"/>
      <w:lang w:eastAsia="en-US"/>
    </w:rPr>
  </w:style>
  <w:style w:type="paragraph" w:customStyle="1" w:styleId="Frasededespedida">
    <w:name w:val="Frase de despedida"/>
    <w:basedOn w:val="Normal"/>
    <w:next w:val="Normal"/>
    <w:semiHidden/>
    <w:rsid w:val="00C21CF5"/>
    <w:pPr>
      <w:suppressAutoHyphens/>
    </w:pPr>
    <w:rPr>
      <w:rFonts w:ascii="Calibri" w:hAnsi="Calibri"/>
      <w:color w:val="00000A"/>
    </w:rPr>
  </w:style>
  <w:style w:type="paragraph" w:customStyle="1" w:styleId="Subttulo">
    <w:name w:val="Subtítulo"/>
    <w:basedOn w:val="Normal"/>
    <w:qFormat/>
    <w:rsid w:val="00C21CF5"/>
    <w:pPr>
      <w:suppressAutoHyphens/>
      <w:jc w:val="center"/>
      <w:outlineLvl w:val="1"/>
    </w:pPr>
    <w:rPr>
      <w:rFonts w:ascii="Calibri" w:hAnsi="Calibri" w:cs="Arial"/>
      <w:color w:val="00000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eTHINK-project/dev-service-framework/blob/d3.2-working-docs/docs/specs/messages/data-sync-messages.md" TargetMode="External"/><Relationship Id="rId671" Type="http://schemas.openxmlformats.org/officeDocument/2006/relationships/hyperlink" Target="../../../class/src/utils/EventEmitter.js~EventEmitter.html" TargetMode="External"/><Relationship Id="rId769" Type="http://schemas.openxmlformats.org/officeDocument/2006/relationships/hyperlink" Target="https://developer.mozilla.org/en-US/docs/Web/JavaScript/Reference/Global_Objects/Promise" TargetMode="External"/><Relationship Id="rId21" Type="http://schemas.openxmlformats.org/officeDocument/2006/relationships/hyperlink" Target="https://github.com/reTHINK-project/dev-catalogue" TargetMode="External"/><Relationship Id="rId324" Type="http://schemas.openxmlformats.org/officeDocument/2006/relationships/hyperlink" Target="../../../class/src/graphconnector/GraphConnector.js~GraphConnector.html" TargetMode="External"/><Relationship Id="rId531" Type="http://schemas.openxmlformats.org/officeDocument/2006/relationships/hyperlink" Target="../../../file/src/identity/IdentityModule.js.html" TargetMode="External"/><Relationship Id="rId629" Type="http://schemas.openxmlformats.org/officeDocument/2006/relationships/hyperlink" Target="https://esdoc.org" TargetMode="External"/><Relationship Id="rId170" Type="http://schemas.openxmlformats.org/officeDocument/2006/relationships/hyperlink" Target="https://git-scm.com/downloads" TargetMode="External"/><Relationship Id="rId836" Type="http://schemas.openxmlformats.org/officeDocument/2006/relationships/hyperlink" Target="../../../file/src/sandbox/Sandbox.js.html" TargetMode="External"/><Relationship Id="rId268" Type="http://schemas.openxmlformats.org/officeDocument/2006/relationships/hyperlink" Target="https://developer.mozilla.org/en-US/docs/Web/JavaScript/Reference/Global_Objects/Number" TargetMode="External"/><Relationship Id="rId475" Type="http://schemas.openxmlformats.org/officeDocument/2006/relationships/hyperlink" Target="../../../file/src/graphconnector/GraphConnectorContactData.js.html" TargetMode="External"/><Relationship Id="rId682" Type="http://schemas.openxmlformats.org/officeDocument/2006/relationships/hyperlink" Target="../../../file/src/registry/Registry.js.html" TargetMode="External"/><Relationship Id="rId32" Type="http://schemas.openxmlformats.org/officeDocument/2006/relationships/hyperlink" Target="https://github.com/reTHINK-project/dev-msg-node-nodejs" TargetMode="External"/><Relationship Id="rId128" Type="http://schemas.openxmlformats.org/officeDocument/2006/relationships/hyperlink" Target="https://github.com/reTHINK-project/dev-catalogue" TargetMode="External"/><Relationship Id="rId335" Type="http://schemas.openxmlformats.org/officeDocument/2006/relationships/hyperlink" Target="https://developer.mozilla.org/en-US/docs/Web/JavaScript/Reference/Global_Objects/String" TargetMode="External"/><Relationship Id="rId542" Type="http://schemas.openxmlformats.org/officeDocument/2006/relationships/hyperlink" Target="https://esdoc.org" TargetMode="External"/><Relationship Id="rId181" Type="http://schemas.openxmlformats.org/officeDocument/2006/relationships/hyperlink" Target="https://matrix.org/speculator/spec/head/intro.html" TargetMode="External"/><Relationship Id="rId402" Type="http://schemas.openxmlformats.org/officeDocument/2006/relationships/hyperlink" Target="https://developer.mozilla.org/en-US/docs/Web/JavaScript/Reference/Global_Objects/String" TargetMode="External"/><Relationship Id="rId847" Type="http://schemas.openxmlformats.org/officeDocument/2006/relationships/hyperlink" Target="../../../file/src/syncher/SyncherManager.js.html" TargetMode="External"/><Relationship Id="rId279" Type="http://schemas.openxmlformats.org/officeDocument/2006/relationships/hyperlink" Target="https://developer.mozilla.org/en-US/docs/Web/JavaScript/Reference/Global_Objects/Function" TargetMode="External"/><Relationship Id="rId486" Type="http://schemas.openxmlformats.org/officeDocument/2006/relationships/hyperlink" Target="https://developer.mozilla.org/en-US/docs/Web/JavaScript/Reference/Global_Objects/String" TargetMode="External"/><Relationship Id="rId693" Type="http://schemas.openxmlformats.org/officeDocument/2006/relationships/hyperlink" Target="../../../file/src/registry/Registry.js.html" TargetMode="External"/><Relationship Id="rId707" Type="http://schemas.openxmlformats.org/officeDocument/2006/relationships/hyperlink" Target="../../../class/src/registry/RegistryDataModel.js~RegistryDataModel.html" TargetMode="External"/><Relationship Id="rId43" Type="http://schemas.openxmlformats.org/officeDocument/2006/relationships/hyperlink" Target="hyperty-trust.md" TargetMode="External"/><Relationship Id="rId139" Type="http://schemas.openxmlformats.org/officeDocument/2006/relationships/hyperlink" Target="http://jspm.io/" TargetMode="External"/><Relationship Id="rId346" Type="http://schemas.openxmlformats.org/officeDocument/2006/relationships/hyperlink" Target="../../../class/src/graphconnector/GraphConnector.js~GraphConnector.html" TargetMode="External"/><Relationship Id="rId553" Type="http://schemas.openxmlformats.org/officeDocument/2006/relationships/hyperlink" Target="https://developer.mozilla.org/en-US/docs/Web/JavaScript/Reference/Global_Objects/Function" TargetMode="External"/><Relationship Id="rId760" Type="http://schemas.openxmlformats.org/officeDocument/2006/relationships/hyperlink" Target="https://developer.mozilla.org/en-US/docs/Web/JavaScript/Reference/Global_Objects/Promise" TargetMode="External"/><Relationship Id="rId192" Type="http://schemas.openxmlformats.org/officeDocument/2006/relationships/hyperlink" Target="http://gulpjs.com/" TargetMode="External"/><Relationship Id="rId206" Type="http://schemas.openxmlformats.org/officeDocument/2006/relationships/hyperlink" Target="../../../class/src/registry/AddressAllocation.js~AddressAllocation.html" TargetMode="External"/><Relationship Id="rId413" Type="http://schemas.openxmlformats.org/officeDocument/2006/relationships/hyperlink" Target="https://developer.mozilla.org/en-US/docs/Web/JavaScript/Reference/Global_Objects/String" TargetMode="External"/><Relationship Id="rId497" Type="http://schemas.openxmlformats.org/officeDocument/2006/relationships/hyperlink" Target="../../../class/src/bus/MessageBus.js~MessageBus.html" TargetMode="External"/><Relationship Id="rId620" Type="http://schemas.openxmlformats.org/officeDocument/2006/relationships/hyperlink" Target="../../../class/src/policy/Policy.js~Policy.html" TargetMode="External"/><Relationship Id="rId718" Type="http://schemas.openxmlformats.org/officeDocument/2006/relationships/hyperlink" Target="../../../class/src/runtime/RuntimeCatalogue-Local.js~RuntimeCatalogue.html" TargetMode="External"/><Relationship Id="rId357" Type="http://schemas.openxmlformats.org/officeDocument/2006/relationships/hyperlink" Target="https://developer.mozilla.org/en-US/docs/Web/JavaScript/Reference/Global_Objects/String" TargetMode="External"/><Relationship Id="rId54" Type="http://schemas.openxmlformats.org/officeDocument/2006/relationships/image" Target="media/image6.png"/><Relationship Id="rId217" Type="http://schemas.openxmlformats.org/officeDocument/2006/relationships/hyperlink" Target="https://developer.mozilla.org/en-US/docs/Web/JavaScript/Reference/Global_Objects/Number" TargetMode="External"/><Relationship Id="rId564" Type="http://schemas.openxmlformats.org/officeDocument/2006/relationships/hyperlink" Target="../../../file/src/bus/MessageBus.js.html" TargetMode="External"/><Relationship Id="rId771" Type="http://schemas.openxmlformats.org/officeDocument/2006/relationships/hyperlink" Target="https://developer.mozilla.org/en-US/docs/Web/JavaScript/Reference/Global_Objects/Promise" TargetMode="External"/><Relationship Id="rId424" Type="http://schemas.openxmlformats.org/officeDocument/2006/relationships/hyperlink" Target="https://developer.mozilla.org/en-US/docs/Web/JavaScript/Reference/Global_Objects/String" TargetMode="External"/><Relationship Id="rId631" Type="http://schemas.openxmlformats.org/officeDocument/2006/relationships/hyperlink" Target="../../../class/src/policy/PolicyEngine.js~PolicyEngine.html" TargetMode="External"/><Relationship Id="rId729" Type="http://schemas.openxmlformats.org/officeDocument/2006/relationships/hyperlink" Target="../../../file/src/runtime/RuntimeCatalogue-Local.js.html" TargetMode="External"/><Relationship Id="rId270" Type="http://schemas.openxmlformats.org/officeDocument/2006/relationships/hyperlink" Target="../../../file/src/bus/Bus.js.html" TargetMode="External"/><Relationship Id="rId65" Type="http://schemas.openxmlformats.org/officeDocument/2006/relationships/hyperlink" Target="https://github.com/reTHINK-project/dev-runtime-core/blob/d3.2-working-docs/docs/specs/readme.md" TargetMode="External"/><Relationship Id="rId130" Type="http://schemas.openxmlformats.org/officeDocument/2006/relationships/hyperlink" Target="https://en.wikipedia.org/wiki/Edge_computing" TargetMode="External"/><Relationship Id="rId368" Type="http://schemas.openxmlformats.org/officeDocument/2006/relationships/hyperlink" Target="../../../file/src/graphconnector/GraphConnector.js.html" TargetMode="External"/><Relationship Id="rId575" Type="http://schemas.openxmlformats.org/officeDocument/2006/relationships/hyperlink" Target="../../../class/src/bus/Bus.js~Bus.html" TargetMode="External"/><Relationship Id="rId782" Type="http://schemas.openxmlformats.org/officeDocument/2006/relationships/hyperlink" Target="https://developer.mozilla.org/en-US/docs/Web/JavaScript/Reference/Global_Objects/Promise" TargetMode="External"/><Relationship Id="rId172" Type="http://schemas.openxmlformats.org/officeDocument/2006/relationships/hyperlink" Target="https://maven.apache.org/install.html" TargetMode="External"/><Relationship Id="rId228" Type="http://schemas.openxmlformats.org/officeDocument/2006/relationships/hyperlink" Target="../../../class/src/graphconnector/BloomFilter.js~BloomFilter.html" TargetMode="External"/><Relationship Id="rId435" Type="http://schemas.openxmlformats.org/officeDocument/2006/relationships/hyperlink" Target="../../../class/src/graphconnector/GraphConnectorContactData.js~GraphConnectorContactData.html" TargetMode="External"/><Relationship Id="rId477" Type="http://schemas.openxmlformats.org/officeDocument/2006/relationships/hyperlink" Target="../../../file/src/graphconnector/GraphConnectorContactData.js.html" TargetMode="External"/><Relationship Id="rId600" Type="http://schemas.openxmlformats.org/officeDocument/2006/relationships/hyperlink" Target="../../../class/src/bus/MiniBus.js~MiniBus.html" TargetMode="External"/><Relationship Id="rId642" Type="http://schemas.openxmlformats.org/officeDocument/2006/relationships/hyperlink" Target="../../../file/src/policy/PolicyEngine.js.html" TargetMode="External"/><Relationship Id="rId684" Type="http://schemas.openxmlformats.org/officeDocument/2006/relationships/hyperlink" Target="../../../file/src/registry/Registry.js.html" TargetMode="External"/><Relationship Id="rId281" Type="http://schemas.openxmlformats.org/officeDocument/2006/relationships/hyperlink" Target="../../../file/src/bus/Bus.js.html" TargetMode="External"/><Relationship Id="rId337" Type="http://schemas.openxmlformats.org/officeDocument/2006/relationships/hyperlink" Target="../../../class/src/graphconnector/GraphConnector.js~GraphConnector.html" TargetMode="External"/><Relationship Id="rId502" Type="http://schemas.openxmlformats.org/officeDocument/2006/relationships/hyperlink" Target="../../../class/src/registry/RegistryDataModel.js~RegistryDataModel.html" TargetMode="External"/><Relationship Id="rId34" Type="http://schemas.openxmlformats.org/officeDocument/2006/relationships/hyperlink" Target="hyperty-messaging-framework.md" TargetMode="External"/><Relationship Id="rId76" Type="http://schemas.openxmlformats.org/officeDocument/2006/relationships/hyperlink" Target="hyperty-messaging-middleware.md" TargetMode="External"/><Relationship Id="rId141" Type="http://schemas.openxmlformats.org/officeDocument/2006/relationships/hyperlink" Target="http://jscs.info/" TargetMode="External"/><Relationship Id="rId379" Type="http://schemas.openxmlformats.org/officeDocument/2006/relationships/hyperlink" Target="../../../file/src/graphconnector/GraphConnector.js.html" TargetMode="External"/><Relationship Id="rId544" Type="http://schemas.openxmlformats.org/officeDocument/2006/relationships/hyperlink" Target="../../../class/src/bus/Bus.js~Bus.html" TargetMode="External"/><Relationship Id="rId586" Type="http://schemas.openxmlformats.org/officeDocument/2006/relationships/hyperlink" Target="https://developer.mozilla.org/en-US/docs/Web/JavaScript/Reference/Global_Objects/Number" TargetMode="External"/><Relationship Id="rId751" Type="http://schemas.openxmlformats.org/officeDocument/2006/relationships/hyperlink" Target="https://developer.mozilla.org/en-US/docs/Web/JavaScript/Reference/Global_Objects/Promise" TargetMode="External"/><Relationship Id="rId793" Type="http://schemas.openxmlformats.org/officeDocument/2006/relationships/hyperlink" Target="../../../file/src/runtime/RuntimeUA.js.html" TargetMode="External"/><Relationship Id="rId807" Type="http://schemas.openxmlformats.org/officeDocument/2006/relationships/hyperlink" Target="https://developer.mozilla.org/en-US/docs/Web/JavaScript/Reference/Global_Objects/Promise" TargetMode="External"/><Relationship Id="rId849" Type="http://schemas.openxmlformats.org/officeDocument/2006/relationships/hyperlink" Target="https://esdoc.org" TargetMode="External"/><Relationship Id="rId7" Type="http://schemas.openxmlformats.org/officeDocument/2006/relationships/endnotes" Target="endnotes.xml"/><Relationship Id="rId183" Type="http://schemas.openxmlformats.org/officeDocument/2006/relationships/hyperlink" Target="http://matrix.org/docs/spec/r0.0.1/client_server.html" TargetMode="External"/><Relationship Id="rId239" Type="http://schemas.openxmlformats.org/officeDocument/2006/relationships/hyperlink" Target="../../../file/src/graphconnector/BloomFilter.js.html" TargetMode="External"/><Relationship Id="rId390" Type="http://schemas.openxmlformats.org/officeDocument/2006/relationships/hyperlink" Target="https://developer.mozilla.org/en-US/docs/Web/JavaScript/Reference/Global_Objects/String" TargetMode="External"/><Relationship Id="rId404" Type="http://schemas.openxmlformats.org/officeDocument/2006/relationships/hyperlink" Target="../../../file/src/graphconnector/GraphConnector.js.html" TargetMode="External"/><Relationship Id="rId446" Type="http://schemas.openxmlformats.org/officeDocument/2006/relationships/hyperlink" Target="https://developer.mozilla.org/en-US/docs/Web/JavaScript/Reference/Global_Objects/String" TargetMode="External"/><Relationship Id="rId611" Type="http://schemas.openxmlformats.org/officeDocument/2006/relationships/hyperlink" Target="../../../class/src/bus/Pipeline.js~Pipeline.html" TargetMode="External"/><Relationship Id="rId653" Type="http://schemas.openxmlformats.org/officeDocument/2006/relationships/hyperlink" Target="../../../class/src/bus/MessageBus.js~MessageBus.html" TargetMode="External"/><Relationship Id="rId250" Type="http://schemas.openxmlformats.org/officeDocument/2006/relationships/hyperlink" Target="https://developer.mozilla.org/en-US/docs/Web/JavaScript/Reference/Global_Objects/Boolean" TargetMode="External"/><Relationship Id="rId292" Type="http://schemas.openxmlformats.org/officeDocument/2006/relationships/hyperlink" Target="https://developer.mozilla.org/en-US/docs/Web/JavaScript/Reference/Global_Objects/Function" TargetMode="External"/><Relationship Id="rId306" Type="http://schemas.openxmlformats.org/officeDocument/2006/relationships/hyperlink" Target="https://esdoc.org" TargetMode="External"/><Relationship Id="rId488" Type="http://schemas.openxmlformats.org/officeDocument/2006/relationships/hyperlink" Target="https://developer.mozilla.org/en-US/%20%20docs/Web/JavaScript/Reference/Glo%20bal%20_Objects/String" TargetMode="External"/><Relationship Id="rId695" Type="http://schemas.openxmlformats.org/officeDocument/2006/relationships/hyperlink" Target="../../../file/src/registry/Registry.js.html" TargetMode="External"/><Relationship Id="rId709" Type="http://schemas.openxmlformats.org/officeDocument/2006/relationships/hyperlink" Target="../../../file/src/registry/RegistryDataModel.js.html" TargetMode="External"/><Relationship Id="rId45" Type="http://schemas.openxmlformats.org/officeDocument/2006/relationships/image" Target="media/image4.png"/><Relationship Id="rId87" Type="http://schemas.openxmlformats.org/officeDocument/2006/relationships/hyperlink" Target="https://w3c.github.io/webrtc-pc/" TargetMode="External"/><Relationship Id="rId110" Type="http://schemas.openxmlformats.org/officeDocument/2006/relationships/hyperlink" Target="https://github.com/reTHINK-project/dev-service-framework/blob/develop/docs/datamodel/address/readme.md" TargetMode="External"/><Relationship Id="rId348" Type="http://schemas.openxmlformats.org/officeDocument/2006/relationships/hyperlink" Target="../../../class/src/graphconnector/GraphConnector.js~GraphConnector.html" TargetMode="External"/><Relationship Id="rId513" Type="http://schemas.openxmlformats.org/officeDocument/2006/relationships/hyperlink" Target="../../../file/src/registry/HypertyInstance.js.html" TargetMode="External"/><Relationship Id="rId555" Type="http://schemas.openxmlformats.org/officeDocument/2006/relationships/hyperlink" Target="../../../class/src/bus/MiniBus.js~MiniBus.html" TargetMode="External"/><Relationship Id="rId597" Type="http://schemas.openxmlformats.org/officeDocument/2006/relationships/hyperlink" Target="../../../class/src/syncher/ObjectAllocation.js~ObjectAllocation.html" TargetMode="External"/><Relationship Id="rId720" Type="http://schemas.openxmlformats.org/officeDocument/2006/relationships/hyperlink" Target="../../../class/src/runtime/RuntimeCatalogue-Local.js~RuntimeCatalogue.html" TargetMode="External"/><Relationship Id="rId762" Type="http://schemas.openxmlformats.org/officeDocument/2006/relationships/hyperlink" Target="../../../file/src/runtime/RuntimeCatalogue.js.html" TargetMode="External"/><Relationship Id="rId818" Type="http://schemas.openxmlformats.org/officeDocument/2006/relationships/hyperlink" Target="../../../class/src/bus/MiniBus.js~MiniBus.html" TargetMode="External"/><Relationship Id="rId152" Type="http://schemas.openxmlformats.org/officeDocument/2006/relationships/hyperlink" Target="https://github.com/reTHINK-project/dev-msg-node-vertx/tree/dev-0.2" TargetMode="External"/><Relationship Id="rId194" Type="http://schemas.openxmlformats.org/officeDocument/2006/relationships/hyperlink" Target="https://www.nginx.com/blog/nginx-nodejs-websockets-socketio/" TargetMode="External"/><Relationship Id="rId208" Type="http://schemas.openxmlformats.org/officeDocument/2006/relationships/hyperlink" Target="https://developer.mozilla.org/en-US/docs/Web/JavaScript/Reference/Global_Objects/Promise" TargetMode="External"/><Relationship Id="rId415" Type="http://schemas.openxmlformats.org/officeDocument/2006/relationships/hyperlink" Target="../../../class/src/graphconnector/GraphConnectorContactData.js~GraphConnectorContactData.html" TargetMode="External"/><Relationship Id="rId457" Type="http://schemas.openxmlformats.org/officeDocument/2006/relationships/hyperlink" Target="../../../file/src/graphconnector/GraphConnectorContactData.js.html" TargetMode="External"/><Relationship Id="rId622" Type="http://schemas.openxmlformats.org/officeDocument/2006/relationships/hyperlink" Target="../../../class/src/policy/Policy.js~Policy.html" TargetMode="External"/><Relationship Id="rId261" Type="http://schemas.openxmlformats.org/officeDocument/2006/relationships/hyperlink" Target="../../../class/src/bus/Bus.js~Bus.html" TargetMode="External"/><Relationship Id="rId499" Type="http://schemas.openxmlformats.org/officeDocument/2006/relationships/hyperlink" Target="../../../file/src/registry/HypertyDiscovery.js.html" TargetMode="External"/><Relationship Id="rId664" Type="http://schemas.openxmlformats.org/officeDocument/2006/relationships/hyperlink" Target="../../../class/src/registry/Registry.js~Registry.html" TargetMode="External"/><Relationship Id="rId14" Type="http://schemas.openxmlformats.org/officeDocument/2006/relationships/hyperlink" Target="https://github.com/reTHINK-project/dev-msg-node-matrix" TargetMode="External"/><Relationship Id="rId56" Type="http://schemas.openxmlformats.org/officeDocument/2006/relationships/hyperlink" Target="https://github.com/reTHINK-project/dev-runtime-core/blob/master/src/bus/MessageBus.js" TargetMode="External"/><Relationship Id="rId317" Type="http://schemas.openxmlformats.org/officeDocument/2006/relationships/hyperlink" Target="../../../file/src/graphconnector/GraphConnector.js.html" TargetMode="External"/><Relationship Id="rId359" Type="http://schemas.openxmlformats.org/officeDocument/2006/relationships/hyperlink" Target="../../../file/src/graphconnector/GraphConnector.js.html" TargetMode="External"/><Relationship Id="rId524" Type="http://schemas.openxmlformats.org/officeDocument/2006/relationships/hyperlink" Target="https://developer.mozilla.org/en-US/docs/Web/JavaScript/Reference/Global_Objects/Promise" TargetMode="External"/><Relationship Id="rId566" Type="http://schemas.openxmlformats.org/officeDocument/2006/relationships/hyperlink" Target="../../../file/src/bus/MessageBus.js.html" TargetMode="External"/><Relationship Id="rId731" Type="http://schemas.openxmlformats.org/officeDocument/2006/relationships/hyperlink" Target="../../../file/src/runtime/RuntimeCatalogue-Local.js.html" TargetMode="External"/><Relationship Id="rId773" Type="http://schemas.openxmlformats.org/officeDocument/2006/relationships/hyperlink" Target="https://developer.mozilla.org/en-US/docs/Web/JavaScript/Reference/Global_Objects/Promise" TargetMode="External"/><Relationship Id="rId98" Type="http://schemas.openxmlformats.org/officeDocument/2006/relationships/hyperlink" Target="hyperty.md" TargetMode="External"/><Relationship Id="rId121" Type="http://schemas.openxmlformats.org/officeDocument/2006/relationships/hyperlink" Target="https://github.com/reTHINK-project/dev-runtime-core" TargetMode="External"/><Relationship Id="rId163" Type="http://schemas.openxmlformats.org/officeDocument/2006/relationships/hyperlink" Target="https://crosswalk-project.org/" TargetMode="External"/><Relationship Id="rId219" Type="http://schemas.openxmlformats.org/officeDocument/2006/relationships/hyperlink" Target="../../../file/src/graphconnector/BloomFilter.js.html" TargetMode="External"/><Relationship Id="rId370" Type="http://schemas.openxmlformats.org/officeDocument/2006/relationships/hyperlink" Target="../../../file/src/graphconnector/GraphConnector.js.html" TargetMode="External"/><Relationship Id="rId426" Type="http://schemas.openxmlformats.org/officeDocument/2006/relationships/hyperlink" Target="https://developer.mozilla.org/en-US/docs/Web/JavaScript/Reference/Global_Objects/String" TargetMode="External"/><Relationship Id="rId633" Type="http://schemas.openxmlformats.org/officeDocument/2006/relationships/hyperlink" Target="../../../class/src/policy/PolicyEngine.js~PolicyEngine.html" TargetMode="External"/><Relationship Id="rId829" Type="http://schemas.openxmlformats.org/officeDocument/2006/relationships/hyperlink" Target="https://developer.mozilla.org/en-US/docs/Web/JavaScript/Reference/Global_Objects/String" TargetMode="External"/><Relationship Id="rId230" Type="http://schemas.openxmlformats.org/officeDocument/2006/relationships/hyperlink" Target="../../../class/src/graphconnector/BloomFilter.js~BloomFilter.html" TargetMode="External"/><Relationship Id="rId468" Type="http://schemas.openxmlformats.org/officeDocument/2006/relationships/hyperlink" Target="https://developer.mozilla.org/en-US/docs/Web/JavaScript/Reference/Global_Objects/String" TargetMode="External"/><Relationship Id="rId675" Type="http://schemas.openxmlformats.org/officeDocument/2006/relationships/hyperlink" Target="../../../class/src/utils/EventEmitter.js~EventEmitter.html" TargetMode="External"/><Relationship Id="rId840" Type="http://schemas.openxmlformats.org/officeDocument/2006/relationships/hyperlink" Target="../../../class/src/sandbox/SandboxRegistry.js~SandboxRegistry.html" TargetMode="External"/><Relationship Id="rId25" Type="http://schemas.openxmlformats.org/officeDocument/2006/relationships/hyperlink" Target="https://nodejs.org/en/" TargetMode="External"/><Relationship Id="rId67" Type="http://schemas.openxmlformats.org/officeDocument/2006/relationships/hyperlink" Target="development-of-hyperties.md" TargetMode="External"/><Relationship Id="rId272" Type="http://schemas.openxmlformats.org/officeDocument/2006/relationships/hyperlink" Target="https://developer.mozilla.org/en-US/docs/Web/JavaScript/Reference/Global_Objects/Function" TargetMode="External"/><Relationship Id="rId328" Type="http://schemas.openxmlformats.org/officeDocument/2006/relationships/hyperlink" Target="../../../class/src/graphconnector/GraphConnector.js~GraphConnector.html" TargetMode="External"/><Relationship Id="rId535" Type="http://schemas.openxmlformats.org/officeDocument/2006/relationships/hyperlink" Target="https://developer.mozilla.org/en-US/docs/Web/JavaScript/Reference/Global_Objects/Promise" TargetMode="External"/><Relationship Id="rId577" Type="http://schemas.openxmlformats.org/officeDocument/2006/relationships/hyperlink" Target="https://developer.mozilla.org/en-US/docs/Web/JavaScript/Reference/Global_Objects/Number" TargetMode="External"/><Relationship Id="rId700" Type="http://schemas.openxmlformats.org/officeDocument/2006/relationships/hyperlink" Target="../../../file/src/registry/Registry.js.html" TargetMode="External"/><Relationship Id="rId742" Type="http://schemas.openxmlformats.org/officeDocument/2006/relationships/hyperlink" Target="https://developer.mozilla.org/en-US/docs/Web/JavaScript/Reference/Global_Objects/Promise" TargetMode="External"/><Relationship Id="rId132" Type="http://schemas.openxmlformats.org/officeDocument/2006/relationships/hyperlink" Target="https://help.github.com/articles/generating-ssh-keys/" TargetMode="External"/><Relationship Id="rId174" Type="http://schemas.openxmlformats.org/officeDocument/2006/relationships/image" Target="media/image26.png"/><Relationship Id="rId381" Type="http://schemas.openxmlformats.org/officeDocument/2006/relationships/hyperlink" Target="../../../file/src/graphconnector/GraphConnector.js.html" TargetMode="External"/><Relationship Id="rId602" Type="http://schemas.openxmlformats.org/officeDocument/2006/relationships/hyperlink" Target="../../../class/src/bus/MiniBus.js~MiniBus.html" TargetMode="External"/><Relationship Id="rId784" Type="http://schemas.openxmlformats.org/officeDocument/2006/relationships/hyperlink" Target="../../../file/src/runtime/RuntimeUA.js.html" TargetMode="External"/><Relationship Id="rId241" Type="http://schemas.openxmlformats.org/officeDocument/2006/relationships/hyperlink" Target="../../../file/src/graphconnector/BloomFilter.js.html" TargetMode="External"/><Relationship Id="rId437" Type="http://schemas.openxmlformats.org/officeDocument/2006/relationships/hyperlink" Target="../../../class/src/graphconnector/GraphConnectorContactData.js~GraphConnectorContactData.html" TargetMode="External"/><Relationship Id="rId479" Type="http://schemas.openxmlformats.org/officeDocument/2006/relationships/hyperlink" Target="../../../file/src/graphconnector/GraphConnectorContactData.js.html" TargetMode="External"/><Relationship Id="rId644" Type="http://schemas.openxmlformats.org/officeDocument/2006/relationships/hyperlink" Target="../../../file/src/policy/PolicyEngine.js.html" TargetMode="External"/><Relationship Id="rId686" Type="http://schemas.openxmlformats.org/officeDocument/2006/relationships/hyperlink" Target="../../../file/src/registry/Registry.js.html" TargetMode="External"/><Relationship Id="rId851" Type="http://schemas.openxmlformats.org/officeDocument/2006/relationships/header" Target="header2.xml"/><Relationship Id="rId36" Type="http://schemas.openxmlformats.org/officeDocument/2006/relationships/hyperlink" Target="hyperty-trust.md" TargetMode="External"/><Relationship Id="rId283" Type="http://schemas.openxmlformats.org/officeDocument/2006/relationships/hyperlink" Target="../../../file/src/bus/Bus.js.html" TargetMode="External"/><Relationship Id="rId339" Type="http://schemas.openxmlformats.org/officeDocument/2006/relationships/hyperlink" Target="../../../class/src/graphconnector/GraphConnector.js~GraphConnector.html" TargetMode="External"/><Relationship Id="rId490" Type="http://schemas.openxmlformats.org/officeDocument/2006/relationships/hyperlink" Target="../../../file/src/registry/HypertyDiscovery.js.html" TargetMode="External"/><Relationship Id="rId504" Type="http://schemas.openxmlformats.org/officeDocument/2006/relationships/hyperlink" Target="../../../class/src/registry/HypertyInstance.js~HypertyInstance.html" TargetMode="External"/><Relationship Id="rId546" Type="http://schemas.openxmlformats.org/officeDocument/2006/relationships/hyperlink" Target="../../../class/src/bus/MessageBus.js~MessageBus.html" TargetMode="External"/><Relationship Id="rId711" Type="http://schemas.openxmlformats.org/officeDocument/2006/relationships/hyperlink" Target="../../../file/src/registry/RegistryDataModel.js.html" TargetMode="External"/><Relationship Id="rId753" Type="http://schemas.openxmlformats.org/officeDocument/2006/relationships/hyperlink" Target="../../../class/src/runtime/RuntimeCatalogue.js~RuntimeCatalogue.html" TargetMode="External"/><Relationship Id="rId78" Type="http://schemas.openxmlformats.org/officeDocument/2006/relationships/hyperlink" Target="https://github.com/reTHINK-project/dev-service-framework/blob/master/src/syncher/Syncher.js" TargetMode="External"/><Relationship Id="rId101" Type="http://schemas.openxmlformats.org/officeDocument/2006/relationships/image" Target="media/image15.png"/><Relationship Id="rId143" Type="http://schemas.openxmlformats.org/officeDocument/2006/relationships/hyperlink" Target="https://github.com/Automattic/expect.js" TargetMode="External"/><Relationship Id="rId185" Type="http://schemas.openxmlformats.org/officeDocument/2006/relationships/image" Target="media/image28.png"/><Relationship Id="rId350" Type="http://schemas.openxmlformats.org/officeDocument/2006/relationships/hyperlink" Target="../../../class/src/graphconnector/GraphConnector.js~GraphConnector.html" TargetMode="External"/><Relationship Id="rId406" Type="http://schemas.openxmlformats.org/officeDocument/2006/relationships/hyperlink" Target="https://developer.mozilla.org/en-US/docs/Web/JavaScript/Reference/Global_Objects/Promise" TargetMode="External"/><Relationship Id="rId588" Type="http://schemas.openxmlformats.org/officeDocument/2006/relationships/hyperlink" Target="../../../class/src/bus/Bus.js~Bus.html" TargetMode="External"/><Relationship Id="rId795" Type="http://schemas.openxmlformats.org/officeDocument/2006/relationships/hyperlink" Target="../../../file/src/runtime/RuntimeUA.js.html" TargetMode="External"/><Relationship Id="rId809" Type="http://schemas.openxmlformats.org/officeDocument/2006/relationships/hyperlink" Target="../../../class/src/sandbox/Sandbox.js~Sandbox.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file/src/registry/AddressAllocation.js.html" TargetMode="External"/><Relationship Id="rId392" Type="http://schemas.openxmlformats.org/officeDocument/2006/relationships/hyperlink" Target="../../../file/src/graphconnector/GraphConnector.js.html" TargetMode="External"/><Relationship Id="rId448" Type="http://schemas.openxmlformats.org/officeDocument/2006/relationships/hyperlink" Target="https://developer.mozilla.org/en-US/docs/Web/JavaScript/Reference/Global_Objects/String" TargetMode="External"/><Relationship Id="rId613" Type="http://schemas.openxmlformats.org/officeDocument/2006/relationships/hyperlink" Target="../../../file/src/bus/Pipeline.js.html" TargetMode="External"/><Relationship Id="rId655" Type="http://schemas.openxmlformats.org/officeDocument/2006/relationships/hyperlink" Target="../../../class/src/bus/MessageBus.js~MessageBus.html" TargetMode="External"/><Relationship Id="rId697" Type="http://schemas.openxmlformats.org/officeDocument/2006/relationships/hyperlink" Target="https://developer.mozilla.org/en-US/docs/Web/JavaScript/Reference/Global_Objects/Promise" TargetMode="External"/><Relationship Id="rId820" Type="http://schemas.openxmlformats.org/officeDocument/2006/relationships/hyperlink" Target="https://developer.mozilla.org/en-US/docs/Web/JavaScript/Reference/Global_Objects/Function" TargetMode="External"/><Relationship Id="rId252" Type="http://schemas.openxmlformats.org/officeDocument/2006/relationships/hyperlink" Target="../../../file/src/bus/Bus.js.html"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class/src/graphconnector/GlobalRegistryRecord.js~GlobalRegistryRecord.html" TargetMode="External"/><Relationship Id="rId515" Type="http://schemas.openxmlformats.org/officeDocument/2006/relationships/hyperlink" Target="../../../file/src/registry/HypertyInstance.js.html" TargetMode="External"/><Relationship Id="rId722" Type="http://schemas.openxmlformats.org/officeDocument/2006/relationships/hyperlink" Target="../../../class/src/runtime/RuntimeCatalogue-Local.js~RuntimeCatalogue.html" TargetMode="External"/><Relationship Id="rId47" Type="http://schemas.openxmlformats.org/officeDocument/2006/relationships/hyperlink" Target="hyperty-messaging-framework.md" TargetMode="External"/><Relationship Id="rId89" Type="http://schemas.openxmlformats.org/officeDocument/2006/relationships/hyperlink" Target="https://github.com/reTHINK-project/dev-runtime-core" TargetMode="External"/><Relationship Id="rId112" Type="http://schemas.openxmlformats.org/officeDocument/2006/relationships/hyperlink" Target="../specs/dynamic-view/identity-management/user-identity-assertion.md" TargetMode="External"/><Relationship Id="rId154" Type="http://schemas.openxmlformats.org/officeDocument/2006/relationships/image" Target="media/image21.png"/><Relationship Id="rId361" Type="http://schemas.openxmlformats.org/officeDocument/2006/relationships/hyperlink" Target="../../../class/src/graphconnector/GraphConnector.js~GraphConnector.html" TargetMode="External"/><Relationship Id="rId557" Type="http://schemas.openxmlformats.org/officeDocument/2006/relationships/hyperlink" Target="https://developer.mozilla.org/en-US/docs/Web/JavaScript/Reference/Global_Objects/Function" TargetMode="External"/><Relationship Id="rId599" Type="http://schemas.openxmlformats.org/officeDocument/2006/relationships/hyperlink" Target="https://developer.mozilla.org/en-US/docs/Web/JavaScript/Reference/Global_Objects/Promise" TargetMode="External"/><Relationship Id="rId764" Type="http://schemas.openxmlformats.org/officeDocument/2006/relationships/hyperlink" Target="https://developer.mozilla.org/en-US/docs/Web/JavaScript/Reference/Global_Objects/Promise" TargetMode="External"/><Relationship Id="rId196" Type="http://schemas.openxmlformats.org/officeDocument/2006/relationships/image" Target="media/image32.png"/><Relationship Id="rId417" Type="http://schemas.openxmlformats.org/officeDocument/2006/relationships/hyperlink" Target="../../../class/src/graphconnector/GraphConnectorContactData.js~GraphConnectorContactData.html" TargetMode="External"/><Relationship Id="rId459" Type="http://schemas.openxmlformats.org/officeDocument/2006/relationships/hyperlink" Target="https://developer.mozilla.org/en-US/docs/Web/JavaScript/Reference/Global_Objects/String" TargetMode="External"/><Relationship Id="rId624" Type="http://schemas.openxmlformats.org/officeDocument/2006/relationships/hyperlink" Target="../../../file/src/policy/Policy.js.html" TargetMode="External"/><Relationship Id="rId666" Type="http://schemas.openxmlformats.org/officeDocument/2006/relationships/hyperlink" Target="../../../class/src/registry/Registry.js~Registry.html" TargetMode="External"/><Relationship Id="rId831" Type="http://schemas.openxmlformats.org/officeDocument/2006/relationships/hyperlink" Target="https://developer.mozilla.org/en-US/docs/Web/JavaScript/Reference/Global_Objects/String" TargetMode="External"/><Relationship Id="rId16" Type="http://schemas.openxmlformats.org/officeDocument/2006/relationships/hyperlink" Target="https://github.com/reTHINK-project/dev-service-framework" TargetMode="External"/><Relationship Id="rId221" Type="http://schemas.openxmlformats.org/officeDocument/2006/relationships/hyperlink" Target="../../../class/src/graphconnector/BloomFilter.js~BloomFilter.html" TargetMode="External"/><Relationship Id="rId263" Type="http://schemas.openxmlformats.org/officeDocument/2006/relationships/hyperlink" Target="../../../class/src/bus/Bus.js~Bus.html" TargetMode="External"/><Relationship Id="rId319" Type="http://schemas.openxmlformats.org/officeDocument/2006/relationships/hyperlink" Target="https://developer.mozilla.org/en-US/docs/Web/JavaScript/Reference/Global_Objects/String" TargetMode="External"/><Relationship Id="rId470" Type="http://schemas.openxmlformats.org/officeDocument/2006/relationships/hyperlink" Target="https://developer.mozilla.org/en-US/docs/Web/JavaScript/Reference/Global_Objects/String" TargetMode="External"/><Relationship Id="rId526" Type="http://schemas.openxmlformats.org/officeDocument/2006/relationships/hyperlink" Target="../../../class/src/identity/IdentityModule.js~IdentityModule.html" TargetMode="External"/><Relationship Id="rId58" Type="http://schemas.openxmlformats.org/officeDocument/2006/relationships/hyperlink" Target="https://github.com/reTHINK-project/dev-msg-node-matrix" TargetMode="External"/><Relationship Id="rId123" Type="http://schemas.openxmlformats.org/officeDocument/2006/relationships/hyperlink" Target="https://github.com/reTHINK-project/dev-runtime-nodejs" TargetMode="External"/><Relationship Id="rId330" Type="http://schemas.openxmlformats.org/officeDocument/2006/relationships/hyperlink" Target="../../../class/src/graphconnector/GraphConnector.js~GraphConnector.html" TargetMode="External"/><Relationship Id="rId568" Type="http://schemas.openxmlformats.org/officeDocument/2006/relationships/hyperlink" Target="https://esdoc.org" TargetMode="External"/><Relationship Id="rId733" Type="http://schemas.openxmlformats.org/officeDocument/2006/relationships/hyperlink" Target="https://developer.mozilla.org/en-US/docs/Web/JavaScript/Reference/Global_Objects/Promise" TargetMode="External"/><Relationship Id="rId775" Type="http://schemas.openxmlformats.org/officeDocument/2006/relationships/hyperlink" Target="../../../file/src/runtime/RuntimeCatalogue.js.html" TargetMode="External"/><Relationship Id="rId165" Type="http://schemas.openxmlformats.org/officeDocument/2006/relationships/hyperlink" Target="https://www.w3.org/TR/webrtc/" TargetMode="External"/><Relationship Id="rId372" Type="http://schemas.openxmlformats.org/officeDocument/2006/relationships/hyperlink" Target="https://developer.mozilla.org/en-US/docs/Web/JavaScript/Reference/Global_Objects/String" TargetMode="External"/><Relationship Id="rId428" Type="http://schemas.openxmlformats.org/officeDocument/2006/relationships/hyperlink" Target="https://developer.mozilla.org/en-US/docs/Web/JavaScript/Reference/Global_Objects/String" TargetMode="External"/><Relationship Id="rId635" Type="http://schemas.openxmlformats.org/officeDocument/2006/relationships/hyperlink" Target="../../../class/src/policy/PolicyEngine.js~PolicyEngine.html" TargetMode="External"/><Relationship Id="rId677" Type="http://schemas.openxmlformats.org/officeDocument/2006/relationships/hyperlink" Target="https://developer.mozilla.org/en-US/docs/Web/JavaScript/Reference/Global_Objects/Object" TargetMode="External"/><Relationship Id="rId800" Type="http://schemas.openxmlformats.org/officeDocument/2006/relationships/hyperlink" Target="https://esdoc.org" TargetMode="External"/><Relationship Id="rId842" Type="http://schemas.openxmlformats.org/officeDocument/2006/relationships/hyperlink" Target="../../../file/src/sandbox/SandboxRegistry.js.html" TargetMode="External"/><Relationship Id="rId232" Type="http://schemas.openxmlformats.org/officeDocument/2006/relationships/hyperlink" Target="../../../class/src/graphconnector/BloomFilter.js~BloomFilter.html" TargetMode="External"/><Relationship Id="rId274" Type="http://schemas.openxmlformats.org/officeDocument/2006/relationships/hyperlink" Target="https://developer.mozilla.org/en-US/docs/Web/JavaScript/Reference/Global_Objects/Number" TargetMode="External"/><Relationship Id="rId481" Type="http://schemas.openxmlformats.org/officeDocument/2006/relationships/hyperlink" Target="../../../file/src/graphconnector/GraphConnectorContactData.js.html" TargetMode="External"/><Relationship Id="rId702" Type="http://schemas.openxmlformats.org/officeDocument/2006/relationships/hyperlink" Target="https://esdoc.org" TargetMode="External"/><Relationship Id="rId27" Type="http://schemas.openxmlformats.org/officeDocument/2006/relationships/hyperlink" Target="https://github.com/reTHINK-project/dev-runtime-browser" TargetMode="External"/><Relationship Id="rId69" Type="http://schemas.openxmlformats.org/officeDocument/2006/relationships/hyperlink" Target="https://developer.mozilla.org/pt-PT/docs/Web/JavaScript/Reference/Global_Objects/Object/observe" TargetMode="External"/><Relationship Id="rId134" Type="http://schemas.openxmlformats.org/officeDocument/2006/relationships/hyperlink" Target="https://github.com/reTHINK-project/dev-runtime-browser/issues/3" TargetMode="External"/><Relationship Id="rId537" Type="http://schemas.openxmlformats.org/officeDocument/2006/relationships/hyperlink" Target="../../../file/src/identity/IdentityModule.js.html" TargetMode="External"/><Relationship Id="rId579" Type="http://schemas.openxmlformats.org/officeDocument/2006/relationships/hyperlink" Target="../../../class/src/bus/Bus.js~Bus.html" TargetMode="External"/><Relationship Id="rId744" Type="http://schemas.openxmlformats.org/officeDocument/2006/relationships/hyperlink" Target="../../../file/src/runtime/RuntimeCatalogue.js.html" TargetMode="External"/><Relationship Id="rId786" Type="http://schemas.openxmlformats.org/officeDocument/2006/relationships/hyperlink" Target="../../../class/src/runtime/RuntimeUA.js~RuntimeUA.html" TargetMode="External"/><Relationship Id="rId80" Type="http://schemas.openxmlformats.org/officeDocument/2006/relationships/hyperlink" Target="hyperty-messaging-middleware.md" TargetMode="External"/><Relationship Id="rId176" Type="http://schemas.openxmlformats.org/officeDocument/2006/relationships/hyperlink" Target="https://github.com/reTHINK-project/dev-service-framework/blob/d3.2-working-docs/docs/manuals/development-of-protostubs-and-msg-nodes.md" TargetMode="External"/><Relationship Id="rId341" Type="http://schemas.openxmlformats.org/officeDocument/2006/relationships/hyperlink" Target="../../../class/src/graphconnector/GraphConnector.js~GraphConnector.html" TargetMode="External"/><Relationship Id="rId383" Type="http://schemas.openxmlformats.org/officeDocument/2006/relationships/hyperlink" Target="../../../file/src/graphconnector/GraphConnector.js.html" TargetMode="External"/><Relationship Id="rId439" Type="http://schemas.openxmlformats.org/officeDocument/2006/relationships/hyperlink" Target="../../../class/src/graphconnector/GraphConnectorContactData.js~GraphConnectorContactData.html" TargetMode="External"/><Relationship Id="rId590" Type="http://schemas.openxmlformats.org/officeDocument/2006/relationships/hyperlink" Target="../../../class/src/bus/Bus.js~Bus.html" TargetMode="External"/><Relationship Id="rId604" Type="http://schemas.openxmlformats.org/officeDocument/2006/relationships/hyperlink" Target="../../../file/src/syncher/ObjectAllocation.js.html" TargetMode="External"/><Relationship Id="rId646" Type="http://schemas.openxmlformats.org/officeDocument/2006/relationships/hyperlink" Target="../../../file/src/policy/PolicyEngine.js.html" TargetMode="External"/><Relationship Id="rId811" Type="http://schemas.openxmlformats.org/officeDocument/2006/relationships/hyperlink" Target="https://developer.mozilla.org/en-US/docs/Web/JavaScript/Reference/Global_Objects/String" TargetMode="External"/><Relationship Id="rId201" Type="http://schemas.openxmlformats.org/officeDocument/2006/relationships/hyperlink" Target="../../../file/src/registry/AddressAllocation.js.html" TargetMode="External"/><Relationship Id="rId243" Type="http://schemas.openxmlformats.org/officeDocument/2006/relationships/hyperlink" Target="../../../file/src/graphconnector/BloomFilter.js.html" TargetMode="External"/><Relationship Id="rId285" Type="http://schemas.openxmlformats.org/officeDocument/2006/relationships/hyperlink" Target="../../../file/src/bus/Bus.js.html" TargetMode="External"/><Relationship Id="rId450" Type="http://schemas.openxmlformats.org/officeDocument/2006/relationships/hyperlink" Target="../../../file/src/graphconnector/GraphConnectorContactData.js.html" TargetMode="External"/><Relationship Id="rId506" Type="http://schemas.openxmlformats.org/officeDocument/2006/relationships/hyperlink" Target="../../../class/src/registry/HypertyInstance.js~HypertyInstance.html" TargetMode="External"/><Relationship Id="rId688" Type="http://schemas.openxmlformats.org/officeDocument/2006/relationships/hyperlink" Target="../../../file/src/registry/Registry.js.html" TargetMode="External"/><Relationship Id="rId853" Type="http://schemas.openxmlformats.org/officeDocument/2006/relationships/footer" Target="footer2.xml"/><Relationship Id="rId38" Type="http://schemas.openxmlformats.org/officeDocument/2006/relationships/hyperlink" Target="hyperty-messaging-framework.md" TargetMode="External"/><Relationship Id="rId103" Type="http://schemas.openxmlformats.org/officeDocument/2006/relationships/hyperlink" Target="https://github.com/reTHINK-project/dev-msg-node-vertx" TargetMode="External"/><Relationship Id="rId310" Type="http://schemas.openxmlformats.org/officeDocument/2006/relationships/hyperlink" Target="../../../class/src/graphconnector/GlobalRegistryRecord.js~GlobalRegistryRecord.html" TargetMode="External"/><Relationship Id="rId492" Type="http://schemas.openxmlformats.org/officeDocument/2006/relationships/hyperlink" Target="../../../class/src/bus/MessageBus.js~MessageBus.html" TargetMode="External"/><Relationship Id="rId548" Type="http://schemas.openxmlformats.org/officeDocument/2006/relationships/hyperlink" Target="../../../class/src/bus/MessageBus.js~MessageBus.html" TargetMode="External"/><Relationship Id="rId713" Type="http://schemas.openxmlformats.org/officeDocument/2006/relationships/hyperlink" Target="https://esdoc.org" TargetMode="External"/><Relationship Id="rId755" Type="http://schemas.openxmlformats.org/officeDocument/2006/relationships/hyperlink" Target="../../../class/src/runtime/RuntimeCatalogue.js~RuntimeCatalogue.html" TargetMode="External"/><Relationship Id="rId797" Type="http://schemas.openxmlformats.org/officeDocument/2006/relationships/hyperlink" Target="https://developer.mozilla.org/en-US/docs/Web/JavaScript/Reference/Global_Objects/Object" TargetMode="External"/><Relationship Id="rId91" Type="http://schemas.openxmlformats.org/officeDocument/2006/relationships/image" Target="media/image12.png"/><Relationship Id="rId145" Type="http://schemas.openxmlformats.org/officeDocument/2006/relationships/hyperlink" Target="http://chaijs.com/" TargetMode="External"/><Relationship Id="rId187" Type="http://schemas.openxmlformats.org/officeDocument/2006/relationships/image" Target="media/image30.png"/><Relationship Id="rId352" Type="http://schemas.openxmlformats.org/officeDocument/2006/relationships/hyperlink" Target="../../../class/src/graphconnector/GraphConnector.js~GraphConnector.html" TargetMode="External"/><Relationship Id="rId394" Type="http://schemas.openxmlformats.org/officeDocument/2006/relationships/hyperlink" Target="https://developer.mozilla.org/en-US/docs/Web/JavaScript/Reference/Global_Objects/String" TargetMode="External"/><Relationship Id="rId408" Type="http://schemas.openxmlformats.org/officeDocument/2006/relationships/hyperlink" Target="https://developer.mozilla.org/en-US/docs/Web/JavaScript/Reference/Global_Objects/String" TargetMode="External"/><Relationship Id="rId615" Type="http://schemas.openxmlformats.org/officeDocument/2006/relationships/hyperlink" Target="https://esdoc.org" TargetMode="External"/><Relationship Id="rId822" Type="http://schemas.openxmlformats.org/officeDocument/2006/relationships/hyperlink" Target="../../../class/src/bus/Bus.js~Bus.html" TargetMode="External"/><Relationship Id="rId212" Type="http://schemas.openxmlformats.org/officeDocument/2006/relationships/hyperlink" Target="https://developer.mozilla.org/en-US/docs/Web/JavaScript/Reference/Global_Objects/String" TargetMode="External"/><Relationship Id="rId254" Type="http://schemas.openxmlformats.org/officeDocument/2006/relationships/hyperlink" Target="../../../class/src/bus/MiniBus.js~MiniBus.html" TargetMode="External"/><Relationship Id="rId657" Type="http://schemas.openxmlformats.org/officeDocument/2006/relationships/hyperlink" Target="../../../class/src/registry/Registry.js~Registry.html" TargetMode="External"/><Relationship Id="rId699" Type="http://schemas.openxmlformats.org/officeDocument/2006/relationships/hyperlink" Target="../../../file/src/registry/Registry.js.html" TargetMode="External"/><Relationship Id="rId49" Type="http://schemas.openxmlformats.org/officeDocument/2006/relationships/hyperlink" Target="development-of-hyperties.md" TargetMode="External"/><Relationship Id="rId114" Type="http://schemas.openxmlformats.org/officeDocument/2006/relationships/hyperlink" Target="../specs/messages/address-allocation-messages.md" TargetMode="External"/><Relationship Id="rId296" Type="http://schemas.openxmlformats.org/officeDocument/2006/relationships/hyperlink" Target="https://developer.mozilla.org/en-US/docs/Web/JavaScript/Reference/Global_Objects/String" TargetMode="External"/><Relationship Id="rId461" Type="http://schemas.openxmlformats.org/officeDocument/2006/relationships/hyperlink" Target="https://developer.mozilla.org/en-US/docs/Web/JavaScript/Reference/Global_Objects/String" TargetMode="External"/><Relationship Id="rId517" Type="http://schemas.openxmlformats.org/officeDocument/2006/relationships/hyperlink" Target="../../../file/src/identity/IdentityModule.js.html" TargetMode="External"/><Relationship Id="rId559" Type="http://schemas.openxmlformats.org/officeDocument/2006/relationships/hyperlink" Target="../../../class/src/bus/Bus.js~Bus.html" TargetMode="External"/><Relationship Id="rId724" Type="http://schemas.openxmlformats.org/officeDocument/2006/relationships/hyperlink" Target="https://developer.mozilla.org/en-US/docs/Web/JavaScript/Reference/Global_Objects/Promise" TargetMode="External"/><Relationship Id="rId766" Type="http://schemas.openxmlformats.org/officeDocument/2006/relationships/hyperlink" Target="https://developer.mozilla.org/en-US/docs/Web/JavaScript/Reference/Global_Objects/Promise" TargetMode="External"/><Relationship Id="rId60" Type="http://schemas.openxmlformats.org/officeDocument/2006/relationships/hyperlink" Target="development-of-protostubs-and-msg-nodes.md" TargetMode="External"/><Relationship Id="rId156" Type="http://schemas.openxmlformats.org/officeDocument/2006/relationships/hyperlink" Target="http://karma-runner.github.io/0.13/index.html" TargetMode="External"/><Relationship Id="rId198" Type="http://schemas.openxmlformats.org/officeDocument/2006/relationships/hyperlink" Target="http://jscs.info/" TargetMode="External"/><Relationship Id="rId321" Type="http://schemas.openxmlformats.org/officeDocument/2006/relationships/hyperlink" Target="../../../class/src/graphconnector/GraphConnector.js~GraphConnector.html" TargetMode="External"/><Relationship Id="rId363" Type="http://schemas.openxmlformats.org/officeDocument/2006/relationships/hyperlink" Target="../../../file/src/graphconnector/GraphConnector.js.html" TargetMode="External"/><Relationship Id="rId419" Type="http://schemas.openxmlformats.org/officeDocument/2006/relationships/hyperlink" Target="../../../class/src/graphconnector/GraphConnectorContactData.js~GraphConnectorContactData.html" TargetMode="External"/><Relationship Id="rId570" Type="http://schemas.openxmlformats.org/officeDocument/2006/relationships/hyperlink" Target="../../../class/src/bus/Bus.js~Bus.html" TargetMode="External"/><Relationship Id="rId626" Type="http://schemas.openxmlformats.org/officeDocument/2006/relationships/hyperlink" Target="../../../file/src/policy/Policy.js.html" TargetMode="External"/><Relationship Id="rId223" Type="http://schemas.openxmlformats.org/officeDocument/2006/relationships/hyperlink" Target="../../../class/src/graphconnector/BloomFilter.js~BloomFilter.html" TargetMode="External"/><Relationship Id="rId430" Type="http://schemas.openxmlformats.org/officeDocument/2006/relationships/hyperlink" Target="https://developer.mozilla.org/en-US/docs/Web/JavaScript/Reference/Global_Objects/String" TargetMode="External"/><Relationship Id="rId668" Type="http://schemas.openxmlformats.org/officeDocument/2006/relationships/hyperlink" Target="../../../class/src/registry/Registry.js~Registry.html" TargetMode="External"/><Relationship Id="rId833" Type="http://schemas.openxmlformats.org/officeDocument/2006/relationships/hyperlink" Target="https://developer.mozilla.org/en-US/docs/Web/JavaScript/Reference/Global_Objects/String" TargetMode="External"/><Relationship Id="rId18" Type="http://schemas.openxmlformats.org/officeDocument/2006/relationships/hyperlink" Target="https://en.wikipedia.org/wiki/Customer_relationship_management" TargetMode="External"/><Relationship Id="rId265" Type="http://schemas.openxmlformats.org/officeDocument/2006/relationships/hyperlink" Target="https://developer.mozilla.org/en-US/docs/Web/JavaScript/Reference/Global_Objects/Number" TargetMode="External"/><Relationship Id="rId472" Type="http://schemas.openxmlformats.org/officeDocument/2006/relationships/hyperlink" Target="https://developer.mozilla.org/en-US/docs/Web/JavaScript/Reference/Global_Objects/String" TargetMode="External"/><Relationship Id="rId528" Type="http://schemas.openxmlformats.org/officeDocument/2006/relationships/hyperlink" Target="../../../class/src/identity/IdentityModule.js~IdentityModule.html" TargetMode="External"/><Relationship Id="rId735" Type="http://schemas.openxmlformats.org/officeDocument/2006/relationships/hyperlink" Target="https://developer.mozilla.org/en-US/docs/Web/JavaScript/Reference/Global_Objects/Promise" TargetMode="External"/><Relationship Id="rId125" Type="http://schemas.openxmlformats.org/officeDocument/2006/relationships/hyperlink" Target="https://github.com/reTHINK-project/dev-msg-node-matrix" TargetMode="External"/><Relationship Id="rId167" Type="http://schemas.openxmlformats.org/officeDocument/2006/relationships/hyperlink" Target="https://github.com/reTHINK-project/dev-service-framework/blob/d3.2-working-docs/docs/manuals/hyperty-messaging-framework.md" TargetMode="External"/><Relationship Id="rId332" Type="http://schemas.openxmlformats.org/officeDocument/2006/relationships/hyperlink" Target="https://developer.mozilla.org/en-US/docs/Web/JavaScript/Reference/Global_Objects/String" TargetMode="External"/><Relationship Id="rId374" Type="http://schemas.openxmlformats.org/officeDocument/2006/relationships/hyperlink" Target="../../../file/src/graphconnector/GraphConnector.js.html" TargetMode="External"/><Relationship Id="rId581" Type="http://schemas.openxmlformats.org/officeDocument/2006/relationships/hyperlink" Target="../../../class/src/bus/Bus.js~Bus.html" TargetMode="External"/><Relationship Id="rId777" Type="http://schemas.openxmlformats.org/officeDocument/2006/relationships/hyperlink" Target="https://developer.mozilla.org/en-US/docs/Web/JavaScript/Reference/Global_Objects/Promise" TargetMode="External"/><Relationship Id="rId71" Type="http://schemas.openxmlformats.org/officeDocument/2006/relationships/hyperlink" Target="../datamodel/connection" TargetMode="External"/><Relationship Id="rId234" Type="http://schemas.openxmlformats.org/officeDocument/2006/relationships/hyperlink" Target="https://developer.mozilla.org/en-US/docs/Web/JavaScript/Reference/Global_Objects/Boolean" TargetMode="External"/><Relationship Id="rId637" Type="http://schemas.openxmlformats.org/officeDocument/2006/relationships/hyperlink" Target="../../../class/src/policy/PolicyEngine.js~PolicyEngine.html" TargetMode="External"/><Relationship Id="rId679" Type="http://schemas.openxmlformats.org/officeDocument/2006/relationships/hyperlink" Target="../../../file/src/registry/Registry.js.html" TargetMode="External"/><Relationship Id="rId802" Type="http://schemas.openxmlformats.org/officeDocument/2006/relationships/hyperlink" Target="../../../class/src/bus/Bus.js~Bus.html" TargetMode="External"/><Relationship Id="rId844" Type="http://schemas.openxmlformats.org/officeDocument/2006/relationships/hyperlink" Target="../../../file/src/syncher/SyncherManager.js.html" TargetMode="External"/><Relationship Id="rId2" Type="http://schemas.openxmlformats.org/officeDocument/2006/relationships/numbering" Target="numbering.xml"/><Relationship Id="rId29" Type="http://schemas.openxmlformats.org/officeDocument/2006/relationships/hyperlink" Target="https://github.com/reTHINK-project/dev-runtime-core/blob/d3.2-working-docs/readme.md" TargetMode="External"/><Relationship Id="rId276" Type="http://schemas.openxmlformats.org/officeDocument/2006/relationships/hyperlink" Target="../../../class/src/bus/MiniBus.js~MiniBus.html" TargetMode="External"/><Relationship Id="rId441" Type="http://schemas.openxmlformats.org/officeDocument/2006/relationships/hyperlink" Target="../../../class/src/graphconnector/GraphConnectorContactData.js~GraphConnectorContactData.html" TargetMode="External"/><Relationship Id="rId483" Type="http://schemas.openxmlformats.org/officeDocument/2006/relationships/hyperlink" Target="../../../file/src/graphconnector/GraphConnectorContactData.js.html" TargetMode="External"/><Relationship Id="rId539" Type="http://schemas.openxmlformats.org/officeDocument/2006/relationships/hyperlink" Target="../../../file/src/identity/IdentityModule.js.html" TargetMode="External"/><Relationship Id="rId690" Type="http://schemas.openxmlformats.org/officeDocument/2006/relationships/hyperlink" Target="../../../class/src/sandbox/Sandbox.js~Sandbox.html" TargetMode="External"/><Relationship Id="rId704" Type="http://schemas.openxmlformats.org/officeDocument/2006/relationships/hyperlink" Target="../../../class/src/registry/HypertyInstance.js~HypertyInstance.html" TargetMode="External"/><Relationship Id="rId746" Type="http://schemas.openxmlformats.org/officeDocument/2006/relationships/hyperlink" Target="../../../class/src/runtime/RuntimeCatalogue.js~RuntimeCatalogue.html" TargetMode="External"/><Relationship Id="rId40" Type="http://schemas.openxmlformats.org/officeDocument/2006/relationships/hyperlink" Target="https://en.wikipedia.org/wiki/Fog_computing" TargetMode="External"/><Relationship Id="rId136" Type="http://schemas.openxmlformats.org/officeDocument/2006/relationships/hyperlink" Target="https://github.com/creationix/nvm" TargetMode="External"/><Relationship Id="rId178" Type="http://schemas.openxmlformats.org/officeDocument/2006/relationships/hyperlink" Target="https://docs.docker.com/engine/installation/debian/" TargetMode="External"/><Relationship Id="rId301" Type="http://schemas.openxmlformats.org/officeDocument/2006/relationships/hyperlink" Target="https://developer.mozilla.org/en-US/docs/Web/JavaScript/Reference/Global_Objects/String" TargetMode="External"/><Relationship Id="rId343" Type="http://schemas.openxmlformats.org/officeDocument/2006/relationships/hyperlink" Target="../../../class/src/graphconnector/GraphConnector.js~GraphConnector.html" TargetMode="External"/><Relationship Id="rId550" Type="http://schemas.openxmlformats.org/officeDocument/2006/relationships/hyperlink" Target="../../../class/src/bus/Bus.js~Bus.html" TargetMode="External"/><Relationship Id="rId788" Type="http://schemas.openxmlformats.org/officeDocument/2006/relationships/hyperlink" Target="../../../class/src/runtime/RuntimeUA.js~RuntimeUA.html" TargetMode="External"/><Relationship Id="rId82" Type="http://schemas.openxmlformats.org/officeDocument/2006/relationships/hyperlink" Target="hyperty-messaging-middleware.md" TargetMode="External"/><Relationship Id="rId203" Type="http://schemas.openxmlformats.org/officeDocument/2006/relationships/hyperlink" Target="../../../class/src/bus/MiniBus.js~MiniBus.html" TargetMode="External"/><Relationship Id="rId385" Type="http://schemas.openxmlformats.org/officeDocument/2006/relationships/hyperlink" Target="https://developer.mozilla.org/en-US/docs/Web/JavaScript/Reference/Global_Objects/String" TargetMode="External"/><Relationship Id="rId592" Type="http://schemas.openxmlformats.org/officeDocument/2006/relationships/hyperlink" Target="../../../file/src/syncher/ObjectAllocation.js.html" TargetMode="External"/><Relationship Id="rId606" Type="http://schemas.openxmlformats.org/officeDocument/2006/relationships/hyperlink" Target="https://developer.mozilla.org/en-US/docs/Web/JavaScript/Reference/Global_Objects/Promise" TargetMode="External"/><Relationship Id="rId648" Type="http://schemas.openxmlformats.org/officeDocument/2006/relationships/hyperlink" Target="../../../file/src/registry/Registry.js.html" TargetMode="External"/><Relationship Id="rId813" Type="http://schemas.openxmlformats.org/officeDocument/2006/relationships/hyperlink" Target="../../../class/src/bus/Bus.js~Bus.html" TargetMode="External"/><Relationship Id="rId855" Type="http://schemas.openxmlformats.org/officeDocument/2006/relationships/fontTable" Target="fontTable.xml"/><Relationship Id="rId245" Type="http://schemas.openxmlformats.org/officeDocument/2006/relationships/hyperlink" Target="../../../file/src/graphconnector/BloomFilter.js.html" TargetMode="External"/><Relationship Id="rId287" Type="http://schemas.openxmlformats.org/officeDocument/2006/relationships/hyperlink" Target="https://esdoc.org" TargetMode="External"/><Relationship Id="rId410" Type="http://schemas.openxmlformats.org/officeDocument/2006/relationships/hyperlink" Target="../../../file/src/graphconnector/GraphConnectorContactData.js.html" TargetMode="External"/><Relationship Id="rId452" Type="http://schemas.openxmlformats.org/officeDocument/2006/relationships/hyperlink" Target="https://developer.mozilla.org/en-US/docs/Web/JavaScript/Reference/Global_Objects/String" TargetMode="External"/><Relationship Id="rId494" Type="http://schemas.openxmlformats.org/officeDocument/2006/relationships/hyperlink" Target="https://developer.mozilla.org/en-US/docs/Web/JavaScript/Reference/Global_Objects/Promise" TargetMode="External"/><Relationship Id="rId508" Type="http://schemas.openxmlformats.org/officeDocument/2006/relationships/hyperlink" Target="../../../class/src/registry/RegistryDataModel.js~RegistryDataModel.html" TargetMode="External"/><Relationship Id="rId715" Type="http://schemas.openxmlformats.org/officeDocument/2006/relationships/hyperlink" Target="../../../class/src/runtime/RuntimeCatalogue-Local.js~RuntimeCatalogue.html" TargetMode="External"/><Relationship Id="rId105" Type="http://schemas.openxmlformats.org/officeDocument/2006/relationships/image" Target="media/image16.png"/><Relationship Id="rId147" Type="http://schemas.openxmlformats.org/officeDocument/2006/relationships/hyperlink" Target="https://github.com/reTHINK-project/dev-runtime-node" TargetMode="External"/><Relationship Id="rId312" Type="http://schemas.openxmlformats.org/officeDocument/2006/relationships/hyperlink" Target="../../../file/src/graphconnector/GlobalRegistryRecord.js.html" TargetMode="External"/><Relationship Id="rId354" Type="http://schemas.openxmlformats.org/officeDocument/2006/relationships/hyperlink" Target="../../../class/src/graphconnector/GraphConnector.js~GraphConnector.html" TargetMode="External"/><Relationship Id="rId757" Type="http://schemas.openxmlformats.org/officeDocument/2006/relationships/hyperlink" Target="../../../class/src/runtime/RuntimeCatalogue.js~RuntimeCatalogue.html" TargetMode="External"/><Relationship Id="rId799" Type="http://schemas.openxmlformats.org/officeDocument/2006/relationships/hyperlink" Target="https://developer.mozilla.org/en-US/docs/Web/JavaScript/Reference/Global_Objects/Object" TargetMode="External"/><Relationship Id="rId51" Type="http://schemas.openxmlformats.org/officeDocument/2006/relationships/hyperlink" Target="development-of-hyperties.md" TargetMode="External"/><Relationship Id="rId93" Type="http://schemas.openxmlformats.org/officeDocument/2006/relationships/hyperlink" Target="hyperty-messaging-framework.md" TargetMode="External"/><Relationship Id="rId189" Type="http://schemas.openxmlformats.org/officeDocument/2006/relationships/hyperlink" Target="https://nodejs.org/en/download/package-manager/" TargetMode="External"/><Relationship Id="rId396" Type="http://schemas.openxmlformats.org/officeDocument/2006/relationships/hyperlink" Target="https://developer.mozilla.org/en-US/docs/Web/JavaScript/Reference/Global_Objects/String" TargetMode="External"/><Relationship Id="rId561" Type="http://schemas.openxmlformats.org/officeDocument/2006/relationships/hyperlink" Target="https://developer.mozilla.org/en-US/docs/Web/JavaScript/Reference/Global_Objects/Number" TargetMode="External"/><Relationship Id="rId617" Type="http://schemas.openxmlformats.org/officeDocument/2006/relationships/hyperlink" Target="../../../class/src/policy/Policy.js~Policy.html" TargetMode="External"/><Relationship Id="rId659" Type="http://schemas.openxmlformats.org/officeDocument/2006/relationships/hyperlink" Target="../../../class/src/registry/Registry.js~Registry.html" TargetMode="External"/><Relationship Id="rId824" Type="http://schemas.openxmlformats.org/officeDocument/2006/relationships/hyperlink" Target="https://developer.mozilla.org/en-US/docs/Web/JavaScript/Reference/Global_Objects/Number" TargetMode="External"/><Relationship Id="rId214" Type="http://schemas.openxmlformats.org/officeDocument/2006/relationships/hyperlink" Target="https://developer.mozilla.org/en-US/docs/Web/JavaScript/Reference/Global_Objects/Number" TargetMode="External"/><Relationship Id="rId256" Type="http://schemas.openxmlformats.org/officeDocument/2006/relationships/hyperlink" Target="../../../class/src/bus/Bus.js~Bus.html" TargetMode="External"/><Relationship Id="rId298" Type="http://schemas.openxmlformats.org/officeDocument/2006/relationships/hyperlink" Target="../../../file/src/utils/EventEmitter.js.html" TargetMode="External"/><Relationship Id="rId421" Type="http://schemas.openxmlformats.org/officeDocument/2006/relationships/hyperlink" Target="../../../class/src/graphconnector/GraphConnectorContactData.js~GraphConnectorContactData.html" TargetMode="External"/><Relationship Id="rId463" Type="http://schemas.openxmlformats.org/officeDocument/2006/relationships/hyperlink" Target="https://developer.mozilla.org/en-US/docs/Web/JavaScript/Reference/Global_Objects/String" TargetMode="External"/><Relationship Id="rId519" Type="http://schemas.openxmlformats.org/officeDocument/2006/relationships/hyperlink" Target="../../../class/src/identity/IdentityModule.js~IdentityModule.html" TargetMode="External"/><Relationship Id="rId670" Type="http://schemas.openxmlformats.org/officeDocument/2006/relationships/hyperlink" Target="../../../class/src/registry/Registry.js~Registry.html" TargetMode="External"/><Relationship Id="rId116" Type="http://schemas.openxmlformats.org/officeDocument/2006/relationships/hyperlink" Target="p2p-data-sync.md" TargetMode="External"/><Relationship Id="rId158" Type="http://schemas.openxmlformats.org/officeDocument/2006/relationships/hyperlink" Target="http://jspm.io/" TargetMode="External"/><Relationship Id="rId323" Type="http://schemas.openxmlformats.org/officeDocument/2006/relationships/hyperlink" Target="../../../class/src/graphconnector/GraphConnector.js~GraphConnector.html" TargetMode="External"/><Relationship Id="rId530" Type="http://schemas.openxmlformats.org/officeDocument/2006/relationships/hyperlink" Target="../../../file/src/identity/IdentityModule.js.html" TargetMode="External"/><Relationship Id="rId726" Type="http://schemas.openxmlformats.org/officeDocument/2006/relationships/hyperlink" Target="https://developer.mozilla.org/en-US/docs/Web/JavaScript/Reference/Global_Objects/Promise" TargetMode="External"/><Relationship Id="rId768" Type="http://schemas.openxmlformats.org/officeDocument/2006/relationships/hyperlink" Target="../../../file/src/runtime/RuntimeCatalogue.js.html" TargetMode="External"/><Relationship Id="rId20" Type="http://schemas.openxmlformats.org/officeDocument/2006/relationships/hyperlink" Target="hyperty.md" TargetMode="External"/><Relationship Id="rId62" Type="http://schemas.openxmlformats.org/officeDocument/2006/relationships/hyperlink" Target="../datamodel/message/readme.md" TargetMode="External"/><Relationship Id="rId365" Type="http://schemas.openxmlformats.org/officeDocument/2006/relationships/hyperlink" Target="../../../file/src/graphconnector/GraphConnector.js.html" TargetMode="External"/><Relationship Id="rId572" Type="http://schemas.openxmlformats.org/officeDocument/2006/relationships/hyperlink" Target="../../../class/src/bus/MiniBus.js~MiniBus.html" TargetMode="External"/><Relationship Id="rId628" Type="http://schemas.openxmlformats.org/officeDocument/2006/relationships/hyperlink" Target="../../../file/src/policy/Policy.js.html" TargetMode="External"/><Relationship Id="rId835" Type="http://schemas.openxmlformats.org/officeDocument/2006/relationships/hyperlink" Target="https://developer.mozilla.org/en-US/docs/Web/JavaScript/Reference/Global_Objects/String" TargetMode="External"/><Relationship Id="rId225" Type="http://schemas.openxmlformats.org/officeDocument/2006/relationships/hyperlink" Target="../../../class/src/graphconnector/BloomFilter.js~BloomFilter.html" TargetMode="External"/><Relationship Id="rId267" Type="http://schemas.openxmlformats.org/officeDocument/2006/relationships/hyperlink" Target="../../../class/src/bus/Bus.js~Bus.html" TargetMode="External"/><Relationship Id="rId432" Type="http://schemas.openxmlformats.org/officeDocument/2006/relationships/hyperlink" Target="https://developer.mozilla.org/en-US/docs/Web/JavaScript/Reference/Global_Objects/String" TargetMode="External"/><Relationship Id="rId474" Type="http://schemas.openxmlformats.org/officeDocument/2006/relationships/hyperlink" Target="https://developer.mozilla.org/en-US/docs/Web/JavaScript/Reference/Global_Objects/String" TargetMode="External"/><Relationship Id="rId127" Type="http://schemas.openxmlformats.org/officeDocument/2006/relationships/hyperlink" Target="https://github.com/reTHINK-project/dev-service-framework" TargetMode="External"/><Relationship Id="rId681" Type="http://schemas.openxmlformats.org/officeDocument/2006/relationships/hyperlink" Target="../../../class/src/bus/MessageBus.js~MessageBus.html" TargetMode="External"/><Relationship Id="rId737" Type="http://schemas.openxmlformats.org/officeDocument/2006/relationships/hyperlink" Target="https://developer.mozilla.org/en-US/docs/Web/JavaScript/Reference/Global_Objects/Promise" TargetMode="External"/><Relationship Id="rId779" Type="http://schemas.openxmlformats.org/officeDocument/2006/relationships/hyperlink" Target="https://developer.mozilla.org/en-US/docs/Web/JavaScript/Reference/Global_Objects/Promise" TargetMode="External"/><Relationship Id="rId31" Type="http://schemas.openxmlformats.org/officeDocument/2006/relationships/hyperlink" Target="https://github.com/reTHINK-project/dev-msg-node-matrix" TargetMode="External"/><Relationship Id="rId73" Type="http://schemas.openxmlformats.org/officeDocument/2006/relationships/hyperlink" Target="../datamodel/communication" TargetMode="External"/><Relationship Id="rId169" Type="http://schemas.openxmlformats.org/officeDocument/2006/relationships/hyperlink" Target="https://docs.docker.com/" TargetMode="External"/><Relationship Id="rId334" Type="http://schemas.openxmlformats.org/officeDocument/2006/relationships/hyperlink" Target="../../../class/src/graphconnector/GraphConnector.js~GraphConnector.html" TargetMode="External"/><Relationship Id="rId376" Type="http://schemas.openxmlformats.org/officeDocument/2006/relationships/hyperlink" Target="https://developer.mozilla.org/en-US/docs/Web/JavaScript/Reference/Global_Objects/String" TargetMode="External"/><Relationship Id="rId541" Type="http://schemas.openxmlformats.org/officeDocument/2006/relationships/hyperlink" Target="../../../file/src/identity/IdentityModule.js.html" TargetMode="External"/><Relationship Id="rId583" Type="http://schemas.openxmlformats.org/officeDocument/2006/relationships/hyperlink" Target="https://developer.mozilla.org/en-US/docs/Web/JavaScript/Reference/Global_Objects/Number" TargetMode="External"/><Relationship Id="rId639" Type="http://schemas.openxmlformats.org/officeDocument/2006/relationships/hyperlink" Target="../../../file/src/policy/PolicyEngine.js.html" TargetMode="External"/><Relationship Id="rId790" Type="http://schemas.openxmlformats.org/officeDocument/2006/relationships/hyperlink" Target="../../../class/src/runtime/RuntimeUA.js~RuntimeUA.html" TargetMode="External"/><Relationship Id="rId804" Type="http://schemas.openxmlformats.org/officeDocument/2006/relationships/hyperlink" Target="../../../class/src/sandbox/Sandbox.js~Sandbox.html" TargetMode="External"/><Relationship Id="rId4" Type="http://schemas.openxmlformats.org/officeDocument/2006/relationships/settings" Target="settings.xml"/><Relationship Id="rId180" Type="http://schemas.openxmlformats.org/officeDocument/2006/relationships/hyperlink" Target="./MatrixMN-internal-architecture.md" TargetMode="External"/><Relationship Id="rId236" Type="http://schemas.openxmlformats.org/officeDocument/2006/relationships/hyperlink" Target="../../../file/src/graphconnector/BloomFilter.js.html" TargetMode="External"/><Relationship Id="rId278" Type="http://schemas.openxmlformats.org/officeDocument/2006/relationships/hyperlink" Target="../../../class/src/bus/MiniBus.js~MiniBus.html" TargetMode="External"/><Relationship Id="rId401" Type="http://schemas.openxmlformats.org/officeDocument/2006/relationships/hyperlink" Target="../../../file/src/graphconnector/GraphConnector.js.html" TargetMode="External"/><Relationship Id="rId443" Type="http://schemas.openxmlformats.org/officeDocument/2006/relationships/hyperlink" Target="../../../class/src/graphconnector/GraphConnectorContactData.js~GraphConnectorContactData.html" TargetMode="External"/><Relationship Id="rId650" Type="http://schemas.openxmlformats.org/officeDocument/2006/relationships/hyperlink" Target="../../../class/src/registry/Registry.js~Registry.html" TargetMode="External"/><Relationship Id="rId846" Type="http://schemas.openxmlformats.org/officeDocument/2006/relationships/hyperlink" Target="../../../class/src/syncher/SyncherManager.js~SyncherManager.html" TargetMode="External"/><Relationship Id="rId303" Type="http://schemas.openxmlformats.org/officeDocument/2006/relationships/hyperlink" Target="../../../file/src/utils/EventEmitter.js.html" TargetMode="External"/><Relationship Id="rId485" Type="http://schemas.openxmlformats.org/officeDocument/2006/relationships/hyperlink" Target="../../../file/src/graphconnector/GraphConnectorContactData.js.html" TargetMode="External"/><Relationship Id="rId692" Type="http://schemas.openxmlformats.org/officeDocument/2006/relationships/hyperlink" Target="../../../class/src/sandbox/Sandbox.js~Sandbox.html" TargetMode="External"/><Relationship Id="rId706" Type="http://schemas.openxmlformats.org/officeDocument/2006/relationships/hyperlink" Target="../../../class/src/registry/RegistryDataModel.js~RegistryDataModel.html" TargetMode="External"/><Relationship Id="rId748" Type="http://schemas.openxmlformats.org/officeDocument/2006/relationships/hyperlink" Target="../../../class/src/runtime/RuntimeCatalogue.js~RuntimeCatalogue.html" TargetMode="External"/><Relationship Id="rId42" Type="http://schemas.openxmlformats.org/officeDocument/2006/relationships/hyperlink" Target="https://github.com/reTHINK-project/dev-runtime-core" TargetMode="External"/><Relationship Id="rId84" Type="http://schemas.openxmlformats.org/officeDocument/2006/relationships/hyperlink" Target="https://github.com/reTHINK-project/core-framework/blob/master/docs/specs/runtime/dynamic-view/data-sync/readme.md" TargetMode="External"/><Relationship Id="rId138" Type="http://schemas.openxmlformats.org/officeDocument/2006/relationships/hyperlink" Target="http://mochajs.org/" TargetMode="External"/><Relationship Id="rId345" Type="http://schemas.openxmlformats.org/officeDocument/2006/relationships/hyperlink" Target="https://developer.mozilla.org/en-US/docs/Web/JavaScript/Reference/Global_Objects/Promise" TargetMode="External"/><Relationship Id="rId387" Type="http://schemas.openxmlformats.org/officeDocument/2006/relationships/hyperlink" Target="https://developer.mozilla.org/en-US/docs/Web/JavaScript/Reference/Global_Objects/String" TargetMode="External"/><Relationship Id="rId510" Type="http://schemas.openxmlformats.org/officeDocument/2006/relationships/hyperlink" Target="../../../class/src/registry/RegistryDataModel.js~RegistryDataModel.html" TargetMode="External"/><Relationship Id="rId552" Type="http://schemas.openxmlformats.org/officeDocument/2006/relationships/hyperlink" Target="https://developer.mozilla.org/en-US/docs/Web/JavaScript/Reference/Global_Objects/Number" TargetMode="External"/><Relationship Id="rId594" Type="http://schemas.openxmlformats.org/officeDocument/2006/relationships/hyperlink" Target="../../../class/src/bus/MiniBus.js~MiniBus.html" TargetMode="External"/><Relationship Id="rId608" Type="http://schemas.openxmlformats.org/officeDocument/2006/relationships/hyperlink" Target="https://developer.mozilla.org/en-US/docs/Web/JavaScript/Reference/Global_Objects/Number" TargetMode="External"/><Relationship Id="rId815" Type="http://schemas.openxmlformats.org/officeDocument/2006/relationships/hyperlink" Target="https://developer.mozilla.org/en-US/docs/Web/JavaScript/Reference/Global_Objects/Number" TargetMode="External"/><Relationship Id="rId191" Type="http://schemas.openxmlformats.org/officeDocument/2006/relationships/hyperlink" Target="http://mochajs.org/" TargetMode="External"/><Relationship Id="rId205" Type="http://schemas.openxmlformats.org/officeDocument/2006/relationships/hyperlink" Target="https://developer.mozilla.org/en-US/docs/Web/JavaScript/Reference/Global_Objects/String" TargetMode="External"/><Relationship Id="rId247" Type="http://schemas.openxmlformats.org/officeDocument/2006/relationships/hyperlink" Target="../../../file/src/graphconnector/BloomFilter.js.html" TargetMode="External"/><Relationship Id="rId412" Type="http://schemas.openxmlformats.org/officeDocument/2006/relationships/hyperlink" Target="https://developer.mozilla.org/en-US/docs/Web/JavaScript/Reference/Global_Objects/String" TargetMode="External"/><Relationship Id="rId107" Type="http://schemas.openxmlformats.org/officeDocument/2006/relationships/image" Target="media/image17.png"/><Relationship Id="rId289" Type="http://schemas.openxmlformats.org/officeDocument/2006/relationships/hyperlink" Target="../../../class/src/registry/Registry.js~Registry.html" TargetMode="External"/><Relationship Id="rId454" Type="http://schemas.openxmlformats.org/officeDocument/2006/relationships/hyperlink" Target="../../../class/src/graphconnector/BloomFilter.js~BloomFilter.html" TargetMode="External"/><Relationship Id="rId496" Type="http://schemas.openxmlformats.org/officeDocument/2006/relationships/hyperlink" Target="../../../file/src/registry/HypertyDiscovery.js.html" TargetMode="External"/><Relationship Id="rId661" Type="http://schemas.openxmlformats.org/officeDocument/2006/relationships/hyperlink" Target="../../../class/src/registry/Registry.js~Registry.html" TargetMode="External"/><Relationship Id="rId717" Type="http://schemas.openxmlformats.org/officeDocument/2006/relationships/hyperlink" Target="../../../class/src/runtime/RuntimeCatalogue-Local.js~RuntimeCatalogue.html" TargetMode="External"/><Relationship Id="rId759" Type="http://schemas.openxmlformats.org/officeDocument/2006/relationships/hyperlink" Target="../../../class/src/runtime/RuntimeCatalogue.js~RuntimeCatalogue.html" TargetMode="External"/><Relationship Id="rId11" Type="http://schemas.openxmlformats.org/officeDocument/2006/relationships/hyperlink" Target="https://github.com/reTHINK-project/dev-runtime-browser" TargetMode="External"/><Relationship Id="rId53" Type="http://schemas.openxmlformats.org/officeDocument/2006/relationships/image" Target="media/image5.png"/><Relationship Id="rId149" Type="http://schemas.openxmlformats.org/officeDocument/2006/relationships/hyperlink" Target="https://github.com/reTHINK-project/dev-runtime-node" TargetMode="External"/><Relationship Id="rId314" Type="http://schemas.openxmlformats.org/officeDocument/2006/relationships/hyperlink" Target="https://developer.mozilla.org/en-US/docs/Web/JavaScript/Reference/Global_Objects/Object" TargetMode="External"/><Relationship Id="rId356" Type="http://schemas.openxmlformats.org/officeDocument/2006/relationships/hyperlink" Target="https://developer.mozilla.org/en-US/docs/Web/JavaScript/Reference/Global_Objects/Promise" TargetMode="External"/><Relationship Id="rId398" Type="http://schemas.openxmlformats.org/officeDocument/2006/relationships/hyperlink" Target="../../../file/src/graphconnector/GraphConnector.js.html" TargetMode="External"/><Relationship Id="rId521" Type="http://schemas.openxmlformats.org/officeDocument/2006/relationships/hyperlink" Target="../../../class/src/identity/IdentityModule.js~IdentityModule.html" TargetMode="External"/><Relationship Id="rId563" Type="http://schemas.openxmlformats.org/officeDocument/2006/relationships/hyperlink" Target="../../../class/src/bus/Bus.js~Bus.html" TargetMode="External"/><Relationship Id="rId619" Type="http://schemas.openxmlformats.org/officeDocument/2006/relationships/hyperlink" Target="../../../class/src/policy/Policy.js~Policy.html" TargetMode="External"/><Relationship Id="rId770" Type="http://schemas.openxmlformats.org/officeDocument/2006/relationships/hyperlink" Target="../../../file/src/runtime/RuntimeCatalogue.js.html" TargetMode="External"/><Relationship Id="rId95" Type="http://schemas.openxmlformats.org/officeDocument/2006/relationships/hyperlink" Target="hyperty-trust.md" TargetMode="External"/><Relationship Id="rId160" Type="http://schemas.openxmlformats.org/officeDocument/2006/relationships/hyperlink" Target="http://jshint.com/" TargetMode="External"/><Relationship Id="rId216" Type="http://schemas.openxmlformats.org/officeDocument/2006/relationships/hyperlink" Target="../../../file/src/registry/AddressAllocation.js.html" TargetMode="External"/><Relationship Id="rId423" Type="http://schemas.openxmlformats.org/officeDocument/2006/relationships/hyperlink" Target="../../../class/src/graphconnector/GraphConnectorContactData.js~GraphConnectorContactData.html" TargetMode="External"/><Relationship Id="rId826" Type="http://schemas.openxmlformats.org/officeDocument/2006/relationships/hyperlink" Target="../../../class/src/bus/MiniBus.js~MiniBus.html" TargetMode="External"/><Relationship Id="rId258" Type="http://schemas.openxmlformats.org/officeDocument/2006/relationships/hyperlink" Target="../../../class/src/bus/Bus.js~Bus.html" TargetMode="External"/><Relationship Id="rId465" Type="http://schemas.openxmlformats.org/officeDocument/2006/relationships/hyperlink" Target="https://developer.mozilla.org/en-US/docs/Web/JavaScript/Reference/Global_Objects/String" TargetMode="External"/><Relationship Id="rId630" Type="http://schemas.openxmlformats.org/officeDocument/2006/relationships/hyperlink" Target="../../../file/src/policy/PolicyEngine.js.html" TargetMode="External"/><Relationship Id="rId672" Type="http://schemas.openxmlformats.org/officeDocument/2006/relationships/hyperlink" Target="../../../class/src/utils/EventEmitter.js~EventEmitter.html" TargetMode="External"/><Relationship Id="rId728" Type="http://schemas.openxmlformats.org/officeDocument/2006/relationships/hyperlink" Target="../../../file/src/runtime/RuntimeCatalogue-Local.js.html" TargetMode="External"/><Relationship Id="rId22" Type="http://schemas.openxmlformats.org/officeDocument/2006/relationships/hyperlink" Target="https://github.com/reTHINK-project/dev-registry-domain" TargetMode="External"/><Relationship Id="rId64" Type="http://schemas.openxmlformats.org/officeDocument/2006/relationships/hyperlink" Target="../specs/dynamic-view/basics/bus-msg-routing.md" TargetMode="External"/><Relationship Id="rId118" Type="http://schemas.openxmlformats.org/officeDocument/2006/relationships/hyperlink" Target="https://github.com/reTHINK-project/architecture/blob/master/docs/interface-design/Interface-Design.md" TargetMode="External"/><Relationship Id="rId325" Type="http://schemas.openxmlformats.org/officeDocument/2006/relationships/hyperlink" Target="../../../class/src/graphconnector/GraphConnector.js~GraphConnector.html" TargetMode="External"/><Relationship Id="rId367" Type="http://schemas.openxmlformats.org/officeDocument/2006/relationships/hyperlink" Target="../../../class/src/bus/MessageBus.js~MessageBus.html" TargetMode="External"/><Relationship Id="rId532" Type="http://schemas.openxmlformats.org/officeDocument/2006/relationships/hyperlink" Target="../../../file/src/identity/IdentityModule.js.html" TargetMode="External"/><Relationship Id="rId574" Type="http://schemas.openxmlformats.org/officeDocument/2006/relationships/hyperlink" Target="../../../class/src/bus/Bus.js~Bus.html" TargetMode="External"/><Relationship Id="rId171" Type="http://schemas.openxmlformats.org/officeDocument/2006/relationships/hyperlink" Target="https://nodejs.org/en/" TargetMode="External"/><Relationship Id="rId227" Type="http://schemas.openxmlformats.org/officeDocument/2006/relationships/hyperlink" Target="../../../class/src/graphconnector/BloomFilter.js~BloomFilter.html" TargetMode="External"/><Relationship Id="rId781" Type="http://schemas.openxmlformats.org/officeDocument/2006/relationships/hyperlink" Target="../../../file/src/runtime/RuntimeCatalogue.js.html" TargetMode="External"/><Relationship Id="rId837" Type="http://schemas.openxmlformats.org/officeDocument/2006/relationships/hyperlink" Target="https://esdoc.org" TargetMode="External"/><Relationship Id="rId269" Type="http://schemas.openxmlformats.org/officeDocument/2006/relationships/hyperlink" Target="../../../file/src/bus/Bus.js.html" TargetMode="External"/><Relationship Id="rId434" Type="http://schemas.openxmlformats.org/officeDocument/2006/relationships/hyperlink" Target="https://developer.mozilla.org/en-US/docs/Web/JavaScript/Reference/Global_Objects/String" TargetMode="External"/><Relationship Id="rId476" Type="http://schemas.openxmlformats.org/officeDocument/2006/relationships/hyperlink" Target="https://developer.mozilla.org/en-US/docs/Web/JavaScript/Reference/Global_Objects/Boolean" TargetMode="External"/><Relationship Id="rId641" Type="http://schemas.openxmlformats.org/officeDocument/2006/relationships/hyperlink" Target="../../../file/src/policy/PolicyEngine.js.html" TargetMode="External"/><Relationship Id="rId683" Type="http://schemas.openxmlformats.org/officeDocument/2006/relationships/hyperlink" Target="../../../class/src/bus/MessageBus.js~MessageBus.html" TargetMode="External"/><Relationship Id="rId739" Type="http://schemas.openxmlformats.org/officeDocument/2006/relationships/hyperlink" Target="https://developer.mozilla.org/en-US/docs/Web/JavaScript/Reference/Global_Objects/Promise" TargetMode="External"/><Relationship Id="rId33" Type="http://schemas.openxmlformats.org/officeDocument/2006/relationships/hyperlink" Target="docs/manuals/development-of-protostubs-and-msg-nodes.md" TargetMode="External"/><Relationship Id="rId129" Type="http://schemas.openxmlformats.org/officeDocument/2006/relationships/hyperlink" Target="https://github.com/reTHINK-project/dev-registry-domain" TargetMode="External"/><Relationship Id="rId280" Type="http://schemas.openxmlformats.org/officeDocument/2006/relationships/hyperlink" Target="https://developer.mozilla.org/en-US/docs/Web/JavaScript/Reference/Global_Objects/Number" TargetMode="External"/><Relationship Id="rId336" Type="http://schemas.openxmlformats.org/officeDocument/2006/relationships/hyperlink" Target="../../../class/src/graphconnector/GraphConnector.js~GraphConnector.html" TargetMode="External"/><Relationship Id="rId501" Type="http://schemas.openxmlformats.org/officeDocument/2006/relationships/hyperlink" Target="../../../file/src/registry/HypertyInstance.js.html" TargetMode="External"/><Relationship Id="rId543" Type="http://schemas.openxmlformats.org/officeDocument/2006/relationships/hyperlink" Target="../../../file/src/bus/MessageBus.js.html" TargetMode="External"/><Relationship Id="rId75" Type="http://schemas.openxmlformats.org/officeDocument/2006/relationships/image" Target="media/image9.png"/><Relationship Id="rId140" Type="http://schemas.openxmlformats.org/officeDocument/2006/relationships/hyperlink" Target="http://gulpjs.com/" TargetMode="External"/><Relationship Id="rId182" Type="http://schemas.openxmlformats.org/officeDocument/2006/relationships/hyperlink" Target="https://github.com/matrix-org/synapse" TargetMode="External"/><Relationship Id="rId378" Type="http://schemas.openxmlformats.org/officeDocument/2006/relationships/hyperlink" Target="https://developer.mozilla.org/en-US/docs/Web/JavaScript/Reference/Global_Objects/String" TargetMode="External"/><Relationship Id="rId403" Type="http://schemas.openxmlformats.org/officeDocument/2006/relationships/hyperlink" Target="https://developer.mozilla.org/en-US/docs/Web/JavaScript/Reference/Global_Objects/String" TargetMode="External"/><Relationship Id="rId585" Type="http://schemas.openxmlformats.org/officeDocument/2006/relationships/hyperlink" Target="../../../class/src/bus/Bus.js~Bus.html" TargetMode="External"/><Relationship Id="rId750" Type="http://schemas.openxmlformats.org/officeDocument/2006/relationships/hyperlink" Target="../../../class/src/runtime/RuntimeCatalogue.js~RuntimeCatalogue.html" TargetMode="External"/><Relationship Id="rId792" Type="http://schemas.openxmlformats.org/officeDocument/2006/relationships/hyperlink" Target="../../../file/src/runtime/RuntimeUA.js.html" TargetMode="External"/><Relationship Id="rId806" Type="http://schemas.openxmlformats.org/officeDocument/2006/relationships/hyperlink" Target="https://developer.mozilla.org/en-US/docs/Web/JavaScript/Reference/Global_Objects/String" TargetMode="External"/><Relationship Id="rId848" Type="http://schemas.openxmlformats.org/officeDocument/2006/relationships/hyperlink" Target="../../../file/src/syncher/SyncherManager.js.html" TargetMode="External"/><Relationship Id="rId6" Type="http://schemas.openxmlformats.org/officeDocument/2006/relationships/footnotes" Target="footnotes.xml"/><Relationship Id="rId238" Type="http://schemas.openxmlformats.org/officeDocument/2006/relationships/hyperlink" Target="../../../file/src/graphconnector/BloomFilter.js.html" TargetMode="External"/><Relationship Id="rId445" Type="http://schemas.openxmlformats.org/officeDocument/2006/relationships/hyperlink" Target="../../../class/src/graphconnector/GraphConnectorContactData.js~GraphConnectorContactData.html" TargetMode="External"/><Relationship Id="rId487" Type="http://schemas.openxmlformats.org/officeDocument/2006/relationships/hyperlink" Target="../../../file/src/graphconnector/GraphConnectorContactData.js.html" TargetMode="External"/><Relationship Id="rId610" Type="http://schemas.openxmlformats.org/officeDocument/2006/relationships/hyperlink" Target="../../../file/src/bus/Pipeline.js.html" TargetMode="External"/><Relationship Id="rId652" Type="http://schemas.openxmlformats.org/officeDocument/2006/relationships/hyperlink" Target="../../../class/src/registry/Registry.js~Registry.html" TargetMode="External"/><Relationship Id="rId694" Type="http://schemas.openxmlformats.org/officeDocument/2006/relationships/hyperlink" Target="../../../class/src/sandbox/Sandbox.js~Sandbox.html" TargetMode="External"/><Relationship Id="rId708" Type="http://schemas.openxmlformats.org/officeDocument/2006/relationships/hyperlink" Target="../../../class/src/registry/RegistryDataModel.js~RegistryDataModel.html" TargetMode="External"/><Relationship Id="rId291" Type="http://schemas.openxmlformats.org/officeDocument/2006/relationships/hyperlink" Target="https://developer.mozilla.org/en-US/docs/Web/JavaScript/Reference/Global_Objects/String" TargetMode="External"/><Relationship Id="rId305" Type="http://schemas.openxmlformats.org/officeDocument/2006/relationships/hyperlink" Target="https://developer.mozilla.org/en-US/docs/Web/JavaScript/Reference/Global_Objects/Object" TargetMode="External"/><Relationship Id="rId347" Type="http://schemas.openxmlformats.org/officeDocument/2006/relationships/hyperlink" Target="https://developer.mozilla.org/en-US/docs/Web/JavaScript/Reference/Global_Objects/String" TargetMode="External"/><Relationship Id="rId512" Type="http://schemas.openxmlformats.org/officeDocument/2006/relationships/hyperlink" Target="../../../class/src/registry/RegistryDataModel.js~RegistryDataModel.html" TargetMode="External"/><Relationship Id="rId44" Type="http://schemas.openxmlformats.org/officeDocument/2006/relationships/hyperlink" Target="p2p-data-sync.md" TargetMode="External"/><Relationship Id="rId86" Type="http://schemas.openxmlformats.org/officeDocument/2006/relationships/hyperlink" Target="development-of-hyperties.md" TargetMode="External"/><Relationship Id="rId151" Type="http://schemas.openxmlformats.org/officeDocument/2006/relationships/hyperlink" Target="https://github.com/reTHINK-project/dev-registry-domain" TargetMode="External"/><Relationship Id="rId389" Type="http://schemas.openxmlformats.org/officeDocument/2006/relationships/hyperlink" Target="https://developer.mozilla.org/en-US/docs/Web/JavaScript/Reference/Global_Objects/String" TargetMode="External"/><Relationship Id="rId554" Type="http://schemas.openxmlformats.org/officeDocument/2006/relationships/hyperlink" Target="../../../class/src/bus/Bus.js~Bus.html" TargetMode="External"/><Relationship Id="rId596" Type="http://schemas.openxmlformats.org/officeDocument/2006/relationships/hyperlink" Target="https://developer.mozilla.org/en-US/docs/Web/JavaScript/Reference/Global_Objects/String" TargetMode="External"/><Relationship Id="rId761" Type="http://schemas.openxmlformats.org/officeDocument/2006/relationships/hyperlink" Target="../../../file/src/runtime/RuntimeCatalogue.js.html" TargetMode="External"/><Relationship Id="rId817" Type="http://schemas.openxmlformats.org/officeDocument/2006/relationships/hyperlink" Target="../../../class/src/bus/Bus.js~Bus.html" TargetMode="External"/><Relationship Id="rId193" Type="http://schemas.openxmlformats.org/officeDocument/2006/relationships/image" Target="media/image31.png"/><Relationship Id="rId207" Type="http://schemas.openxmlformats.org/officeDocument/2006/relationships/hyperlink" Target="https://developer.mozilla.org/en-US/docs/Web/JavaScript/Reference/Global_Objects/Number" TargetMode="External"/><Relationship Id="rId249" Type="http://schemas.openxmlformats.org/officeDocument/2006/relationships/hyperlink" Target="../../../file/src/graphconnector/BloomFilter.js.html" TargetMode="External"/><Relationship Id="rId414" Type="http://schemas.openxmlformats.org/officeDocument/2006/relationships/hyperlink" Target="https://developer.mozilla.org/en-US/docs/Web/JavaScript/Reference/Global_Objects/String" TargetMode="External"/><Relationship Id="rId456" Type="http://schemas.openxmlformats.org/officeDocument/2006/relationships/hyperlink" Target="../../../class/src/graphconnector/BloomFilter.js~BloomFilter.html" TargetMode="External"/><Relationship Id="rId498" Type="http://schemas.openxmlformats.org/officeDocument/2006/relationships/hyperlink" Target="https://developer.mozilla.org/en-US/docs/Web/JavaScript/Reference/Global_Objects/Promise" TargetMode="External"/><Relationship Id="rId621" Type="http://schemas.openxmlformats.org/officeDocument/2006/relationships/hyperlink" Target="../../../class/src/policy/Policy.js~Policy.html" TargetMode="External"/><Relationship Id="rId663" Type="http://schemas.openxmlformats.org/officeDocument/2006/relationships/hyperlink" Target="../../../class/src/registry/Registry.js~Registry.html" TargetMode="External"/><Relationship Id="rId13" Type="http://schemas.openxmlformats.org/officeDocument/2006/relationships/hyperlink" Target="https://github.com/reTHINK-project/dev-msg-node-vertx" TargetMode="External"/><Relationship Id="rId109" Type="http://schemas.openxmlformats.org/officeDocument/2006/relationships/hyperlink" Target="https://github.com/reTHINK-project/dev-service-framework/blob/develop/docs/datamodel/address/readme.md" TargetMode="External"/><Relationship Id="rId260" Type="http://schemas.openxmlformats.org/officeDocument/2006/relationships/hyperlink" Target="https://developer.mozilla.org/en-US/docs/Web/JavaScript/Reference/Global_Objects/Function" TargetMode="External"/><Relationship Id="rId316" Type="http://schemas.openxmlformats.org/officeDocument/2006/relationships/hyperlink" Target="https://esdoc.org" TargetMode="External"/><Relationship Id="rId523" Type="http://schemas.openxmlformats.org/officeDocument/2006/relationships/hyperlink" Target="../../../class/src/identity/IdentityModule.js~IdentityModule.html" TargetMode="External"/><Relationship Id="rId719" Type="http://schemas.openxmlformats.org/officeDocument/2006/relationships/hyperlink" Target="https://developer.mozilla.org/en-US/docs/Web/JavaScript/Reference/Global_Objects/Promise" TargetMode="External"/><Relationship Id="rId55" Type="http://schemas.openxmlformats.org/officeDocument/2006/relationships/hyperlink" Target="https://github.com/reTHINK-project/dev-runtime-core/blob/master/src/bus/MiniBus.js" TargetMode="External"/><Relationship Id="rId97" Type="http://schemas.openxmlformats.org/officeDocument/2006/relationships/hyperlink" Target="http://martinfowler.com/articles/microservices.html" TargetMode="External"/><Relationship Id="rId120" Type="http://schemas.openxmlformats.org/officeDocument/2006/relationships/image" Target="media/image20.png"/><Relationship Id="rId358" Type="http://schemas.openxmlformats.org/officeDocument/2006/relationships/hyperlink" Target="../../../class/src/graphconnector/GraphConnector.js~GraphConnector.html" TargetMode="External"/><Relationship Id="rId565" Type="http://schemas.openxmlformats.org/officeDocument/2006/relationships/hyperlink" Target="../../../file/src/bus/MessageBus.js.html" TargetMode="External"/><Relationship Id="rId730" Type="http://schemas.openxmlformats.org/officeDocument/2006/relationships/hyperlink" Target="https://developer.mozilla.org/en-US/docs/Web/JavaScript/Reference/Global_Objects/Promise" TargetMode="External"/><Relationship Id="rId772" Type="http://schemas.openxmlformats.org/officeDocument/2006/relationships/hyperlink" Target="../../../file/src/runtime/RuntimeCatalogue.js.html" TargetMode="External"/><Relationship Id="rId828" Type="http://schemas.openxmlformats.org/officeDocument/2006/relationships/hyperlink" Target="../../../class/src/bus/MiniBus.js~MiniBus.html" TargetMode="External"/><Relationship Id="rId162" Type="http://schemas.openxmlformats.org/officeDocument/2006/relationships/image" Target="media/image23.png"/><Relationship Id="rId218" Type="http://schemas.openxmlformats.org/officeDocument/2006/relationships/hyperlink" Target="https://esdoc.org" TargetMode="External"/><Relationship Id="rId425" Type="http://schemas.openxmlformats.org/officeDocument/2006/relationships/hyperlink" Target="../../../class/src/graphconnector/GraphConnectorContactData.js~GraphConnectorContactData.html" TargetMode="External"/><Relationship Id="rId467" Type="http://schemas.openxmlformats.org/officeDocument/2006/relationships/hyperlink" Target="https://developer.mozilla.org/en-US/%20%20docs/Web/JavaScript/Reference/Glo%20bal%20_Objects/String" TargetMode="External"/><Relationship Id="rId632" Type="http://schemas.openxmlformats.org/officeDocument/2006/relationships/hyperlink" Target="../../../class/src/policy/PolicyEngine.js~PolicyEngine.html" TargetMode="External"/><Relationship Id="rId271" Type="http://schemas.openxmlformats.org/officeDocument/2006/relationships/hyperlink" Target="https://developer.mozilla.org/en-US/docs/Web/JavaScript/Reference/Global_Objects/Number" TargetMode="External"/><Relationship Id="rId674" Type="http://schemas.openxmlformats.org/officeDocument/2006/relationships/hyperlink" Target="https://developer.mozilla.org/en-US/docs/Web/JavaScript/Reference/Global_Objects/Function" TargetMode="External"/><Relationship Id="rId24" Type="http://schemas.openxmlformats.org/officeDocument/2006/relationships/hyperlink" Target="https://matrix.org/" TargetMode="External"/><Relationship Id="rId66" Type="http://schemas.openxmlformats.org/officeDocument/2006/relationships/hyperlink" Target="../spec/dynamic-view/basics/deploy-protostub.md" TargetMode="External"/><Relationship Id="rId131" Type="http://schemas.openxmlformats.org/officeDocument/2006/relationships/hyperlink" Target="release_notes_0.1.0.md" TargetMode="External"/><Relationship Id="rId327" Type="http://schemas.openxmlformats.org/officeDocument/2006/relationships/hyperlink" Target="../../../class/src/bus/MessageBus.js~MessageBus.html" TargetMode="External"/><Relationship Id="rId369" Type="http://schemas.openxmlformats.org/officeDocument/2006/relationships/hyperlink" Target="../../../class/src/bus/MessageBus.js~MessageBus.html" TargetMode="External"/><Relationship Id="rId534" Type="http://schemas.openxmlformats.org/officeDocument/2006/relationships/hyperlink" Target="../../../file/src/identity/IdentityModule.js.html" TargetMode="External"/><Relationship Id="rId576" Type="http://schemas.openxmlformats.org/officeDocument/2006/relationships/hyperlink" Target="../../../class/src/bus/Bus.js~Bus.html" TargetMode="External"/><Relationship Id="rId741" Type="http://schemas.openxmlformats.org/officeDocument/2006/relationships/hyperlink" Target="../../../file/src/runtime/RuntimeCatalogue-Local.js.html" TargetMode="External"/><Relationship Id="rId783" Type="http://schemas.openxmlformats.org/officeDocument/2006/relationships/hyperlink" Target="https://esdoc.org" TargetMode="External"/><Relationship Id="rId839" Type="http://schemas.openxmlformats.org/officeDocument/2006/relationships/hyperlink" Target="../../../class/src/sandbox/SandboxRegistry.js~SandboxRegistry.html" TargetMode="External"/><Relationship Id="rId173" Type="http://schemas.openxmlformats.org/officeDocument/2006/relationships/hyperlink" Target="http://www.oracle.com/technetwork/java/javase/downloads/jdk8-downloads-2133151.html" TargetMode="External"/><Relationship Id="rId229" Type="http://schemas.openxmlformats.org/officeDocument/2006/relationships/hyperlink" Target="../../../class/src/graphconnector/BloomFilter.js~BloomFilter.html" TargetMode="External"/><Relationship Id="rId380" Type="http://schemas.openxmlformats.org/officeDocument/2006/relationships/hyperlink" Target="https://developer.mozilla.org/en-US/docs/Web/JavaScript/Reference/Global_Objects/String" TargetMode="External"/><Relationship Id="rId436" Type="http://schemas.openxmlformats.org/officeDocument/2006/relationships/hyperlink" Target="https://developer.mozilla.org/en-US/docs/Web/JavaScript/Reference/Global_Objects/Boolean" TargetMode="External"/><Relationship Id="rId601" Type="http://schemas.openxmlformats.org/officeDocument/2006/relationships/hyperlink" Target="../../../file/src/syncher/ObjectAllocation.js.html" TargetMode="External"/><Relationship Id="rId643" Type="http://schemas.openxmlformats.org/officeDocument/2006/relationships/hyperlink" Target="../../../file/src/policy/PolicyEngine.js.html" TargetMode="External"/><Relationship Id="rId240" Type="http://schemas.openxmlformats.org/officeDocument/2006/relationships/hyperlink" Target="../../../file/src/graphconnector/BloomFilter.js.html" TargetMode="External"/><Relationship Id="rId478" Type="http://schemas.openxmlformats.org/officeDocument/2006/relationships/hyperlink" Target="https://developer.mozilla.org/en-US/docs/Web/JavaScript/Reference/Global_Objects/Boolean" TargetMode="External"/><Relationship Id="rId685" Type="http://schemas.openxmlformats.org/officeDocument/2006/relationships/hyperlink" Target="../../../file/src/registry/Registry.js.html" TargetMode="External"/><Relationship Id="rId850" Type="http://schemas.openxmlformats.org/officeDocument/2006/relationships/header" Target="header1.xml"/><Relationship Id="rId35" Type="http://schemas.openxmlformats.org/officeDocument/2006/relationships/hyperlink" Target="p2p-data-sync.md" TargetMode="External"/><Relationship Id="rId77" Type="http://schemas.openxmlformats.org/officeDocument/2006/relationships/hyperlink" Target="development-of-hyperties.md" TargetMode="External"/><Relationship Id="rId100" Type="http://schemas.openxmlformats.org/officeDocument/2006/relationships/image" Target="media/image14.png"/><Relationship Id="rId282" Type="http://schemas.openxmlformats.org/officeDocument/2006/relationships/hyperlink" Target="https://developer.mozilla.org/en-US/docs/Web/JavaScript/Reference/Global_Objects/Function" TargetMode="External"/><Relationship Id="rId338" Type="http://schemas.openxmlformats.org/officeDocument/2006/relationships/hyperlink" Target="https://developer.mozilla.org/en-US/docs/Web/JavaScript/Reference/Global_Objects/String" TargetMode="External"/><Relationship Id="rId503" Type="http://schemas.openxmlformats.org/officeDocument/2006/relationships/hyperlink" Target="../../../class/src/registry/HypertyInstance.js~HypertyInstance.html" TargetMode="External"/><Relationship Id="rId545" Type="http://schemas.openxmlformats.org/officeDocument/2006/relationships/hyperlink" Target="../../../class/src/bus/MessageBus.js~MessageBus.html" TargetMode="External"/><Relationship Id="rId587" Type="http://schemas.openxmlformats.org/officeDocument/2006/relationships/hyperlink" Target="../../../file/src/bus/MiniBus.js.html" TargetMode="External"/><Relationship Id="rId710" Type="http://schemas.openxmlformats.org/officeDocument/2006/relationships/hyperlink" Target="../../../file/src/registry/RegistryDataModel.js.html" TargetMode="External"/><Relationship Id="rId752" Type="http://schemas.openxmlformats.org/officeDocument/2006/relationships/hyperlink" Target="../../../class/src/runtime/RuntimeCatalogue.js~RuntimeCatalogue.html" TargetMode="External"/><Relationship Id="rId808" Type="http://schemas.openxmlformats.org/officeDocument/2006/relationships/hyperlink" Target="https://developer.mozilla.org/en-US/docs/Web/JavaScript/Reference/Global_Objects/String" TargetMode="External"/><Relationship Id="rId8" Type="http://schemas.openxmlformats.org/officeDocument/2006/relationships/image" Target="media/image1.png"/><Relationship Id="rId142" Type="http://schemas.openxmlformats.org/officeDocument/2006/relationships/hyperlink" Target="http://jshint.com/" TargetMode="External"/><Relationship Id="rId184" Type="http://schemas.openxmlformats.org/officeDocument/2006/relationships/image" Target="media/image27.png"/><Relationship Id="rId391" Type="http://schemas.openxmlformats.org/officeDocument/2006/relationships/hyperlink" Target="https://developer.mozilla.org/en-US/docs/Web/JavaScript/Reference/Global_Objects/Promise" TargetMode="External"/><Relationship Id="rId405" Type="http://schemas.openxmlformats.org/officeDocument/2006/relationships/hyperlink" Target="https://developer.mozilla.org/en-US/docs/Web/JavaScript/Reference/Global_Objects/String" TargetMode="External"/><Relationship Id="rId447" Type="http://schemas.openxmlformats.org/officeDocument/2006/relationships/hyperlink" Target="https://developer.mozilla.org/en-US/docs/Web/JavaScript/Reference/Global_Objects/String" TargetMode="External"/><Relationship Id="rId612" Type="http://schemas.openxmlformats.org/officeDocument/2006/relationships/hyperlink" Target="../../../class/src/bus/Pipeline.js~Pipeline.html" TargetMode="External"/><Relationship Id="rId794" Type="http://schemas.openxmlformats.org/officeDocument/2006/relationships/hyperlink" Target="../../../file/src/runtime/RuntimeUA.js.html" TargetMode="External"/><Relationship Id="rId251" Type="http://schemas.openxmlformats.org/officeDocument/2006/relationships/hyperlink" Target="https://esdoc.org" TargetMode="External"/><Relationship Id="rId489" Type="http://schemas.openxmlformats.org/officeDocument/2006/relationships/hyperlink" Target="https://esdoc.org" TargetMode="External"/><Relationship Id="rId654" Type="http://schemas.openxmlformats.org/officeDocument/2006/relationships/hyperlink" Target="../../../class/src/registry/Registry.js~Registry.html" TargetMode="External"/><Relationship Id="rId696" Type="http://schemas.openxmlformats.org/officeDocument/2006/relationships/hyperlink" Target="../../../class/src/sandbox/Sandbox.js~Sandbox.html" TargetMode="External"/><Relationship Id="rId46" Type="http://schemas.openxmlformats.org/officeDocument/2006/relationships/hyperlink" Target="https://developer.mozilla.org/en-US/docs/Web/JavaScript/Reference/Global_Objects/Object/observe" TargetMode="External"/><Relationship Id="rId293" Type="http://schemas.openxmlformats.org/officeDocument/2006/relationships/hyperlink" Target="../../../class/src/utils/EventEmitter.js~EventEmitter.html" TargetMode="External"/><Relationship Id="rId307" Type="http://schemas.openxmlformats.org/officeDocument/2006/relationships/hyperlink" Target="../../../file/src/graphconnector/GlobalRegistryRecord.js.html"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file/src/registry/HypertyInstance.js.html" TargetMode="External"/><Relationship Id="rId556" Type="http://schemas.openxmlformats.org/officeDocument/2006/relationships/hyperlink" Target="../../../class/src/bus/Bus.js~Bus.html" TargetMode="External"/><Relationship Id="rId721" Type="http://schemas.openxmlformats.org/officeDocument/2006/relationships/hyperlink" Target="https://developer.mozilla.org/en-US/docs/Web/JavaScript/Reference/Global_Objects/Promise" TargetMode="External"/><Relationship Id="rId763" Type="http://schemas.openxmlformats.org/officeDocument/2006/relationships/hyperlink" Target="../../../file/src/runtime/RuntimeCatalogue.js.html" TargetMode="External"/><Relationship Id="rId88" Type="http://schemas.openxmlformats.org/officeDocument/2006/relationships/image" Target="media/image11.png"/><Relationship Id="rId111" Type="http://schemas.openxmlformats.org/officeDocument/2006/relationships/hyperlink" Target="https://github.com/reTHINK-project/dev-service-framework/blob/develop/docs/datamodel/address/readme.md" TargetMode="External"/><Relationship Id="rId153" Type="http://schemas.openxmlformats.org/officeDocument/2006/relationships/hyperlink" Target="https://github.com/reTHINK-project/dev-registry-domain" TargetMode="External"/><Relationship Id="rId195" Type="http://schemas.openxmlformats.org/officeDocument/2006/relationships/hyperlink" Target="http://socket.io/docs/using-multiple-nodes/" TargetMode="External"/><Relationship Id="rId209" Type="http://schemas.openxmlformats.org/officeDocument/2006/relationships/hyperlink" Target="../../../class/src/bus/MiniBus.js~MiniBus.html" TargetMode="External"/><Relationship Id="rId360" Type="http://schemas.openxmlformats.org/officeDocument/2006/relationships/hyperlink" Target="https://developer.mozilla.org/en-US/docs/Web/JavaScript/Reference/Global_Objects/String" TargetMode="External"/><Relationship Id="rId416" Type="http://schemas.openxmlformats.org/officeDocument/2006/relationships/hyperlink" Target="../../../class/src/graphconnector/BloomFilter.js~BloomFilter.html" TargetMode="External"/><Relationship Id="rId598" Type="http://schemas.openxmlformats.org/officeDocument/2006/relationships/hyperlink" Target="https://developer.mozilla.org/en-US/docs/Web/JavaScript/Reference/Global_Objects/Number" TargetMode="External"/><Relationship Id="rId819" Type="http://schemas.openxmlformats.org/officeDocument/2006/relationships/hyperlink" Target="../../../class/src/bus/Bus.js~Bus.html" TargetMode="External"/><Relationship Id="rId220" Type="http://schemas.openxmlformats.org/officeDocument/2006/relationships/hyperlink" Target="../../../class/src/graphconnector/BloomFilter.js~BloomFilter.html" TargetMode="External"/><Relationship Id="rId458" Type="http://schemas.openxmlformats.org/officeDocument/2006/relationships/hyperlink" Target="../../../class/s%20%20rc/graphconnector/BloomFilter.js~%20Blo%20omFilter.html" TargetMode="External"/><Relationship Id="rId623" Type="http://schemas.openxmlformats.org/officeDocument/2006/relationships/hyperlink" Target="../../../file/src/policy/Policy.js.html" TargetMode="External"/><Relationship Id="rId665" Type="http://schemas.openxmlformats.org/officeDocument/2006/relationships/hyperlink" Target="../../../class/src/sandbox/Sandbox.js~Sandbox.html" TargetMode="External"/><Relationship Id="rId830" Type="http://schemas.openxmlformats.org/officeDocument/2006/relationships/hyperlink" Target="https://developer.mozilla.org/en-US/docs/Web/JavaScript/Reference/Global_Objects/Promise" TargetMode="External"/><Relationship Id="rId15" Type="http://schemas.openxmlformats.org/officeDocument/2006/relationships/hyperlink" Target="https://github.com/reTHINK-project/dev-msg-node-nodejs" TargetMode="External"/><Relationship Id="rId57" Type="http://schemas.openxmlformats.org/officeDocument/2006/relationships/hyperlink" Target="https://github.com/reTHINK-project/dev-msg-node-vertx" TargetMode="External"/><Relationship Id="rId262" Type="http://schemas.openxmlformats.org/officeDocument/2006/relationships/hyperlink" Target="../../../class/src/bus/MiniBus.js~MiniBus.html" TargetMode="External"/><Relationship Id="rId318" Type="http://schemas.openxmlformats.org/officeDocument/2006/relationships/hyperlink" Target="../../../class/src/graphconnector/GraphConnector.js~GraphConnector.html" TargetMode="External"/><Relationship Id="rId525" Type="http://schemas.openxmlformats.org/officeDocument/2006/relationships/hyperlink" Target="../../../class/src/identity/IdentityModule.js~IdentityModule.html" TargetMode="External"/><Relationship Id="rId567" Type="http://schemas.openxmlformats.org/officeDocument/2006/relationships/hyperlink" Target="../../../class/src/bus/Bus.js~Bus.html" TargetMode="External"/><Relationship Id="rId732" Type="http://schemas.openxmlformats.org/officeDocument/2006/relationships/hyperlink" Target="https://developer.mozilla.org/en-US/docs/Web/JavaScript/Reference/Global_Objects/Promise" TargetMode="External"/><Relationship Id="rId99" Type="http://schemas.openxmlformats.org/officeDocument/2006/relationships/image" Target="media/image13.png"/><Relationship Id="rId122" Type="http://schemas.openxmlformats.org/officeDocument/2006/relationships/hyperlink" Target="https://github.com/reTHINK-project/dev-runtime-browser" TargetMode="External"/><Relationship Id="rId164" Type="http://schemas.openxmlformats.org/officeDocument/2006/relationships/image" Target="media/image24.png"/><Relationship Id="rId371" Type="http://schemas.openxmlformats.org/officeDocument/2006/relationships/hyperlink" Target="https://developer.mozilla.org/en-US/docs/Web/JavaScript/Reference/Global_Objects/String" TargetMode="External"/><Relationship Id="rId774" Type="http://schemas.openxmlformats.org/officeDocument/2006/relationships/hyperlink" Target="https://developer.mozilla.org/en-US/docs/Web/JavaScript/Reference/Global_Objects/Promise" TargetMode="External"/><Relationship Id="rId427" Type="http://schemas.openxmlformats.org/officeDocument/2006/relationships/hyperlink" Target="../../../class/src/graphconnector/GraphConnectorContactData.js~GraphConnectorContactData.html" TargetMode="External"/><Relationship Id="rId469" Type="http://schemas.openxmlformats.org/officeDocument/2006/relationships/hyperlink" Target="../../../file/src/graphconnector/GraphConnectorContactData.js.html" TargetMode="External"/><Relationship Id="rId634" Type="http://schemas.openxmlformats.org/officeDocument/2006/relationships/hyperlink" Target="../../../class/src/policy/PolicyEngine.js~PolicyEngine.html" TargetMode="External"/><Relationship Id="rId676" Type="http://schemas.openxmlformats.org/officeDocument/2006/relationships/hyperlink" Target="https://developer.mozilla.org/en-US/docs/Web/JavaScript/Reference/Global_Objects/String" TargetMode="External"/><Relationship Id="rId841" Type="http://schemas.openxmlformats.org/officeDocument/2006/relationships/hyperlink" Target="../../../file/src/sandbox/SandboxRegistry.js.html" TargetMode="External"/><Relationship Id="rId26" Type="http://schemas.openxmlformats.org/officeDocument/2006/relationships/hyperlink" Target="https://github.com/reTHINK-project/dev-runtime-core/blob/master/readme.md" TargetMode="External"/><Relationship Id="rId231" Type="http://schemas.openxmlformats.org/officeDocument/2006/relationships/hyperlink" Target="../../../class/src/graphconnector/BloomFilter.js~BloomFilter.html" TargetMode="External"/><Relationship Id="rId273" Type="http://schemas.openxmlformats.org/officeDocument/2006/relationships/hyperlink" Target="../../../file/src/bus/Bus.js.html" TargetMode="External"/><Relationship Id="rId329" Type="http://schemas.openxmlformats.org/officeDocument/2006/relationships/hyperlink" Target="../../../class/src/bus/MessageBus.js~MessageBus.html" TargetMode="External"/><Relationship Id="rId480" Type="http://schemas.openxmlformats.org/officeDocument/2006/relationships/hyperlink" Target="https://developer.mozilla.org/en-US/docs/Web/JavaScript/Reference/Global_Objects/String" TargetMode="External"/><Relationship Id="rId536" Type="http://schemas.openxmlformats.org/officeDocument/2006/relationships/hyperlink" Target="../../../file/src/identity/IdentityModule.js.html" TargetMode="External"/><Relationship Id="rId701" Type="http://schemas.openxmlformats.org/officeDocument/2006/relationships/hyperlink" Target="../../../file/src/registry/Registry.js.html" TargetMode="External"/><Relationship Id="rId68" Type="http://schemas.openxmlformats.org/officeDocument/2006/relationships/hyperlink" Target="https://www.meteor.com/ddp" TargetMode="External"/><Relationship Id="rId133" Type="http://schemas.openxmlformats.org/officeDocument/2006/relationships/hyperlink" Target="https://help.github.com/articles/caching-your-github-password-in-git/" TargetMode="External"/><Relationship Id="rId175" Type="http://schemas.openxmlformats.org/officeDocument/2006/relationships/hyperlink" Target="https://github.com/reTHINK-project/dev-service-framework/blob/d3.2-working-docs/docs/manuals/hyperty-messaging-framework.md"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https://developer.mozilla.org/en-US/docs/Web/JavaScript/Reference/Global_Objects/Function" TargetMode="External"/><Relationship Id="rId743" Type="http://schemas.openxmlformats.org/officeDocument/2006/relationships/hyperlink" Target="https://esdoc.org" TargetMode="External"/><Relationship Id="rId785" Type="http://schemas.openxmlformats.org/officeDocument/2006/relationships/hyperlink" Target="../../../class/src/runtime/RuntimeUA.js~RuntimeUA.html" TargetMode="External"/><Relationship Id="rId200" Type="http://schemas.openxmlformats.org/officeDocument/2006/relationships/image" Target="media/image33.png"/><Relationship Id="rId382" Type="http://schemas.openxmlformats.org/officeDocument/2006/relationships/hyperlink" Target="https://developer.mozilla.org/en-US/docs/Web/JavaScript/Reference/Global_Objects/String" TargetMode="External"/><Relationship Id="rId438" Type="http://schemas.openxmlformats.org/officeDocument/2006/relationships/hyperlink" Target="https://developer.mozilla.org/en-US/docs/Web/JavaScript/Reference/Global_Objects/Boolean" TargetMode="External"/><Relationship Id="rId603" Type="http://schemas.openxmlformats.org/officeDocument/2006/relationships/hyperlink" Target="https://developer.mozilla.org/en-US/docs/Web/JavaScript/Reference/Global_Objects/String" TargetMode="External"/><Relationship Id="rId645" Type="http://schemas.openxmlformats.org/officeDocument/2006/relationships/hyperlink" Target="../../../file/src/policy/PolicyEngine.js.html" TargetMode="External"/><Relationship Id="rId687" Type="http://schemas.openxmlformats.org/officeDocument/2006/relationships/hyperlink" Target="../../../file/src/registry/Registry.js.html" TargetMode="External"/><Relationship Id="rId810" Type="http://schemas.openxmlformats.org/officeDocument/2006/relationships/hyperlink" Target="https://developer.mozilla.org/en-US/docs/Web/JavaScript/Reference/Global_Objects/Promise" TargetMode="External"/><Relationship Id="rId852" Type="http://schemas.openxmlformats.org/officeDocument/2006/relationships/footer" Target="footer1.xml"/><Relationship Id="rId242" Type="http://schemas.openxmlformats.org/officeDocument/2006/relationships/hyperlink" Target="../../../file/src/graphconnector/BloomFilter.js.html" TargetMode="External"/><Relationship Id="rId284" Type="http://schemas.openxmlformats.org/officeDocument/2006/relationships/hyperlink" Target="https://developer.mozilla.org/en-US/docs/Web/JavaScript/Reference/Global_Objects/Number" TargetMode="External"/><Relationship Id="rId491" Type="http://schemas.openxmlformats.org/officeDocument/2006/relationships/hyperlink" Target="../../../class/src/registry/HypertyDiscovery.js~HypertyDiscovery.html" TargetMode="External"/><Relationship Id="rId505" Type="http://schemas.openxmlformats.org/officeDocument/2006/relationships/hyperlink" Target="../../../class/src/registry/HypertyInstance.js~HypertyInstance.html" TargetMode="External"/><Relationship Id="rId712" Type="http://schemas.openxmlformats.org/officeDocument/2006/relationships/hyperlink" Target="../../../file/src/registry/RegistryDataModel.js.html" TargetMode="External"/><Relationship Id="rId37" Type="http://schemas.openxmlformats.org/officeDocument/2006/relationships/hyperlink" Target="http://martinfowler.com/articles/microservices.html" TargetMode="External"/><Relationship Id="rId79" Type="http://schemas.openxmlformats.org/officeDocument/2006/relationships/hyperlink" Target="https://github.com/reTHINK-project/dev-service-framework/blob/master/src/syncher/Syncher.js" TargetMode="External"/><Relationship Id="rId102" Type="http://schemas.openxmlformats.org/officeDocument/2006/relationships/hyperlink" Target="hyperty-messaging-framework.md" TargetMode="External"/><Relationship Id="rId144" Type="http://schemas.openxmlformats.org/officeDocument/2006/relationships/hyperlink" Target="https://github.com/Automattic/expect.js" TargetMode="External"/><Relationship Id="rId547" Type="http://schemas.openxmlformats.org/officeDocument/2006/relationships/hyperlink" Target="../../../class/src/bus/MessageBus.js~MessageBus.html" TargetMode="External"/><Relationship Id="rId589" Type="http://schemas.openxmlformats.org/officeDocument/2006/relationships/hyperlink" Target="../../../file/src/bus/MiniBus.js.html" TargetMode="External"/><Relationship Id="rId754" Type="http://schemas.openxmlformats.org/officeDocument/2006/relationships/hyperlink" Target="https://developer.mozilla.org/en-US/docs/Web/JavaScript/Reference/Global_Objects/Promise" TargetMode="External"/><Relationship Id="rId796" Type="http://schemas.openxmlformats.org/officeDocument/2006/relationships/hyperlink" Target="../../../file/src/runtime/RuntimeUA.js.html" TargetMode="External"/><Relationship Id="rId90" Type="http://schemas.openxmlformats.org/officeDocument/2006/relationships/hyperlink" Target="hyperty-messaging-framework.md" TargetMode="External"/><Relationship Id="rId186" Type="http://schemas.openxmlformats.org/officeDocument/2006/relationships/image" Target="media/image29.png"/><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https://developer.mozilla.org/en-US/docs/Web/JavaScript/Reference/Global_Objects/String" TargetMode="External"/><Relationship Id="rId407" Type="http://schemas.openxmlformats.org/officeDocument/2006/relationships/hyperlink" Target="../../../file/src/graphconnector/GraphConnector.js.html" TargetMode="External"/><Relationship Id="rId449" Type="http://schemas.openxmlformats.org/officeDocument/2006/relationships/hyperlink" Target="https://developer.mozilla.org/en-US/docs/Web/JavaScript/Reference/Global_Objects/String" TargetMode="External"/><Relationship Id="rId614" Type="http://schemas.openxmlformats.org/officeDocument/2006/relationships/hyperlink" Target="../../../file/src/bus/Pipeline.js.html" TargetMode="External"/><Relationship Id="rId656" Type="http://schemas.openxmlformats.org/officeDocument/2006/relationships/hyperlink" Target="../../../class/src/registry/Registry.js~Registry.html" TargetMode="External"/><Relationship Id="rId821" Type="http://schemas.openxmlformats.org/officeDocument/2006/relationships/hyperlink" Target="https://developer.mozilla.org/en-US/docs/Web/JavaScript/Reference/Global_Objects/Number" TargetMode="External"/><Relationship Id="rId211" Type="http://schemas.openxmlformats.org/officeDocument/2006/relationships/hyperlink" Target="../../../class/src/bus/MiniBus.js~MiniBus.html" TargetMode="External"/><Relationship Id="rId253" Type="http://schemas.openxmlformats.org/officeDocument/2006/relationships/hyperlink" Target="../../../class/src/bus/MessageBus.js~MessageBus.html" TargetMode="External"/><Relationship Id="rId295" Type="http://schemas.openxmlformats.org/officeDocument/2006/relationships/hyperlink" Target="https://developer.mozilla.org/en-US/docs/Web/JavaScript/Reference/Global_Objects/Object" TargetMode="External"/><Relationship Id="rId309" Type="http://schemas.openxmlformats.org/officeDocument/2006/relationships/hyperlink" Target="../../../class/src/graphconnector/GlobalRegistryRecord.js~GlobalRegistryRecord.html" TargetMode="External"/><Relationship Id="rId460" Type="http://schemas.openxmlformats.org/officeDocument/2006/relationships/hyperlink" Target="../../../file/src/graphconnector/GraphConnectorContactData.js.html" TargetMode="External"/><Relationship Id="rId516" Type="http://schemas.openxmlformats.org/officeDocument/2006/relationships/hyperlink" Target="https://esdoc.org" TargetMode="External"/><Relationship Id="rId698" Type="http://schemas.openxmlformats.org/officeDocument/2006/relationships/hyperlink" Target="../../../file/src/registry/Registry.js.html" TargetMode="External"/><Relationship Id="rId48" Type="http://schemas.openxmlformats.org/officeDocument/2006/relationships/hyperlink" Target="p2p-data-sync.md" TargetMode="External"/><Relationship Id="rId113" Type="http://schemas.openxmlformats.org/officeDocument/2006/relationships/hyperlink" Target="../datamodel/message/readme.md" TargetMode="External"/><Relationship Id="rId320" Type="http://schemas.openxmlformats.org/officeDocument/2006/relationships/hyperlink" Target="../../../class/src/graphconnector/GraphConnector.js~GraphConnector.html" TargetMode="External"/><Relationship Id="rId558" Type="http://schemas.openxmlformats.org/officeDocument/2006/relationships/hyperlink" Target="https://developer.mozilla.org/en-US/docs/Web/JavaScript/Reference/Global_Objects/Number" TargetMode="External"/><Relationship Id="rId723" Type="http://schemas.openxmlformats.org/officeDocument/2006/relationships/hyperlink" Target="../../../class/src/runtime/RuntimeCatalogue-Local.js~RuntimeCatalogue.html" TargetMode="External"/><Relationship Id="rId765" Type="http://schemas.openxmlformats.org/officeDocument/2006/relationships/hyperlink" Target="../../../file/src/runtime/RuntimeCatalogue.js.html" TargetMode="External"/><Relationship Id="rId155" Type="http://schemas.openxmlformats.org/officeDocument/2006/relationships/hyperlink" Target="https://github.com/creationix/nvm" TargetMode="External"/><Relationship Id="rId197" Type="http://schemas.openxmlformats.org/officeDocument/2006/relationships/hyperlink" Target="https://github.com/reTHINK-project/dev-service-framework/blob/d3.2-working-docs/docs/manuals/development-of-hyperties.md" TargetMode="External"/><Relationship Id="rId362" Type="http://schemas.openxmlformats.org/officeDocument/2006/relationships/hyperlink" Target="../../../file/src/graphconnector/GraphConnector.js.html" TargetMode="External"/><Relationship Id="rId418" Type="http://schemas.openxmlformats.org/officeDocument/2006/relationships/hyperlink" Target="../../../class/src/graphconnector/BloomFilter.js~BloomFilter.html" TargetMode="External"/><Relationship Id="rId625" Type="http://schemas.openxmlformats.org/officeDocument/2006/relationships/hyperlink" Target="../../../file/src/policy/Policy.js.html" TargetMode="External"/><Relationship Id="rId832" Type="http://schemas.openxmlformats.org/officeDocument/2006/relationships/hyperlink" Target="../../../file/src/sandbox/Sandbox.js.html" TargetMode="External"/><Relationship Id="rId222" Type="http://schemas.openxmlformats.org/officeDocument/2006/relationships/hyperlink" Target="../../../class/src/graphconnector/BloomFilter.js~BloomFilter.html" TargetMode="External"/><Relationship Id="rId264" Type="http://schemas.openxmlformats.org/officeDocument/2006/relationships/hyperlink" Target="https://developer.mozilla.org/en-US/docs/Web/JavaScript/Reference/Global_Objects/Function" TargetMode="External"/><Relationship Id="rId471" Type="http://schemas.openxmlformats.org/officeDocument/2006/relationships/hyperlink" Target="../../../file/src/graphconnector/GraphConnectorContactData.js.html" TargetMode="External"/><Relationship Id="rId667" Type="http://schemas.openxmlformats.org/officeDocument/2006/relationships/hyperlink" Target="https://developer.mozilla.org/en-US/docs/Web/JavaScript/Reference/Global_Objects/Promise" TargetMode="External"/><Relationship Id="rId17" Type="http://schemas.openxmlformats.org/officeDocument/2006/relationships/hyperlink" Target="https://en.wikipedia.org/wiki/Business_support_system" TargetMode="External"/><Relationship Id="rId59" Type="http://schemas.openxmlformats.org/officeDocument/2006/relationships/hyperlink" Target="https://github.com/reTHINK-project/dev-msg-node-nodejs" TargetMode="External"/><Relationship Id="rId124" Type="http://schemas.openxmlformats.org/officeDocument/2006/relationships/hyperlink" Target="https://github.com/reTHINK-project/dev-msg-node-vertx" TargetMode="External"/><Relationship Id="rId527" Type="http://schemas.openxmlformats.org/officeDocument/2006/relationships/hyperlink" Target="../../../class/src/identity/IdentityModule.js~IdentityModule.html" TargetMode="External"/><Relationship Id="rId569" Type="http://schemas.openxmlformats.org/officeDocument/2006/relationships/hyperlink" Target="../../../file/src/bus/MiniBus.js.html" TargetMode="External"/><Relationship Id="rId734" Type="http://schemas.openxmlformats.org/officeDocument/2006/relationships/hyperlink" Target="../../../file/src/runtime/RuntimeCatalogue-Local.js.html" TargetMode="External"/><Relationship Id="rId776" Type="http://schemas.openxmlformats.org/officeDocument/2006/relationships/hyperlink" Target="https://developer.mozilla.org/en-US/docs/Web/JavaScript/Reference/Global_Objects/Promise" TargetMode="External"/><Relationship Id="rId70" Type="http://schemas.openxmlformats.org/officeDocument/2006/relationships/hyperlink" Target="https://developer.mozilla.org/en-US/docs/Web/JavaScript/Reference/Global_Objects/Object/observe" TargetMode="External"/><Relationship Id="rId166" Type="http://schemas.openxmlformats.org/officeDocument/2006/relationships/image" Target="media/image25.png"/><Relationship Id="rId331" Type="http://schemas.openxmlformats.org/officeDocument/2006/relationships/hyperlink" Target="https://developer.mozilla.org/en-US/docs/Web/JavaScript/Reference/Global_Objects/String"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class/src/graphconnector/GraphConnectorContactData.js~GraphConnectorContactData.html" TargetMode="External"/><Relationship Id="rId580" Type="http://schemas.openxmlformats.org/officeDocument/2006/relationships/hyperlink" Target="../../../class/src/bus/MiniBus.js~MiniBus.html" TargetMode="External"/><Relationship Id="rId636" Type="http://schemas.openxmlformats.org/officeDocument/2006/relationships/hyperlink" Target="../../../class/src/policy/PolicyEngine.js~PolicyEngine.html" TargetMode="External"/><Relationship Id="rId801" Type="http://schemas.openxmlformats.org/officeDocument/2006/relationships/hyperlink" Target="../../../file/src/sandbox/Sandbox.js.html" TargetMode="External"/><Relationship Id="rId1" Type="http://schemas.openxmlformats.org/officeDocument/2006/relationships/customXml" Target="../customXml/item1.xml"/><Relationship Id="rId233" Type="http://schemas.openxmlformats.org/officeDocument/2006/relationships/hyperlink" Target="../../../class/src/graphconnector/BloomFilter.js~BloomFilter.html" TargetMode="External"/><Relationship Id="rId440" Type="http://schemas.openxmlformats.org/officeDocument/2006/relationships/hyperlink" Target="https://developer.mozilla.org/en-US/docs/Web/JavaScript/Reference/Global_Objects/String" TargetMode="External"/><Relationship Id="rId678" Type="http://schemas.openxmlformats.org/officeDocument/2006/relationships/hyperlink" Target="../../../class/src/bus/MessageBus.js~MessageBus.html" TargetMode="External"/><Relationship Id="rId843" Type="http://schemas.openxmlformats.org/officeDocument/2006/relationships/hyperlink" Target="https://esdoc.org" TargetMode="External"/><Relationship Id="rId28" Type="http://schemas.openxmlformats.org/officeDocument/2006/relationships/hyperlink" Target="https://github.com/reTHINK-project/dev-runtime-nodejs" TargetMode="External"/><Relationship Id="rId275" Type="http://schemas.openxmlformats.org/officeDocument/2006/relationships/hyperlink" Target="https://developer.mozilla.org/en-US/docs/Web/JavaScript/Reference/Global_Objects/Function" TargetMode="External"/><Relationship Id="rId300" Type="http://schemas.openxmlformats.org/officeDocument/2006/relationships/hyperlink" Target="https://developer.mozilla.org/en-US/docs/Web/JavaScript/Reference/Global_Objects/Function" TargetMode="External"/><Relationship Id="rId482" Type="http://schemas.openxmlformats.org/officeDocument/2006/relationships/hyperlink" Target="https://developer.mozilla.org/en-US/docs/Web/JavaScript/Reference/Global_Objects/String" TargetMode="External"/><Relationship Id="rId538" Type="http://schemas.openxmlformats.org/officeDocument/2006/relationships/hyperlink" Target="../../../file/src/identity/IdentityModule.js.html" TargetMode="External"/><Relationship Id="rId703" Type="http://schemas.openxmlformats.org/officeDocument/2006/relationships/hyperlink" Target="../../../file/src/registry/RegistryDataModel.js.html" TargetMode="External"/><Relationship Id="rId745" Type="http://schemas.openxmlformats.org/officeDocument/2006/relationships/hyperlink" Target="../../../class/src/runtime/RuntimeCatalogue.js~RuntimeCatalogue.html" TargetMode="External"/><Relationship Id="rId81" Type="http://schemas.openxmlformats.org/officeDocument/2006/relationships/hyperlink" Target="https://github.com/reTHINK-project/dev-service-framework/blob/master/src/syncher/Syncher.js" TargetMode="External"/><Relationship Id="rId135" Type="http://schemas.openxmlformats.org/officeDocument/2006/relationships/hyperlink" Target="https://github.com/settings/tokens" TargetMode="External"/><Relationship Id="rId177" Type="http://schemas.openxmlformats.org/officeDocument/2006/relationships/hyperlink" Target="https://nodejs.org/en/download/package-manager/"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String" TargetMode="External"/><Relationship Id="rId591" Type="http://schemas.openxmlformats.org/officeDocument/2006/relationships/hyperlink" Target="https://esdoc.org" TargetMode="External"/><Relationship Id="rId605" Type="http://schemas.openxmlformats.org/officeDocument/2006/relationships/hyperlink" Target="https://developer.mozilla.org/en-US/docs/Web/JavaScript/Reference/Global_Objects/Number" TargetMode="External"/><Relationship Id="rId787" Type="http://schemas.openxmlformats.org/officeDocument/2006/relationships/hyperlink" Target="../../../class/src/runtime/RuntimeUA.js~RuntimeUA.html" TargetMode="External"/><Relationship Id="rId812" Type="http://schemas.openxmlformats.org/officeDocument/2006/relationships/hyperlink" Target="../../../class/src/bus/Bus.js~Bus.html" TargetMode="External"/><Relationship Id="rId202" Type="http://schemas.openxmlformats.org/officeDocument/2006/relationships/hyperlink" Target="../../../class/src/registry/AddressAllocation.js~AddressAllocation.html" TargetMode="External"/><Relationship Id="rId244" Type="http://schemas.openxmlformats.org/officeDocument/2006/relationships/hyperlink" Target="../../../file/src/graphconnector/BloomFilter.js.html" TargetMode="External"/><Relationship Id="rId647" Type="http://schemas.openxmlformats.org/officeDocument/2006/relationships/hyperlink" Target="https://esdoc.org" TargetMode="External"/><Relationship Id="rId689" Type="http://schemas.openxmlformats.org/officeDocument/2006/relationships/hyperlink" Target="../../../file/src/registry/Registry.js.html" TargetMode="External"/><Relationship Id="rId854" Type="http://schemas.openxmlformats.org/officeDocument/2006/relationships/header" Target="header3.xml"/><Relationship Id="rId39" Type="http://schemas.openxmlformats.org/officeDocument/2006/relationships/hyperlink" Target="https://en.wikipedia.org/wiki/Edge_computing" TargetMode="External"/><Relationship Id="rId286" Type="http://schemas.openxmlformats.org/officeDocument/2006/relationships/hyperlink" Target="https://developer.mozilla.org/en-US/docs/Web/JavaScript/Reference/Global_Objects/Number" TargetMode="External"/><Relationship Id="rId451" Type="http://schemas.openxmlformats.org/officeDocument/2006/relationships/hyperlink" Target="https://developer.mozilla.org/en-US/docs/Web/JavaScript/Reference/Global_Objects/String" TargetMode="External"/><Relationship Id="rId493" Type="http://schemas.openxmlformats.org/officeDocument/2006/relationships/hyperlink" Target="../../../class/src/registry/HypertyDiscovery.js~HypertyDiscovery.html" TargetMode="External"/><Relationship Id="rId507" Type="http://schemas.openxmlformats.org/officeDocument/2006/relationships/hyperlink" Target="../../../class/src/registry/RegistryDataModel.js~RegistryDataModel.html" TargetMode="External"/><Relationship Id="rId549" Type="http://schemas.openxmlformats.org/officeDocument/2006/relationships/hyperlink" Target="../../../class/src/bus/Bus.js~Bus.html" TargetMode="External"/><Relationship Id="rId714" Type="http://schemas.openxmlformats.org/officeDocument/2006/relationships/hyperlink" Target="../../../file/src/runtime/RuntimeCatalogue-Local.js.html" TargetMode="External"/><Relationship Id="rId756" Type="http://schemas.openxmlformats.org/officeDocument/2006/relationships/hyperlink" Target="https://developer.mozilla.org/en-US/docs/Web/JavaScript/Reference/Global_Objects/Promise" TargetMode="External"/><Relationship Id="rId50" Type="http://schemas.openxmlformats.org/officeDocument/2006/relationships/hyperlink" Target="p2p-data-sync.md" TargetMode="External"/><Relationship Id="rId104" Type="http://schemas.openxmlformats.org/officeDocument/2006/relationships/hyperlink" Target="https://github.com/reTHINK-project/dev-msg-node-nodejs" TargetMode="External"/><Relationship Id="rId146" Type="http://schemas.openxmlformats.org/officeDocument/2006/relationships/hyperlink" Target="https://github.com/reTHINK-project/dev-runtime-browser" TargetMode="External"/><Relationship Id="rId188" Type="http://schemas.openxmlformats.org/officeDocument/2006/relationships/hyperlink" Target="https://github.com/reTHINK-project/dev-service-framework/blob/d3.2-working-docs/docs/manuals/development-of-protostubs-and-msg-nodes.md" TargetMode="External"/><Relationship Id="rId311" Type="http://schemas.openxmlformats.org/officeDocument/2006/relationships/hyperlink" Target="https://developer.mozilla.org/en-US/docs/Web/JavaScript/Reference/Global_Objects/Object" TargetMode="External"/><Relationship Id="rId353" Type="http://schemas.openxmlformats.org/officeDocument/2006/relationships/hyperlink" Target="https://developer.mozilla.org/en-US/docs/Web/JavaScript/Reference/Global_Objects/String" TargetMode="External"/><Relationship Id="rId395" Type="http://schemas.openxmlformats.org/officeDocument/2006/relationships/hyperlink" Target="../../../file/src/graphconnector/GraphConnector.js.html" TargetMode="External"/><Relationship Id="rId409" Type="http://schemas.openxmlformats.org/officeDocument/2006/relationships/hyperlink" Target="https://esdoc.org" TargetMode="External"/><Relationship Id="rId560" Type="http://schemas.openxmlformats.org/officeDocument/2006/relationships/hyperlink" Target="../../../class/src/bus/Bus.js~Bus.html" TargetMode="External"/><Relationship Id="rId798" Type="http://schemas.openxmlformats.org/officeDocument/2006/relationships/hyperlink" Target="../../../file/src/runtime/RuntimeUA.js.html" TargetMode="External"/><Relationship Id="rId92" Type="http://schemas.openxmlformats.org/officeDocument/2006/relationships/hyperlink" Target="hyperty.md" TargetMode="External"/><Relationship Id="rId213" Type="http://schemas.openxmlformats.org/officeDocument/2006/relationships/hyperlink" Target="../../../file/src/registry/AddressAllocation.js.html" TargetMode="External"/><Relationship Id="rId420" Type="http://schemas.openxmlformats.org/officeDocument/2006/relationships/hyperlink" Target="https://developer.mozilla.org/en-US/docs/Web/JavaScript/Reference/Global_Objects/String" TargetMode="External"/><Relationship Id="rId616" Type="http://schemas.openxmlformats.org/officeDocument/2006/relationships/hyperlink" Target="../../../file/src/policy/Policy.js.html" TargetMode="External"/><Relationship Id="rId658" Type="http://schemas.openxmlformats.org/officeDocument/2006/relationships/hyperlink" Target="../../../class/src/registry/Registry.js~Registry.html" TargetMode="External"/><Relationship Id="rId823" Type="http://schemas.openxmlformats.org/officeDocument/2006/relationships/hyperlink" Target="../../../class/src/bus/Bus.js~Bus.html" TargetMode="External"/><Relationship Id="rId255" Type="http://schemas.openxmlformats.org/officeDocument/2006/relationships/hyperlink" Target="../../../class/src/sandbox/Sandbox.js~Sandbox.html" TargetMode="External"/><Relationship Id="rId297" Type="http://schemas.openxmlformats.org/officeDocument/2006/relationships/hyperlink" Target="https://developer.mozilla.org/en-US/docs/Web/JavaScript/Reference/Global_Objects/Function" TargetMode="External"/><Relationship Id="rId462" Type="http://schemas.openxmlformats.org/officeDocument/2006/relationships/hyperlink" Target="../../../file/src/graphconnector/GraphConnectorContactData.js.html" TargetMode="External"/><Relationship Id="rId518" Type="http://schemas.openxmlformats.org/officeDocument/2006/relationships/hyperlink" Target="../../../class/src/identity/IdentityModule.js~IdentityModule.html" TargetMode="External"/><Relationship Id="rId725" Type="http://schemas.openxmlformats.org/officeDocument/2006/relationships/hyperlink" Target="../../../class/src/runtime/RuntimeCatalogue-Local.js~RuntimeCatalogue.html" TargetMode="External"/><Relationship Id="rId115" Type="http://schemas.openxmlformats.org/officeDocument/2006/relationships/hyperlink" Target="https://github.com/reTHINK-project/dev-service-framework/blob/d3.2-working-docs/docs/specs/messages/registration-messages.md" TargetMode="External"/><Relationship Id="rId157" Type="http://schemas.openxmlformats.org/officeDocument/2006/relationships/hyperlink" Target="http://mochajs.org/" TargetMode="External"/><Relationship Id="rId322" Type="http://schemas.openxmlformats.org/officeDocument/2006/relationships/hyperlink" Target="../../../class/src/graphconnector/GraphConnector.js~GraphConnector.html" TargetMode="External"/><Relationship Id="rId364" Type="http://schemas.openxmlformats.org/officeDocument/2006/relationships/hyperlink" Target="../../../file/src/graphconnector/GraphConnector.js.html" TargetMode="External"/><Relationship Id="rId767" Type="http://schemas.openxmlformats.org/officeDocument/2006/relationships/hyperlink" Target="https://developer.mozilla.org/en-US/docs/Web/JavaScript/Reference/Global_Objects/Promise" TargetMode="External"/><Relationship Id="rId61" Type="http://schemas.openxmlformats.org/officeDocument/2006/relationships/image" Target="media/image7.png"/><Relationship Id="rId199" Type="http://schemas.openxmlformats.org/officeDocument/2006/relationships/hyperlink" Target="http://jshint.com/" TargetMode="External"/><Relationship Id="rId571" Type="http://schemas.openxmlformats.org/officeDocument/2006/relationships/hyperlink" Target="../../../class/src/sandbox/Sandbox.js~Sandbox.html" TargetMode="External"/><Relationship Id="rId627" Type="http://schemas.openxmlformats.org/officeDocument/2006/relationships/hyperlink" Target="../../../file/src/policy/Policy.js.html" TargetMode="External"/><Relationship Id="rId669" Type="http://schemas.openxmlformats.org/officeDocument/2006/relationships/hyperlink" Target="../../../class/src/registry/Registry.js~Registry.html" TargetMode="External"/><Relationship Id="rId834" Type="http://schemas.openxmlformats.org/officeDocument/2006/relationships/hyperlink" Target="https://developer.mozilla.org/en-US/docs/Web/JavaScript/Reference/Global_Objects/Promise" TargetMode="External"/><Relationship Id="rId1671" Type="http://schemas.microsoft.com/office/2007/relationships/stylesWithEffects" Target="stylesWithEffects.xml"/><Relationship Id="rId19" Type="http://schemas.openxmlformats.org/officeDocument/2006/relationships/image" Target="media/image2.png"/><Relationship Id="rId224" Type="http://schemas.openxmlformats.org/officeDocument/2006/relationships/hyperlink" Target="../../../class/src/graphconnector/BloomFilter.js~BloomFilter.html" TargetMode="External"/><Relationship Id="rId266" Type="http://schemas.openxmlformats.org/officeDocument/2006/relationships/hyperlink" Target="../../../class/src/bus/Bus.js~Bus.html" TargetMode="External"/><Relationship Id="rId431" Type="http://schemas.openxmlformats.org/officeDocument/2006/relationships/hyperlink" Target="../../../class/src/graphconnector/GraphConnectorContactData.js~GraphConnectorContactData.html" TargetMode="External"/><Relationship Id="rId473" Type="http://schemas.openxmlformats.org/officeDocument/2006/relationships/hyperlink" Target="../../../file/src/graphconnector/GraphConnectorContactData.js.html" TargetMode="External"/><Relationship Id="rId529" Type="http://schemas.openxmlformats.org/officeDocument/2006/relationships/hyperlink" Target="https://developer.mozilla.org/en-US/docs/Web/JavaScript/Reference/Global_Objects/Promise" TargetMode="External"/><Relationship Id="rId680" Type="http://schemas.openxmlformats.org/officeDocument/2006/relationships/hyperlink" Target="../../../class/src/bus/MessageBus.js~MessageBus.html" TargetMode="External"/><Relationship Id="rId736" Type="http://schemas.openxmlformats.org/officeDocument/2006/relationships/hyperlink" Target="../../../file/src/runtime/RuntimeCatalogue-Local.js.html" TargetMode="External"/><Relationship Id="rId30" Type="http://schemas.openxmlformats.org/officeDocument/2006/relationships/hyperlink" Target="https://github.com/reTHINK-project/dev-msg-node-vertx" TargetMode="External"/><Relationship Id="rId126" Type="http://schemas.openxmlformats.org/officeDocument/2006/relationships/hyperlink" Target="https://github.com/reTHINK-project/dev-msg-node-nodejs" TargetMode="External"/><Relationship Id="rId168" Type="http://schemas.openxmlformats.org/officeDocument/2006/relationships/hyperlink" Target="https://github.com/reTHINK-project/dev-service-framework/blob/d3.2-working-docs/docs/manuals/development-of-protostubs-and-msg-nodes.md" TargetMode="External"/><Relationship Id="rId333" Type="http://schemas.openxmlformats.org/officeDocument/2006/relationships/hyperlink" Target="https://developer.mozilla.org/en-US/docs/Web/JavaScript/Reference/Global_Objects/String" TargetMode="External"/><Relationship Id="rId540" Type="http://schemas.openxmlformats.org/officeDocument/2006/relationships/hyperlink" Target="https://developer.mozilla.org/en-US/docs/Web/JavaScript/Reference/Global_Objects/Promise" TargetMode="External"/><Relationship Id="rId778" Type="http://schemas.openxmlformats.org/officeDocument/2006/relationships/hyperlink" Target="../../../file/src/runtime/RuntimeCatalogue.js.html" TargetMode="External"/><Relationship Id="rId72" Type="http://schemas.openxmlformats.org/officeDocument/2006/relationships/hyperlink" Target="https://developer.mozilla.org/en-US/docs/Web/Guide/API/WebRTC/Peer-to-peer_communications_with_WebRTC"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https://developer.mozilla.org/en-US/docs/Web/JavaScript/Reference/Global_Objects/Function" TargetMode="External"/><Relationship Id="rId638" Type="http://schemas.openxmlformats.org/officeDocument/2006/relationships/hyperlink" Target="../../../class/src/policy/PolicyEngine.js~PolicyEngine.html" TargetMode="External"/><Relationship Id="rId803" Type="http://schemas.openxmlformats.org/officeDocument/2006/relationships/hyperlink" Target="../../../class/src/bus/MiniBus.js~MiniBus.html" TargetMode="External"/><Relationship Id="rId845" Type="http://schemas.openxmlformats.org/officeDocument/2006/relationships/hyperlink" Target="../../../class/src/syncher/SyncherManager.js~SyncherManager.html" TargetMode="External"/><Relationship Id="rId3" Type="http://schemas.openxmlformats.org/officeDocument/2006/relationships/styles" Target="styles.xml"/><Relationship Id="rId235" Type="http://schemas.openxmlformats.org/officeDocument/2006/relationships/hyperlink" Target="../../../file/src/graphconnector/BloomFilter.js.html" TargetMode="External"/><Relationship Id="rId277" Type="http://schemas.openxmlformats.org/officeDocument/2006/relationships/hyperlink" Target="../../../file/src/bus/Bus.js.html" TargetMode="External"/><Relationship Id="rId400" Type="http://schemas.openxmlformats.org/officeDocument/2006/relationships/hyperlink" Target="https://developer.mozilla.org/en-US/docs/Web/JavaScript/Reference/Global_Objects/String" TargetMode="External"/><Relationship Id="rId442" Type="http://schemas.openxmlformats.org/officeDocument/2006/relationships/hyperlink" Target="https://developer.mozilla.org/en-US/docs/Web/JavaScript/Reference/Global_Objects/String" TargetMode="External"/><Relationship Id="rId484" Type="http://schemas.openxmlformats.org/officeDocument/2006/relationships/hyperlink" Target="https://developer.mozilla.org/en-US/docs/Web/JavaScript/Reference/Global_Objects/String" TargetMode="External"/><Relationship Id="rId705" Type="http://schemas.openxmlformats.org/officeDocument/2006/relationships/hyperlink" Target="../../../class/src/registry/RegistryDataModel.js~RegistryDataModel.html" TargetMode="External"/><Relationship Id="rId137" Type="http://schemas.openxmlformats.org/officeDocument/2006/relationships/hyperlink" Target="http://karma-runner.github.io/0.13/index.html" TargetMode="External"/><Relationship Id="rId302" Type="http://schemas.openxmlformats.org/officeDocument/2006/relationships/hyperlink" Target="https://developer.mozilla.org/en-US/docs/Web/JavaScript/Reference/Global_Objects/Object" TargetMode="External"/><Relationship Id="rId344" Type="http://schemas.openxmlformats.org/officeDocument/2006/relationships/hyperlink" Target="https://developer.mozilla.org/en-US/docs/Web/JavaScript/Reference/Global_Objects/String" TargetMode="External"/><Relationship Id="rId691" Type="http://schemas.openxmlformats.org/officeDocument/2006/relationships/hyperlink" Target="../../../file/src/registry/Registry.js.html" TargetMode="External"/><Relationship Id="rId747" Type="http://schemas.openxmlformats.org/officeDocument/2006/relationships/hyperlink" Target="../../../class/src/runtime/RuntimeCatalogue.js~RuntimeCatalogue.html" TargetMode="External"/><Relationship Id="rId789" Type="http://schemas.openxmlformats.org/officeDocument/2006/relationships/hyperlink" Target="../../../class/src/runtime/RuntimeUA.js~RuntimeUA.html" TargetMode="External"/><Relationship Id="rId41" Type="http://schemas.openxmlformats.org/officeDocument/2006/relationships/image" Target="media/image3.png"/><Relationship Id="rId83" Type="http://schemas.openxmlformats.org/officeDocument/2006/relationships/image" Target="media/image10.png"/><Relationship Id="rId179" Type="http://schemas.openxmlformats.org/officeDocument/2006/relationships/hyperlink" Target="./Matrix-Overview.md" TargetMode="External"/><Relationship Id="rId386" Type="http://schemas.openxmlformats.org/officeDocument/2006/relationships/hyperlink" Target="../../../file/src/graphconnector/GraphConnector.js.html" TargetMode="External"/><Relationship Id="rId551" Type="http://schemas.openxmlformats.org/officeDocument/2006/relationships/hyperlink" Target="../../../class/src/bus/Bus.js~Bus.html" TargetMode="External"/><Relationship Id="rId593" Type="http://schemas.openxmlformats.org/officeDocument/2006/relationships/hyperlink" Target="../../../class/src/syncher/ObjectAllocation.js~ObjectAllocation.html" TargetMode="External"/><Relationship Id="rId607" Type="http://schemas.openxmlformats.org/officeDocument/2006/relationships/hyperlink" Target="../../../file/src/syncher/ObjectAllocation.js.html" TargetMode="External"/><Relationship Id="rId649" Type="http://schemas.openxmlformats.org/officeDocument/2006/relationships/hyperlink" Target="../../../class/src/utils/EventEmitter.js~EventEmitter.html" TargetMode="External"/><Relationship Id="rId814" Type="http://schemas.openxmlformats.org/officeDocument/2006/relationships/hyperlink" Target="../../../class/src/bus/Bus.js~Bus.html" TargetMode="External"/><Relationship Id="rId856" Type="http://schemas.openxmlformats.org/officeDocument/2006/relationships/theme" Target="theme/theme1.xml"/><Relationship Id="rId190" Type="http://schemas.openxmlformats.org/officeDocument/2006/relationships/hyperlink" Target="http://karma-runner.github.io/0.13/index.html" TargetMode="External"/><Relationship Id="rId204" Type="http://schemas.openxmlformats.org/officeDocument/2006/relationships/hyperlink" Target="../../../class/src/registry/AddressAllocation.js~AddressAllocation.html" TargetMode="External"/><Relationship Id="rId246" Type="http://schemas.openxmlformats.org/officeDocument/2006/relationships/hyperlink" Target="../../../file/src/graphconnector/BloomFilter.js.html" TargetMode="External"/><Relationship Id="rId288" Type="http://schemas.openxmlformats.org/officeDocument/2006/relationships/hyperlink" Target="../../../file/src/utils/EventEmitter.js.html" TargetMode="External"/><Relationship Id="rId411" Type="http://schemas.openxmlformats.org/officeDocument/2006/relationships/hyperlink" Target="../../../class/src/graphconnector/GraphConnectorContactData.js~GraphConnectorContactData.html" TargetMode="External"/><Relationship Id="rId453" Type="http://schemas.openxmlformats.org/officeDocument/2006/relationships/hyperlink" Target="https://developer.mozilla.org/en-US/docs/Web/JavaScript/Reference/Global_Objects/String" TargetMode="External"/><Relationship Id="rId509" Type="http://schemas.openxmlformats.org/officeDocument/2006/relationships/hyperlink" Target="../../../class/src/registry/RegistryDataModel.js~RegistryDataModel.html" TargetMode="External"/><Relationship Id="rId660" Type="http://schemas.openxmlformats.org/officeDocument/2006/relationships/hyperlink" Target="../../../class/src/registry/Registry.js~Registry.html" TargetMode="External"/><Relationship Id="rId106" Type="http://schemas.openxmlformats.org/officeDocument/2006/relationships/hyperlink" Target="https://github.com/reTHINK-project/dev-msg-node-matrix" TargetMode="External"/><Relationship Id="rId313" Type="http://schemas.openxmlformats.org/officeDocument/2006/relationships/hyperlink" Target="../../../file/src/graphconnector/GlobalRegistryRecord.js.html" TargetMode="External"/><Relationship Id="rId495" Type="http://schemas.openxmlformats.org/officeDocument/2006/relationships/hyperlink" Target="../../../class/src/bus/MessageBus.js~MessageBus.html" TargetMode="External"/><Relationship Id="rId716" Type="http://schemas.openxmlformats.org/officeDocument/2006/relationships/hyperlink" Target="../../../class/src/runtime/RuntimeCatalogue-Local.js~RuntimeCatalogue.html" TargetMode="External"/><Relationship Id="rId758" Type="http://schemas.openxmlformats.org/officeDocument/2006/relationships/hyperlink" Target="https://developer.mozilla.org/en-US/docs/Web/JavaScript/Reference/Global_Objects/Promise" TargetMode="External"/><Relationship Id="rId10" Type="http://schemas.openxmlformats.org/officeDocument/2006/relationships/hyperlink" Target="https://github.com/reTHINK-project/dev-runtime-core" TargetMode="External"/><Relationship Id="rId52" Type="http://schemas.openxmlformats.org/officeDocument/2006/relationships/hyperlink" Target="https://github.com/reTHINK-project/dev-service-framework/blob/develop/docs/datamodel/message/readme.md" TargetMode="External"/><Relationship Id="rId94" Type="http://schemas.openxmlformats.org/officeDocument/2006/relationships/hyperlink" Target="p2p-data-sync.md" TargetMode="External"/><Relationship Id="rId148" Type="http://schemas.openxmlformats.org/officeDocument/2006/relationships/hyperlink" Target="https://github.com/reTHINK-project/dev-runtime-browser" TargetMode="External"/><Relationship Id="rId355" Type="http://schemas.openxmlformats.org/officeDocument/2006/relationships/hyperlink" Target="https://developer.mozilla.org/en-US/docs/Web/JavaScript/Reference/Global_Objects/String" TargetMode="External"/><Relationship Id="rId397" Type="http://schemas.openxmlformats.org/officeDocument/2006/relationships/hyperlink" Target="https://developer.mozilla.org/en-US/docs/Web/JavaScript/Reference/Global_Objects/String" TargetMode="External"/><Relationship Id="rId520" Type="http://schemas.openxmlformats.org/officeDocument/2006/relationships/hyperlink" Target="../../../class/src/identity/IdentityModule.js~IdentityModule.html" TargetMode="External"/><Relationship Id="rId562" Type="http://schemas.openxmlformats.org/officeDocument/2006/relationships/hyperlink" Target="../../../file/src/bus/MessageBus.js.html" TargetMode="External"/><Relationship Id="rId618" Type="http://schemas.openxmlformats.org/officeDocument/2006/relationships/hyperlink" Target="../../../class/src/policy/Policy.js~Policy.html" TargetMode="External"/><Relationship Id="rId825" Type="http://schemas.openxmlformats.org/officeDocument/2006/relationships/hyperlink" Target="../../../class/src/bus/MiniBus.js~MiniBus.html" TargetMode="External"/><Relationship Id="rId215" Type="http://schemas.openxmlformats.org/officeDocument/2006/relationships/hyperlink" Target="https://developer.mozilla.org/en-US/docs/Web/JavaScript/Reference/Global_Objects/Promise" TargetMode="External"/><Relationship Id="rId257" Type="http://schemas.openxmlformats.org/officeDocument/2006/relationships/hyperlink" Target="../../../class/src/bus/Bus.js~Bus.html" TargetMode="External"/><Relationship Id="rId422" Type="http://schemas.openxmlformats.org/officeDocument/2006/relationships/hyperlink" Target="https://developer.mozilla.org/en-US/docs/Web/JavaScript/Reference/Global_Objects/String" TargetMode="External"/><Relationship Id="rId464" Type="http://schemas.openxmlformats.org/officeDocument/2006/relationships/hyperlink" Target="../../../file/src/graphconnector/GraphConnectorContactData.js.html" TargetMode="External"/><Relationship Id="rId299" Type="http://schemas.openxmlformats.org/officeDocument/2006/relationships/hyperlink" Target="https://developer.mozilla.org/en-US/docs/Web/JavaScript/Reference/Global_Objects/String" TargetMode="External"/><Relationship Id="rId727" Type="http://schemas.openxmlformats.org/officeDocument/2006/relationships/hyperlink" Target="../../../file/src/runtime/RuntimeCatalogue-Local.js.html" TargetMode="External"/><Relationship Id="rId63" Type="http://schemas.openxmlformats.org/officeDocument/2006/relationships/image" Target="media/image8.png"/><Relationship Id="rId159" Type="http://schemas.openxmlformats.org/officeDocument/2006/relationships/hyperlink" Target="http://gulpjs.com/" TargetMode="External"/><Relationship Id="rId366" Type="http://schemas.openxmlformats.org/officeDocument/2006/relationships/hyperlink" Target="../../../file/src/graphconnector/GraphConnector.js.html" TargetMode="External"/><Relationship Id="rId573" Type="http://schemas.openxmlformats.org/officeDocument/2006/relationships/hyperlink" Target="../../../class/src/bus/MiniBus.js~MiniBus.html" TargetMode="External"/><Relationship Id="rId780" Type="http://schemas.openxmlformats.org/officeDocument/2006/relationships/hyperlink" Target="https://developer.mozilla.org/en-US/docs/Web/JavaScript/Reference/Global_Objects/Promise" TargetMode="External"/><Relationship Id="rId226" Type="http://schemas.openxmlformats.org/officeDocument/2006/relationships/hyperlink" Target="../../../class/src/graphconnector/BloomFilter.js~BloomFilter.html" TargetMode="External"/><Relationship Id="rId433" Type="http://schemas.openxmlformats.org/officeDocument/2006/relationships/hyperlink" Target="../../../class/src/graphconnector/GraphConnectorContactData.js~GraphConnectorContactData.html" TargetMode="External"/><Relationship Id="rId640" Type="http://schemas.openxmlformats.org/officeDocument/2006/relationships/hyperlink" Target="../../../file/src/policy/PolicyEngine.js.html" TargetMode="External"/><Relationship Id="rId738" Type="http://schemas.openxmlformats.org/officeDocument/2006/relationships/hyperlink" Target="../../../file/src/runtime/RuntimeCatalogue-Local.js.html" TargetMode="External"/><Relationship Id="rId74" Type="http://schemas.openxmlformats.org/officeDocument/2006/relationships/hyperlink" Target="../datamodel/context"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https://esdoc.org" TargetMode="External"/><Relationship Id="rId584" Type="http://schemas.openxmlformats.org/officeDocument/2006/relationships/hyperlink" Target="../../../class/src/bus/Bus.js~Bus.html" TargetMode="External"/><Relationship Id="rId805" Type="http://schemas.openxmlformats.org/officeDocument/2006/relationships/hyperlink" Target="../../../class/src/sandbox/Sandbox.js~Sandbox.html" TargetMode="External"/><Relationship Id="rId5" Type="http://schemas.openxmlformats.org/officeDocument/2006/relationships/webSettings" Target="webSettings.xml"/><Relationship Id="rId237" Type="http://schemas.openxmlformats.org/officeDocument/2006/relationships/hyperlink" Target="../../../file/src/graphconnector/BloomFilter.js.html" TargetMode="External"/><Relationship Id="rId791" Type="http://schemas.openxmlformats.org/officeDocument/2006/relationships/hyperlink" Target="https://developer.mozilla.org/en-US/docs/Web/JavaScript/Reference/Global_Objects/Object" TargetMode="External"/><Relationship Id="rId444" Type="http://schemas.openxmlformats.org/officeDocument/2006/relationships/hyperlink" Target="https://developer.mozilla.org/en-US/docs/Web/JavaScript/Reference/Global_Objects/String" TargetMode="External"/><Relationship Id="rId651" Type="http://schemas.openxmlformats.org/officeDocument/2006/relationships/hyperlink" Target="../../../class/src/bus/MessageBus.js~MessageBus.html" TargetMode="External"/><Relationship Id="rId749" Type="http://schemas.openxmlformats.org/officeDocument/2006/relationships/hyperlink" Target="https://developer.mozilla.org/en-US/docs/Web/JavaScript/Reference/Global_Objects/Promise" TargetMode="External"/><Relationship Id="rId290" Type="http://schemas.openxmlformats.org/officeDocument/2006/relationships/hyperlink" Target="../../../class/src/utils/EventEmitter.js~EventEmitter.html" TargetMode="External"/><Relationship Id="rId304" Type="http://schemas.openxmlformats.org/officeDocument/2006/relationships/hyperlink" Target="https://developer.mozilla.org/en-US/docs/Web/JavaScript/Reference/Global_Objects/String" TargetMode="External"/><Relationship Id="rId388" Type="http://schemas.openxmlformats.org/officeDocument/2006/relationships/hyperlink" Target="../../../file/src/graphconnector/GraphConnector.js.html" TargetMode="External"/><Relationship Id="rId511" Type="http://schemas.openxmlformats.org/officeDocument/2006/relationships/hyperlink" Target="../../../file/src/registry/HypertyInstance.js.html" TargetMode="External"/><Relationship Id="rId609" Type="http://schemas.openxmlformats.org/officeDocument/2006/relationships/hyperlink" Target="https://esdoc.org" TargetMode="External"/><Relationship Id="rId85" Type="http://schemas.openxmlformats.org/officeDocument/2006/relationships/hyperlink" Target="development-of-hyperties.md" TargetMode="External"/><Relationship Id="rId150" Type="http://schemas.openxmlformats.org/officeDocument/2006/relationships/hyperlink" Target="https://github.com/reTHINK-project/dev-msg-node-vertx/tree/dev-0.2" TargetMode="External"/><Relationship Id="rId595" Type="http://schemas.openxmlformats.org/officeDocument/2006/relationships/hyperlink" Target="../../../class/src/syncher/ObjectAllocation.js~ObjectAllocation.html" TargetMode="External"/><Relationship Id="rId816" Type="http://schemas.openxmlformats.org/officeDocument/2006/relationships/hyperlink" Target="https://developer.mozilla.org/en-US/docs/Web/JavaScript/Reference/Global_Objects/Function" TargetMode="External"/><Relationship Id="rId248" Type="http://schemas.openxmlformats.org/officeDocument/2006/relationships/hyperlink" Target="https://developer.mozilla.org/en-US/docs/Web/JavaScript/Reference/Global_Objects/Boolean" TargetMode="External"/><Relationship Id="rId455" Type="http://schemas.openxmlformats.org/officeDocument/2006/relationships/hyperlink" Target="../../../file/src/graphconnector/GraphConnectorContactData.js.html" TargetMode="External"/><Relationship Id="rId662" Type="http://schemas.openxmlformats.org/officeDocument/2006/relationships/hyperlink" Target="../../../class/src/sandbox/Sandbox.js~Sandbox.html" TargetMode="External"/><Relationship Id="rId12" Type="http://schemas.openxmlformats.org/officeDocument/2006/relationships/hyperlink" Target="https://github.com/reTHINK-project/dev-runtime-nodejs" TargetMode="External"/><Relationship Id="rId108" Type="http://schemas.openxmlformats.org/officeDocument/2006/relationships/image" Target="media/image18.png"/><Relationship Id="rId315" Type="http://schemas.openxmlformats.org/officeDocument/2006/relationships/hyperlink" Target="../../../file/src/graphconnector/GlobalRegistryRecord.js.html" TargetMode="External"/><Relationship Id="rId522" Type="http://schemas.openxmlformats.org/officeDocument/2006/relationships/hyperlink" Target="https://developer.mozilla.org/en-US/docs/Web/JavaScript/Reference/Global_Objects/Array" TargetMode="External"/><Relationship Id="rId96" Type="http://schemas.openxmlformats.org/officeDocument/2006/relationships/hyperlink" Target="hyperty.md" TargetMode="External"/><Relationship Id="rId161" Type="http://schemas.openxmlformats.org/officeDocument/2006/relationships/image" Target="media/image22.png"/><Relationship Id="rId399" Type="http://schemas.openxmlformats.org/officeDocument/2006/relationships/hyperlink" Target="https://developer.mozilla.org/en-US/docs/Web/JavaScript/Reference/Global_Objects/String" TargetMode="External"/><Relationship Id="rId827" Type="http://schemas.openxmlformats.org/officeDocument/2006/relationships/hyperlink" Target="../../../file/src/sandbox/Sandbox.js.html" TargetMode="External"/><Relationship Id="rId259" Type="http://schemas.openxmlformats.org/officeDocument/2006/relationships/hyperlink" Target="https://developer.mozilla.org/en-US/docs/Web/JavaScript/Reference/Global_Objects/Number" TargetMode="External"/><Relationship Id="rId466" Type="http://schemas.openxmlformats.org/officeDocument/2006/relationships/hyperlink" Target="../../../file/src/graphconnector/GraphConnectorContactData.js.html" TargetMode="External"/><Relationship Id="rId673" Type="http://schemas.openxmlformats.org/officeDocument/2006/relationships/hyperlink" Target="https://developer.mozilla.org/en-US/docs/Web/JavaScript/Reference/Global_Objects/String" TargetMode="External"/><Relationship Id="rId23" Type="http://schemas.openxmlformats.org/officeDocument/2006/relationships/hyperlink" Target="https://github.com/reTHINK-project/dev-msg-node-vertx" TargetMode="External"/><Relationship Id="rId119" Type="http://schemas.openxmlformats.org/officeDocument/2006/relationships/image" Target="media/image19.png"/><Relationship Id="rId326" Type="http://schemas.openxmlformats.org/officeDocument/2006/relationships/hyperlink" Target="../../../class/src/graphconnector/GraphConnector.js~GraphConnector.html" TargetMode="External"/><Relationship Id="rId533" Type="http://schemas.openxmlformats.org/officeDocument/2006/relationships/hyperlink" Target="https://developer.mozilla.org/en-US/docs/Web/JavaScript/Reference/Global_Objects/Array" TargetMode="External"/><Relationship Id="rId740" Type="http://schemas.openxmlformats.org/officeDocument/2006/relationships/hyperlink" Target="https://developer.mozilla.org/en-US/docs/Web/JavaScript/Reference/Global_Objects/Promise" TargetMode="External"/><Relationship Id="rId838" Type="http://schemas.openxmlformats.org/officeDocument/2006/relationships/hyperlink" Target="../../../file/src/sandbox/SandboxRegistry.j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65E14-DB3F-428B-B6DA-4438FEA7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43277</Words>
  <Characters>246682</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289381</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2016-02-26T21:09:00Z</dcterms:created>
  <dcterms:modified xsi:type="dcterms:W3CDTF">2016-02-27T00:52:00Z</dcterms:modified>
</cp:coreProperties>
</file>